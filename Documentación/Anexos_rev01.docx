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222950" w14:textId="77777777" w:rsidR="006B5543" w:rsidRDefault="006B5543" w:rsidP="00E53536">
      <w:pPr>
        <w:jc w:val="both"/>
      </w:pPr>
    </w:p>
    <w:p w14:paraId="2797B9CE" w14:textId="77777777" w:rsidR="006B5543" w:rsidRDefault="006B5543" w:rsidP="00E53536">
      <w:pPr>
        <w:jc w:val="both"/>
      </w:pPr>
    </w:p>
    <w:p w14:paraId="02BFE237" w14:textId="77777777" w:rsidR="006B5543" w:rsidRDefault="006B5543" w:rsidP="00E53536">
      <w:pPr>
        <w:jc w:val="both"/>
      </w:pPr>
    </w:p>
    <w:p w14:paraId="16560B4F" w14:textId="77777777" w:rsidR="006B5543" w:rsidRDefault="006B5543" w:rsidP="00E53536">
      <w:pPr>
        <w:jc w:val="both"/>
      </w:pPr>
    </w:p>
    <w:p w14:paraId="7DFC996F" w14:textId="77777777" w:rsidR="006B5543" w:rsidRDefault="006B5543" w:rsidP="00E53536">
      <w:pPr>
        <w:jc w:val="both"/>
      </w:pPr>
    </w:p>
    <w:p w14:paraId="5E972FF5" w14:textId="77777777" w:rsidR="006B5543" w:rsidRDefault="006B5543" w:rsidP="00E53536">
      <w:pPr>
        <w:jc w:val="both"/>
      </w:pPr>
    </w:p>
    <w:p w14:paraId="7A38F889" w14:textId="77777777" w:rsidR="006B5543" w:rsidRDefault="006B5543" w:rsidP="006B5543">
      <w:pPr>
        <w:rPr>
          <w:b/>
          <w:sz w:val="28"/>
        </w:rPr>
      </w:pPr>
      <w:r>
        <w:rPr>
          <w:b/>
          <w:noProof/>
          <w:sz w:val="28"/>
          <w:lang w:eastAsia="es-ES"/>
        </w:rPr>
        <mc:AlternateContent>
          <mc:Choice Requires="wps">
            <w:drawing>
              <wp:anchor distT="0" distB="0" distL="114300" distR="114300" simplePos="0" relativeHeight="251662336" behindDoc="0" locked="0" layoutInCell="1" allowOverlap="1" wp14:anchorId="76A39D0C" wp14:editId="7DCCCA2B">
                <wp:simplePos x="0" y="0"/>
                <wp:positionH relativeFrom="column">
                  <wp:posOffset>405230</wp:posOffset>
                </wp:positionH>
                <wp:positionV relativeFrom="paragraph">
                  <wp:posOffset>133350</wp:posOffset>
                </wp:positionV>
                <wp:extent cx="2576195" cy="969645"/>
                <wp:effectExtent l="0" t="0" r="0" b="1905"/>
                <wp:wrapNone/>
                <wp:docPr id="99" name="Cuadro de texto 99"/>
                <wp:cNvGraphicFramePr/>
                <a:graphic xmlns:a="http://schemas.openxmlformats.org/drawingml/2006/main">
                  <a:graphicData uri="http://schemas.microsoft.com/office/word/2010/wordprocessingShape">
                    <wps:wsp>
                      <wps:cNvSpPr txBox="1"/>
                      <wps:spPr>
                        <a:xfrm>
                          <a:off x="0" y="0"/>
                          <a:ext cx="2576195" cy="96964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7B4ED" w14:textId="77777777" w:rsidR="000E72D2" w:rsidRPr="00CB7E3D" w:rsidRDefault="000E72D2"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04412ABC" w:rsidR="000E72D2" w:rsidRPr="00CB7E3D" w:rsidRDefault="000E72D2" w:rsidP="006B5543">
                            <w:pPr>
                              <w:jc w:val="center"/>
                              <w:rPr>
                                <w:b/>
                              </w:rPr>
                            </w:pPr>
                            <w:r w:rsidRPr="00CB7E3D">
                              <w:rPr>
                                <w:b/>
                              </w:rPr>
                              <w:t>Autocorrección de pr</w:t>
                            </w:r>
                            <w:r>
                              <w:rPr>
                                <w:b/>
                              </w:rPr>
                              <w:t xml:space="preserve">ácticas en Java: Aplicación web para </w:t>
                            </w:r>
                            <w:r w:rsidRPr="00CB7E3D">
                              <w:rPr>
                                <w:b/>
                              </w:rPr>
                              <w:t>la corrección de prácticas realiza</w:t>
                            </w:r>
                            <w:r>
                              <w:rPr>
                                <w:b/>
                              </w:rPr>
                              <w:t>da</w:t>
                            </w:r>
                            <w:r w:rsidRPr="00CB7E3D">
                              <w:rPr>
                                <w:b/>
                              </w:rPr>
                              <w:t>s en lenguaje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99" o:spid="_x0000_s1026" type="#_x0000_t202" style="position:absolute;margin-left:31.9pt;margin-top:10.5pt;width:202.85pt;height:7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" fillcolor="#f2f2f2 [3052]" stroked="f" strokeweight=".5pt">
                <v:textbox>
                  <w:txbxContent>
                    <w:p w14:paraId="6917B4ED" w14:textId="77777777" w:rsidR="000E72D2" w:rsidRPr="00CB7E3D" w:rsidRDefault="000E72D2" w:rsidP="006B5543">
                      <w:pPr>
                        <w:jc w:val="center"/>
                        <w:rPr>
                          <w:b/>
                        </w:rPr>
                      </w:pPr>
                      <w:r w:rsidRPr="00CB7E3D">
                        <w:rPr>
                          <w:b/>
                        </w:rPr>
                        <w:t xml:space="preserve">Trabajo final de </w:t>
                      </w:r>
                      <w:proofErr w:type="spellStart"/>
                      <w:r w:rsidRPr="00CB7E3D">
                        <w:rPr>
                          <w:b/>
                        </w:rPr>
                        <w:t>GºIng.Informática</w:t>
                      </w:r>
                      <w:proofErr w:type="spellEnd"/>
                      <w:r w:rsidRPr="00CB7E3D">
                        <w:rPr>
                          <w:b/>
                        </w:rPr>
                        <w:t>:</w:t>
                      </w:r>
                    </w:p>
                    <w:p w14:paraId="4D84C9A7" w14:textId="04412ABC" w:rsidR="000E72D2" w:rsidRPr="00CB7E3D" w:rsidRDefault="000E72D2" w:rsidP="006B5543">
                      <w:pPr>
                        <w:jc w:val="center"/>
                        <w:rPr>
                          <w:b/>
                        </w:rPr>
                      </w:pPr>
                      <w:r w:rsidRPr="00CB7E3D">
                        <w:rPr>
                          <w:b/>
                        </w:rPr>
                        <w:t>Autocorrección de pr</w:t>
                      </w:r>
                      <w:r>
                        <w:rPr>
                          <w:b/>
                        </w:rPr>
                        <w:t xml:space="preserve">ácticas en Java: Aplicación web para </w:t>
                      </w:r>
                      <w:r w:rsidRPr="00CB7E3D">
                        <w:rPr>
                          <w:b/>
                        </w:rPr>
                        <w:t>la corrección de prácticas realiza</w:t>
                      </w:r>
                      <w:r>
                        <w:rPr>
                          <w:b/>
                        </w:rPr>
                        <w:t>da</w:t>
                      </w:r>
                      <w:r w:rsidRPr="00CB7E3D">
                        <w:rPr>
                          <w:b/>
                        </w:rPr>
                        <w:t>s en lenguaje Java.</w:t>
                      </w:r>
                    </w:p>
                  </w:txbxContent>
                </v:textbox>
              </v:shape>
            </w:pict>
          </mc:Fallback>
        </mc:AlternateContent>
      </w:r>
      <w:r w:rsidRPr="00CB7E3D">
        <w:rPr>
          <w:b/>
          <w:noProof/>
          <w:sz w:val="28"/>
          <w:lang w:eastAsia="es-ES"/>
        </w:rPr>
        <w:drawing>
          <wp:anchor distT="0" distB="0" distL="114300" distR="114300" simplePos="0" relativeHeight="251663360" behindDoc="0" locked="0" layoutInCell="1" allowOverlap="1" wp14:anchorId="3474DAB8" wp14:editId="01F78B81">
            <wp:simplePos x="0" y="0"/>
            <wp:positionH relativeFrom="margin">
              <wp:posOffset>3020160</wp:posOffset>
            </wp:positionH>
            <wp:positionV relativeFrom="paragraph">
              <wp:posOffset>60960</wp:posOffset>
            </wp:positionV>
            <wp:extent cx="1091565" cy="1033145"/>
            <wp:effectExtent l="0" t="0" r="0" b="0"/>
            <wp:wrapThrough wrapText="bothSides">
              <wp:wrapPolygon edited="0">
                <wp:start x="0" y="0"/>
                <wp:lineTo x="0" y="21109"/>
                <wp:lineTo x="21110" y="21109"/>
                <wp:lineTo x="21110" y="0"/>
                <wp:lineTo x="0" y="0"/>
              </wp:wrapPolygon>
            </wp:wrapThrough>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1565" cy="103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C10780" w14:textId="77777777" w:rsidR="00577DAD" w:rsidRDefault="00577DAD" w:rsidP="00E53536">
      <w:pPr>
        <w:jc w:val="both"/>
        <w:rPr>
          <w:rFonts w:asciiTheme="majorHAnsi" w:eastAsiaTheme="majorEastAsia" w:hAnsiTheme="majorHAnsi" w:cstheme="majorBidi"/>
          <w:b/>
          <w:caps/>
          <w:sz w:val="56"/>
          <w:szCs w:val="32"/>
        </w:rPr>
      </w:pPr>
      <w:r>
        <w:br w:type="page"/>
      </w:r>
    </w:p>
    <w:p w14:paraId="42CCE678" w14:textId="77777777" w:rsidR="0020493E" w:rsidRDefault="00577DAD">
      <w:pPr>
        <w:sectPr w:rsidR="0020493E" w:rsidSect="00E53536">
          <w:headerReference w:type="default" r:id="rId10"/>
          <w:footerReference w:type="default" r:id="rId11"/>
          <w:headerReference w:type="first" r:id="rId12"/>
          <w:pgSz w:w="8419" w:h="11906" w:orient="landscape" w:code="9"/>
          <w:pgMar w:top="680" w:right="851" w:bottom="680" w:left="851" w:header="709" w:footer="709" w:gutter="510"/>
          <w:cols w:space="708"/>
          <w:titlePg/>
          <w:docGrid w:linePitch="360"/>
        </w:sectPr>
      </w:pPr>
      <w:r>
        <w:lastRenderedPageBreak/>
        <w:br w:type="page"/>
      </w:r>
    </w:p>
    <w:p w14:paraId="73BE530E" w14:textId="012FEADA" w:rsidR="00E96677" w:rsidRDefault="00E96677">
      <w:pPr>
        <w:rPr>
          <w:b/>
          <w:sz w:val="22"/>
        </w:rPr>
      </w:pPr>
      <w:r w:rsidRPr="00E96677">
        <w:rPr>
          <w:b/>
          <w:sz w:val="22"/>
        </w:rPr>
        <w:lastRenderedPageBreak/>
        <w:t>Índice de contenido</w:t>
      </w:r>
    </w:p>
    <w:p w14:paraId="0BCC2834" w14:textId="77777777" w:rsidR="00E96677" w:rsidRDefault="00E96677">
      <w:pPr>
        <w:pStyle w:val="TDC1"/>
        <w:tabs>
          <w:tab w:val="left" w:pos="480"/>
          <w:tab w:val="right" w:leader="dot" w:pos="6197"/>
        </w:tabs>
        <w:rPr>
          <w:rFonts w:asciiTheme="minorHAnsi" w:eastAsiaTheme="minorEastAsia" w:hAnsiTheme="minorHAnsi"/>
          <w:noProof/>
          <w:sz w:val="22"/>
          <w:lang w:eastAsia="es-ES"/>
        </w:rPr>
      </w:pPr>
      <w:r>
        <w:rPr>
          <w:b/>
          <w:sz w:val="22"/>
        </w:rPr>
        <w:fldChar w:fldCharType="begin"/>
      </w:r>
      <w:r>
        <w:rPr>
          <w:b/>
          <w:sz w:val="22"/>
        </w:rPr>
        <w:instrText xml:space="preserve"> TOC \o "1-3" \h \z \u </w:instrText>
      </w:r>
      <w:r>
        <w:rPr>
          <w:b/>
          <w:sz w:val="22"/>
        </w:rPr>
        <w:fldChar w:fldCharType="separate"/>
      </w:r>
      <w:hyperlink w:anchor="_Toc442008729" w:history="1">
        <w:r w:rsidRPr="00B669A3">
          <w:rPr>
            <w:rStyle w:val="Hipervnculo"/>
            <w:noProof/>
          </w:rPr>
          <w:t>I -</w:t>
        </w:r>
        <w:r>
          <w:rPr>
            <w:rFonts w:asciiTheme="minorHAnsi" w:eastAsiaTheme="minorEastAsia" w:hAnsiTheme="minorHAnsi"/>
            <w:noProof/>
            <w:sz w:val="22"/>
            <w:lang w:eastAsia="es-ES"/>
          </w:rPr>
          <w:tab/>
        </w:r>
        <w:r w:rsidRPr="00B669A3">
          <w:rPr>
            <w:rStyle w:val="Hipervnculo"/>
            <w:noProof/>
          </w:rPr>
          <w:t>Plan de proyecto software</w:t>
        </w:r>
        <w:r>
          <w:rPr>
            <w:noProof/>
            <w:webHidden/>
          </w:rPr>
          <w:tab/>
        </w:r>
        <w:r>
          <w:rPr>
            <w:noProof/>
            <w:webHidden/>
          </w:rPr>
          <w:fldChar w:fldCharType="begin"/>
        </w:r>
        <w:r>
          <w:rPr>
            <w:noProof/>
            <w:webHidden/>
          </w:rPr>
          <w:instrText xml:space="preserve"> PAGEREF _Toc442008729 \h </w:instrText>
        </w:r>
        <w:r>
          <w:rPr>
            <w:noProof/>
            <w:webHidden/>
          </w:rPr>
        </w:r>
        <w:r>
          <w:rPr>
            <w:noProof/>
            <w:webHidden/>
          </w:rPr>
          <w:fldChar w:fldCharType="separate"/>
        </w:r>
        <w:r>
          <w:rPr>
            <w:noProof/>
            <w:webHidden/>
          </w:rPr>
          <w:t>4</w:t>
        </w:r>
        <w:r>
          <w:rPr>
            <w:noProof/>
            <w:webHidden/>
          </w:rPr>
          <w:fldChar w:fldCharType="end"/>
        </w:r>
      </w:hyperlink>
    </w:p>
    <w:p w14:paraId="322F058B"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30"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Introducción</w:t>
        </w:r>
        <w:r w:rsidR="00E96677">
          <w:rPr>
            <w:noProof/>
            <w:webHidden/>
          </w:rPr>
          <w:tab/>
        </w:r>
        <w:r w:rsidR="00E96677">
          <w:rPr>
            <w:noProof/>
            <w:webHidden/>
          </w:rPr>
          <w:fldChar w:fldCharType="begin"/>
        </w:r>
        <w:r w:rsidR="00E96677">
          <w:rPr>
            <w:noProof/>
            <w:webHidden/>
          </w:rPr>
          <w:instrText xml:space="preserve"> PAGEREF _Toc442008730 \h </w:instrText>
        </w:r>
        <w:r w:rsidR="00E96677">
          <w:rPr>
            <w:noProof/>
            <w:webHidden/>
          </w:rPr>
        </w:r>
        <w:r w:rsidR="00E96677">
          <w:rPr>
            <w:noProof/>
            <w:webHidden/>
          </w:rPr>
          <w:fldChar w:fldCharType="separate"/>
        </w:r>
        <w:r w:rsidR="00E96677">
          <w:rPr>
            <w:noProof/>
            <w:webHidden/>
          </w:rPr>
          <w:t>4</w:t>
        </w:r>
        <w:r w:rsidR="00E96677">
          <w:rPr>
            <w:noProof/>
            <w:webHidden/>
          </w:rPr>
          <w:fldChar w:fldCharType="end"/>
        </w:r>
      </w:hyperlink>
    </w:p>
    <w:p w14:paraId="50F4773E"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31"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Planificación temporal del proyecto</w:t>
        </w:r>
        <w:r w:rsidR="00E96677">
          <w:rPr>
            <w:noProof/>
            <w:webHidden/>
          </w:rPr>
          <w:tab/>
        </w:r>
        <w:r w:rsidR="00E96677">
          <w:rPr>
            <w:noProof/>
            <w:webHidden/>
          </w:rPr>
          <w:fldChar w:fldCharType="begin"/>
        </w:r>
        <w:r w:rsidR="00E96677">
          <w:rPr>
            <w:noProof/>
            <w:webHidden/>
          </w:rPr>
          <w:instrText xml:space="preserve"> PAGEREF _Toc442008731 \h </w:instrText>
        </w:r>
        <w:r w:rsidR="00E96677">
          <w:rPr>
            <w:noProof/>
            <w:webHidden/>
          </w:rPr>
        </w:r>
        <w:r w:rsidR="00E96677">
          <w:rPr>
            <w:noProof/>
            <w:webHidden/>
          </w:rPr>
          <w:fldChar w:fldCharType="separate"/>
        </w:r>
        <w:r w:rsidR="00E96677">
          <w:rPr>
            <w:noProof/>
            <w:webHidden/>
          </w:rPr>
          <w:t>4</w:t>
        </w:r>
        <w:r w:rsidR="00E96677">
          <w:rPr>
            <w:noProof/>
            <w:webHidden/>
          </w:rPr>
          <w:fldChar w:fldCharType="end"/>
        </w:r>
      </w:hyperlink>
    </w:p>
    <w:p w14:paraId="4D8F65E1"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32" w:history="1">
        <w:r w:rsidR="00E96677" w:rsidRPr="00B669A3">
          <w:rPr>
            <w:rStyle w:val="Hipervnculo"/>
            <w:noProof/>
          </w:rPr>
          <w:t>2.1.</w:t>
        </w:r>
        <w:r w:rsidR="00E96677">
          <w:rPr>
            <w:rFonts w:asciiTheme="minorHAnsi" w:eastAsiaTheme="minorEastAsia" w:hAnsiTheme="minorHAnsi"/>
            <w:noProof/>
            <w:sz w:val="22"/>
            <w:lang w:eastAsia="es-ES"/>
          </w:rPr>
          <w:tab/>
        </w:r>
        <w:r w:rsidR="00E96677" w:rsidRPr="00B669A3">
          <w:rPr>
            <w:rStyle w:val="Hipervnculo"/>
            <w:noProof/>
          </w:rPr>
          <w:t>Iteración 1 (25 Sept 2015 a 1 Oct 2015)</w:t>
        </w:r>
        <w:r w:rsidR="00E96677">
          <w:rPr>
            <w:noProof/>
            <w:webHidden/>
          </w:rPr>
          <w:tab/>
        </w:r>
        <w:r w:rsidR="00E96677">
          <w:rPr>
            <w:noProof/>
            <w:webHidden/>
          </w:rPr>
          <w:fldChar w:fldCharType="begin"/>
        </w:r>
        <w:r w:rsidR="00E96677">
          <w:rPr>
            <w:noProof/>
            <w:webHidden/>
          </w:rPr>
          <w:instrText xml:space="preserve"> PAGEREF _Toc442008732 \h </w:instrText>
        </w:r>
        <w:r w:rsidR="00E96677">
          <w:rPr>
            <w:noProof/>
            <w:webHidden/>
          </w:rPr>
        </w:r>
        <w:r w:rsidR="00E96677">
          <w:rPr>
            <w:noProof/>
            <w:webHidden/>
          </w:rPr>
          <w:fldChar w:fldCharType="separate"/>
        </w:r>
        <w:r w:rsidR="00E96677">
          <w:rPr>
            <w:noProof/>
            <w:webHidden/>
          </w:rPr>
          <w:t>6</w:t>
        </w:r>
        <w:r w:rsidR="00E96677">
          <w:rPr>
            <w:noProof/>
            <w:webHidden/>
          </w:rPr>
          <w:fldChar w:fldCharType="end"/>
        </w:r>
      </w:hyperlink>
    </w:p>
    <w:p w14:paraId="11445935"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33" w:history="1">
        <w:r w:rsidR="00E96677" w:rsidRPr="00B669A3">
          <w:rPr>
            <w:rStyle w:val="Hipervnculo"/>
            <w:noProof/>
          </w:rPr>
          <w:t>2.2.</w:t>
        </w:r>
        <w:r w:rsidR="00E96677">
          <w:rPr>
            <w:rFonts w:asciiTheme="minorHAnsi" w:eastAsiaTheme="minorEastAsia" w:hAnsiTheme="minorHAnsi"/>
            <w:noProof/>
            <w:sz w:val="22"/>
            <w:lang w:eastAsia="es-ES"/>
          </w:rPr>
          <w:tab/>
        </w:r>
        <w:r w:rsidR="00E96677" w:rsidRPr="00B669A3">
          <w:rPr>
            <w:rStyle w:val="Hipervnculo"/>
            <w:noProof/>
          </w:rPr>
          <w:t>Iteración 2 (1 Oct 2015 a 15 Oct 2015)</w:t>
        </w:r>
        <w:r w:rsidR="00E96677">
          <w:rPr>
            <w:noProof/>
            <w:webHidden/>
          </w:rPr>
          <w:tab/>
        </w:r>
        <w:r w:rsidR="00E96677">
          <w:rPr>
            <w:noProof/>
            <w:webHidden/>
          </w:rPr>
          <w:fldChar w:fldCharType="begin"/>
        </w:r>
        <w:r w:rsidR="00E96677">
          <w:rPr>
            <w:noProof/>
            <w:webHidden/>
          </w:rPr>
          <w:instrText xml:space="preserve"> PAGEREF _Toc442008733 \h </w:instrText>
        </w:r>
        <w:r w:rsidR="00E96677">
          <w:rPr>
            <w:noProof/>
            <w:webHidden/>
          </w:rPr>
        </w:r>
        <w:r w:rsidR="00E96677">
          <w:rPr>
            <w:noProof/>
            <w:webHidden/>
          </w:rPr>
          <w:fldChar w:fldCharType="separate"/>
        </w:r>
        <w:r w:rsidR="00E96677">
          <w:rPr>
            <w:noProof/>
            <w:webHidden/>
          </w:rPr>
          <w:t>7</w:t>
        </w:r>
        <w:r w:rsidR="00E96677">
          <w:rPr>
            <w:noProof/>
            <w:webHidden/>
          </w:rPr>
          <w:fldChar w:fldCharType="end"/>
        </w:r>
      </w:hyperlink>
    </w:p>
    <w:p w14:paraId="061F1263"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34" w:history="1">
        <w:r w:rsidR="00E96677" w:rsidRPr="00B669A3">
          <w:rPr>
            <w:rStyle w:val="Hipervnculo"/>
            <w:noProof/>
          </w:rPr>
          <w:t>2.3.</w:t>
        </w:r>
        <w:r w:rsidR="00E96677">
          <w:rPr>
            <w:rFonts w:asciiTheme="minorHAnsi" w:eastAsiaTheme="minorEastAsia" w:hAnsiTheme="minorHAnsi"/>
            <w:noProof/>
            <w:sz w:val="22"/>
            <w:lang w:eastAsia="es-ES"/>
          </w:rPr>
          <w:tab/>
        </w:r>
        <w:r w:rsidR="00E96677" w:rsidRPr="00B669A3">
          <w:rPr>
            <w:rStyle w:val="Hipervnculo"/>
            <w:noProof/>
          </w:rPr>
          <w:t>Iteración 3 (15 Oct 2015 a 29 Oct 2015)</w:t>
        </w:r>
        <w:r w:rsidR="00E96677">
          <w:rPr>
            <w:noProof/>
            <w:webHidden/>
          </w:rPr>
          <w:tab/>
        </w:r>
        <w:r w:rsidR="00E96677">
          <w:rPr>
            <w:noProof/>
            <w:webHidden/>
          </w:rPr>
          <w:fldChar w:fldCharType="begin"/>
        </w:r>
        <w:r w:rsidR="00E96677">
          <w:rPr>
            <w:noProof/>
            <w:webHidden/>
          </w:rPr>
          <w:instrText xml:space="preserve"> PAGEREF _Toc442008734 \h </w:instrText>
        </w:r>
        <w:r w:rsidR="00E96677">
          <w:rPr>
            <w:noProof/>
            <w:webHidden/>
          </w:rPr>
        </w:r>
        <w:r w:rsidR="00E96677">
          <w:rPr>
            <w:noProof/>
            <w:webHidden/>
          </w:rPr>
          <w:fldChar w:fldCharType="separate"/>
        </w:r>
        <w:r w:rsidR="00E96677">
          <w:rPr>
            <w:noProof/>
            <w:webHidden/>
          </w:rPr>
          <w:t>8</w:t>
        </w:r>
        <w:r w:rsidR="00E96677">
          <w:rPr>
            <w:noProof/>
            <w:webHidden/>
          </w:rPr>
          <w:fldChar w:fldCharType="end"/>
        </w:r>
      </w:hyperlink>
    </w:p>
    <w:p w14:paraId="7111020E"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35" w:history="1">
        <w:r w:rsidR="00E96677" w:rsidRPr="00B669A3">
          <w:rPr>
            <w:rStyle w:val="Hipervnculo"/>
            <w:noProof/>
          </w:rPr>
          <w:t>2.4.</w:t>
        </w:r>
        <w:r w:rsidR="00E96677">
          <w:rPr>
            <w:rFonts w:asciiTheme="minorHAnsi" w:eastAsiaTheme="minorEastAsia" w:hAnsiTheme="minorHAnsi"/>
            <w:noProof/>
            <w:sz w:val="22"/>
            <w:lang w:eastAsia="es-ES"/>
          </w:rPr>
          <w:tab/>
        </w:r>
        <w:r w:rsidR="00E96677" w:rsidRPr="00B669A3">
          <w:rPr>
            <w:rStyle w:val="Hipervnculo"/>
            <w:noProof/>
          </w:rPr>
          <w:t>Iteración 4 (29 Oct 2015 a 12 Nov 2015)</w:t>
        </w:r>
        <w:r w:rsidR="00E96677">
          <w:rPr>
            <w:noProof/>
            <w:webHidden/>
          </w:rPr>
          <w:tab/>
        </w:r>
        <w:r w:rsidR="00E96677">
          <w:rPr>
            <w:noProof/>
            <w:webHidden/>
          </w:rPr>
          <w:fldChar w:fldCharType="begin"/>
        </w:r>
        <w:r w:rsidR="00E96677">
          <w:rPr>
            <w:noProof/>
            <w:webHidden/>
          </w:rPr>
          <w:instrText xml:space="preserve"> PAGEREF _Toc442008735 \h </w:instrText>
        </w:r>
        <w:r w:rsidR="00E96677">
          <w:rPr>
            <w:noProof/>
            <w:webHidden/>
          </w:rPr>
        </w:r>
        <w:r w:rsidR="00E96677">
          <w:rPr>
            <w:noProof/>
            <w:webHidden/>
          </w:rPr>
          <w:fldChar w:fldCharType="separate"/>
        </w:r>
        <w:r w:rsidR="00E96677">
          <w:rPr>
            <w:noProof/>
            <w:webHidden/>
          </w:rPr>
          <w:t>10</w:t>
        </w:r>
        <w:r w:rsidR="00E96677">
          <w:rPr>
            <w:noProof/>
            <w:webHidden/>
          </w:rPr>
          <w:fldChar w:fldCharType="end"/>
        </w:r>
      </w:hyperlink>
    </w:p>
    <w:p w14:paraId="3488C5BA"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36" w:history="1">
        <w:r w:rsidR="00E96677" w:rsidRPr="00B669A3">
          <w:rPr>
            <w:rStyle w:val="Hipervnculo"/>
            <w:noProof/>
          </w:rPr>
          <w:t>2.5.</w:t>
        </w:r>
        <w:r w:rsidR="00E96677">
          <w:rPr>
            <w:rFonts w:asciiTheme="minorHAnsi" w:eastAsiaTheme="minorEastAsia" w:hAnsiTheme="minorHAnsi"/>
            <w:noProof/>
            <w:sz w:val="22"/>
            <w:lang w:eastAsia="es-ES"/>
          </w:rPr>
          <w:tab/>
        </w:r>
        <w:r w:rsidR="00E96677" w:rsidRPr="00B669A3">
          <w:rPr>
            <w:rStyle w:val="Hipervnculo"/>
            <w:noProof/>
          </w:rPr>
          <w:t>Iteración 5 (12 Nov 2015 a 26 Nov 2015)</w:t>
        </w:r>
        <w:r w:rsidR="00E96677">
          <w:rPr>
            <w:noProof/>
            <w:webHidden/>
          </w:rPr>
          <w:tab/>
        </w:r>
        <w:r w:rsidR="00E96677">
          <w:rPr>
            <w:noProof/>
            <w:webHidden/>
          </w:rPr>
          <w:fldChar w:fldCharType="begin"/>
        </w:r>
        <w:r w:rsidR="00E96677">
          <w:rPr>
            <w:noProof/>
            <w:webHidden/>
          </w:rPr>
          <w:instrText xml:space="preserve"> PAGEREF _Toc442008736 \h </w:instrText>
        </w:r>
        <w:r w:rsidR="00E96677">
          <w:rPr>
            <w:noProof/>
            <w:webHidden/>
          </w:rPr>
        </w:r>
        <w:r w:rsidR="00E96677">
          <w:rPr>
            <w:noProof/>
            <w:webHidden/>
          </w:rPr>
          <w:fldChar w:fldCharType="separate"/>
        </w:r>
        <w:r w:rsidR="00E96677">
          <w:rPr>
            <w:noProof/>
            <w:webHidden/>
          </w:rPr>
          <w:t>12</w:t>
        </w:r>
        <w:r w:rsidR="00E96677">
          <w:rPr>
            <w:noProof/>
            <w:webHidden/>
          </w:rPr>
          <w:fldChar w:fldCharType="end"/>
        </w:r>
      </w:hyperlink>
    </w:p>
    <w:p w14:paraId="7E16471C"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37" w:history="1">
        <w:r w:rsidR="00E96677" w:rsidRPr="00B669A3">
          <w:rPr>
            <w:rStyle w:val="Hipervnculo"/>
            <w:noProof/>
          </w:rPr>
          <w:t>2.6.</w:t>
        </w:r>
        <w:r w:rsidR="00E96677">
          <w:rPr>
            <w:rFonts w:asciiTheme="minorHAnsi" w:eastAsiaTheme="minorEastAsia" w:hAnsiTheme="minorHAnsi"/>
            <w:noProof/>
            <w:sz w:val="22"/>
            <w:lang w:eastAsia="es-ES"/>
          </w:rPr>
          <w:tab/>
        </w:r>
        <w:r w:rsidR="00E96677" w:rsidRPr="00B669A3">
          <w:rPr>
            <w:rStyle w:val="Hipervnculo"/>
            <w:noProof/>
          </w:rPr>
          <w:t>Iteración 6 (26 Nov 2015 a 10 Dic 2015)</w:t>
        </w:r>
        <w:r w:rsidR="00E96677">
          <w:rPr>
            <w:noProof/>
            <w:webHidden/>
          </w:rPr>
          <w:tab/>
        </w:r>
        <w:r w:rsidR="00E96677">
          <w:rPr>
            <w:noProof/>
            <w:webHidden/>
          </w:rPr>
          <w:fldChar w:fldCharType="begin"/>
        </w:r>
        <w:r w:rsidR="00E96677">
          <w:rPr>
            <w:noProof/>
            <w:webHidden/>
          </w:rPr>
          <w:instrText xml:space="preserve"> PAGEREF _Toc442008737 \h </w:instrText>
        </w:r>
        <w:r w:rsidR="00E96677">
          <w:rPr>
            <w:noProof/>
            <w:webHidden/>
          </w:rPr>
        </w:r>
        <w:r w:rsidR="00E96677">
          <w:rPr>
            <w:noProof/>
            <w:webHidden/>
          </w:rPr>
          <w:fldChar w:fldCharType="separate"/>
        </w:r>
        <w:r w:rsidR="00E96677">
          <w:rPr>
            <w:noProof/>
            <w:webHidden/>
          </w:rPr>
          <w:t>14</w:t>
        </w:r>
        <w:r w:rsidR="00E96677">
          <w:rPr>
            <w:noProof/>
            <w:webHidden/>
          </w:rPr>
          <w:fldChar w:fldCharType="end"/>
        </w:r>
      </w:hyperlink>
    </w:p>
    <w:p w14:paraId="37B2F582"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38" w:history="1">
        <w:r w:rsidR="00E96677" w:rsidRPr="00B669A3">
          <w:rPr>
            <w:rStyle w:val="Hipervnculo"/>
            <w:noProof/>
          </w:rPr>
          <w:t>2.7.</w:t>
        </w:r>
        <w:r w:rsidR="00E96677">
          <w:rPr>
            <w:rFonts w:asciiTheme="minorHAnsi" w:eastAsiaTheme="minorEastAsia" w:hAnsiTheme="minorHAnsi"/>
            <w:noProof/>
            <w:sz w:val="22"/>
            <w:lang w:eastAsia="es-ES"/>
          </w:rPr>
          <w:tab/>
        </w:r>
        <w:r w:rsidR="00E96677" w:rsidRPr="00B669A3">
          <w:rPr>
            <w:rStyle w:val="Hipervnculo"/>
            <w:noProof/>
          </w:rPr>
          <w:t>Iteración 7 (10 Dic 2015 a 24 Dic 2015)</w:t>
        </w:r>
        <w:r w:rsidR="00E96677">
          <w:rPr>
            <w:noProof/>
            <w:webHidden/>
          </w:rPr>
          <w:tab/>
        </w:r>
        <w:r w:rsidR="00E96677">
          <w:rPr>
            <w:noProof/>
            <w:webHidden/>
          </w:rPr>
          <w:fldChar w:fldCharType="begin"/>
        </w:r>
        <w:r w:rsidR="00E96677">
          <w:rPr>
            <w:noProof/>
            <w:webHidden/>
          </w:rPr>
          <w:instrText xml:space="preserve"> PAGEREF _Toc442008738 \h </w:instrText>
        </w:r>
        <w:r w:rsidR="00E96677">
          <w:rPr>
            <w:noProof/>
            <w:webHidden/>
          </w:rPr>
        </w:r>
        <w:r w:rsidR="00E96677">
          <w:rPr>
            <w:noProof/>
            <w:webHidden/>
          </w:rPr>
          <w:fldChar w:fldCharType="separate"/>
        </w:r>
        <w:r w:rsidR="00E96677">
          <w:rPr>
            <w:noProof/>
            <w:webHidden/>
          </w:rPr>
          <w:t>15</w:t>
        </w:r>
        <w:r w:rsidR="00E96677">
          <w:rPr>
            <w:noProof/>
            <w:webHidden/>
          </w:rPr>
          <w:fldChar w:fldCharType="end"/>
        </w:r>
      </w:hyperlink>
    </w:p>
    <w:p w14:paraId="67814B46"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39" w:history="1">
        <w:r w:rsidR="00E96677" w:rsidRPr="00B669A3">
          <w:rPr>
            <w:rStyle w:val="Hipervnculo"/>
            <w:noProof/>
          </w:rPr>
          <w:t>2.8.</w:t>
        </w:r>
        <w:r w:rsidR="00E96677">
          <w:rPr>
            <w:rFonts w:asciiTheme="minorHAnsi" w:eastAsiaTheme="minorEastAsia" w:hAnsiTheme="minorHAnsi"/>
            <w:noProof/>
            <w:sz w:val="22"/>
            <w:lang w:eastAsia="es-ES"/>
          </w:rPr>
          <w:tab/>
        </w:r>
        <w:r w:rsidR="00E96677" w:rsidRPr="00B669A3">
          <w:rPr>
            <w:rStyle w:val="Hipervnculo"/>
            <w:noProof/>
          </w:rPr>
          <w:t>Iteración 8 (24 Dic 2015 a 7 Ene 2016)</w:t>
        </w:r>
        <w:r w:rsidR="00E96677">
          <w:rPr>
            <w:noProof/>
            <w:webHidden/>
          </w:rPr>
          <w:tab/>
        </w:r>
        <w:r w:rsidR="00E96677">
          <w:rPr>
            <w:noProof/>
            <w:webHidden/>
          </w:rPr>
          <w:fldChar w:fldCharType="begin"/>
        </w:r>
        <w:r w:rsidR="00E96677">
          <w:rPr>
            <w:noProof/>
            <w:webHidden/>
          </w:rPr>
          <w:instrText xml:space="preserve"> PAGEREF _Toc442008739 \h </w:instrText>
        </w:r>
        <w:r w:rsidR="00E96677">
          <w:rPr>
            <w:noProof/>
            <w:webHidden/>
          </w:rPr>
        </w:r>
        <w:r w:rsidR="00E96677">
          <w:rPr>
            <w:noProof/>
            <w:webHidden/>
          </w:rPr>
          <w:fldChar w:fldCharType="separate"/>
        </w:r>
        <w:r w:rsidR="00E96677">
          <w:rPr>
            <w:noProof/>
            <w:webHidden/>
          </w:rPr>
          <w:t>17</w:t>
        </w:r>
        <w:r w:rsidR="00E96677">
          <w:rPr>
            <w:noProof/>
            <w:webHidden/>
          </w:rPr>
          <w:fldChar w:fldCharType="end"/>
        </w:r>
      </w:hyperlink>
    </w:p>
    <w:p w14:paraId="6631AE78"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40"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Estudio de viabilidad</w:t>
        </w:r>
        <w:r w:rsidR="00E96677">
          <w:rPr>
            <w:noProof/>
            <w:webHidden/>
          </w:rPr>
          <w:tab/>
        </w:r>
        <w:r w:rsidR="00E96677">
          <w:rPr>
            <w:noProof/>
            <w:webHidden/>
          </w:rPr>
          <w:fldChar w:fldCharType="begin"/>
        </w:r>
        <w:r w:rsidR="00E96677">
          <w:rPr>
            <w:noProof/>
            <w:webHidden/>
          </w:rPr>
          <w:instrText xml:space="preserve"> PAGEREF _Toc442008740 \h </w:instrText>
        </w:r>
        <w:r w:rsidR="00E96677">
          <w:rPr>
            <w:noProof/>
            <w:webHidden/>
          </w:rPr>
        </w:r>
        <w:r w:rsidR="00E96677">
          <w:rPr>
            <w:noProof/>
            <w:webHidden/>
          </w:rPr>
          <w:fldChar w:fldCharType="separate"/>
        </w:r>
        <w:r w:rsidR="00E96677">
          <w:rPr>
            <w:noProof/>
            <w:webHidden/>
          </w:rPr>
          <w:t>19</w:t>
        </w:r>
        <w:r w:rsidR="00E96677">
          <w:rPr>
            <w:noProof/>
            <w:webHidden/>
          </w:rPr>
          <w:fldChar w:fldCharType="end"/>
        </w:r>
      </w:hyperlink>
    </w:p>
    <w:p w14:paraId="1AFF1CF8"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41" w:history="1">
        <w:r w:rsidR="00E96677" w:rsidRPr="00B669A3">
          <w:rPr>
            <w:rStyle w:val="Hipervnculo"/>
            <w:noProof/>
          </w:rPr>
          <w:t>3.1.</w:t>
        </w:r>
        <w:r w:rsidR="00E96677">
          <w:rPr>
            <w:rFonts w:asciiTheme="minorHAnsi" w:eastAsiaTheme="minorEastAsia" w:hAnsiTheme="minorHAnsi"/>
            <w:noProof/>
            <w:sz w:val="22"/>
            <w:lang w:eastAsia="es-ES"/>
          </w:rPr>
          <w:tab/>
        </w:r>
        <w:r w:rsidR="00E96677" w:rsidRPr="00B669A3">
          <w:rPr>
            <w:rStyle w:val="Hipervnculo"/>
            <w:noProof/>
          </w:rPr>
          <w:t>Estudio de viabilidad legal</w:t>
        </w:r>
        <w:r w:rsidR="00E96677">
          <w:rPr>
            <w:noProof/>
            <w:webHidden/>
          </w:rPr>
          <w:tab/>
        </w:r>
        <w:r w:rsidR="00E96677">
          <w:rPr>
            <w:noProof/>
            <w:webHidden/>
          </w:rPr>
          <w:fldChar w:fldCharType="begin"/>
        </w:r>
        <w:r w:rsidR="00E96677">
          <w:rPr>
            <w:noProof/>
            <w:webHidden/>
          </w:rPr>
          <w:instrText xml:space="preserve"> PAGEREF _Toc442008741 \h </w:instrText>
        </w:r>
        <w:r w:rsidR="00E96677">
          <w:rPr>
            <w:noProof/>
            <w:webHidden/>
          </w:rPr>
        </w:r>
        <w:r w:rsidR="00E96677">
          <w:rPr>
            <w:noProof/>
            <w:webHidden/>
          </w:rPr>
          <w:fldChar w:fldCharType="separate"/>
        </w:r>
        <w:r w:rsidR="00E96677">
          <w:rPr>
            <w:noProof/>
            <w:webHidden/>
          </w:rPr>
          <w:t>19</w:t>
        </w:r>
        <w:r w:rsidR="00E96677">
          <w:rPr>
            <w:noProof/>
            <w:webHidden/>
          </w:rPr>
          <w:fldChar w:fldCharType="end"/>
        </w:r>
      </w:hyperlink>
    </w:p>
    <w:p w14:paraId="480714BC"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42" w:history="1">
        <w:r w:rsidR="00E96677" w:rsidRPr="00B669A3">
          <w:rPr>
            <w:rStyle w:val="Hipervnculo"/>
            <w:noProof/>
          </w:rPr>
          <w:t>3.2.</w:t>
        </w:r>
        <w:r w:rsidR="00E96677">
          <w:rPr>
            <w:rFonts w:asciiTheme="minorHAnsi" w:eastAsiaTheme="minorEastAsia" w:hAnsiTheme="minorHAnsi"/>
            <w:noProof/>
            <w:sz w:val="22"/>
            <w:lang w:eastAsia="es-ES"/>
          </w:rPr>
          <w:tab/>
        </w:r>
        <w:r w:rsidR="00E96677" w:rsidRPr="00B669A3">
          <w:rPr>
            <w:rStyle w:val="Hipervnculo"/>
            <w:noProof/>
          </w:rPr>
          <w:t>Estudio de viabilidad económica</w:t>
        </w:r>
        <w:r w:rsidR="00E96677">
          <w:rPr>
            <w:noProof/>
            <w:webHidden/>
          </w:rPr>
          <w:tab/>
        </w:r>
        <w:r w:rsidR="00E96677">
          <w:rPr>
            <w:noProof/>
            <w:webHidden/>
          </w:rPr>
          <w:fldChar w:fldCharType="begin"/>
        </w:r>
        <w:r w:rsidR="00E96677">
          <w:rPr>
            <w:noProof/>
            <w:webHidden/>
          </w:rPr>
          <w:instrText xml:space="preserve"> PAGEREF _Toc442008742 \h </w:instrText>
        </w:r>
        <w:r w:rsidR="00E96677">
          <w:rPr>
            <w:noProof/>
            <w:webHidden/>
          </w:rPr>
        </w:r>
        <w:r w:rsidR="00E96677">
          <w:rPr>
            <w:noProof/>
            <w:webHidden/>
          </w:rPr>
          <w:fldChar w:fldCharType="separate"/>
        </w:r>
        <w:r w:rsidR="00E96677">
          <w:rPr>
            <w:noProof/>
            <w:webHidden/>
          </w:rPr>
          <w:t>21</w:t>
        </w:r>
        <w:r w:rsidR="00E96677">
          <w:rPr>
            <w:noProof/>
            <w:webHidden/>
          </w:rPr>
          <w:fldChar w:fldCharType="end"/>
        </w:r>
      </w:hyperlink>
    </w:p>
    <w:p w14:paraId="52B34471" w14:textId="77777777" w:rsidR="00E96677" w:rsidRDefault="000E72D2">
      <w:pPr>
        <w:pStyle w:val="TDC1"/>
        <w:tabs>
          <w:tab w:val="left" w:pos="480"/>
          <w:tab w:val="right" w:leader="dot" w:pos="6197"/>
        </w:tabs>
        <w:rPr>
          <w:rFonts w:asciiTheme="minorHAnsi" w:eastAsiaTheme="minorEastAsia" w:hAnsiTheme="minorHAnsi"/>
          <w:noProof/>
          <w:sz w:val="22"/>
          <w:lang w:eastAsia="es-ES"/>
        </w:rPr>
      </w:pPr>
      <w:hyperlink w:anchor="_Toc442008743" w:history="1">
        <w:r w:rsidR="00E96677" w:rsidRPr="00B669A3">
          <w:rPr>
            <w:rStyle w:val="Hipervnculo"/>
            <w:noProof/>
          </w:rPr>
          <w:t>II -</w:t>
        </w:r>
        <w:r w:rsidR="00E96677">
          <w:rPr>
            <w:rFonts w:asciiTheme="minorHAnsi" w:eastAsiaTheme="minorEastAsia" w:hAnsiTheme="minorHAnsi"/>
            <w:noProof/>
            <w:sz w:val="22"/>
            <w:lang w:eastAsia="es-ES"/>
          </w:rPr>
          <w:tab/>
        </w:r>
        <w:r w:rsidR="00E96677" w:rsidRPr="00B669A3">
          <w:rPr>
            <w:rStyle w:val="Hipervnculo"/>
            <w:noProof/>
          </w:rPr>
          <w:t>Especificación de requisitos</w:t>
        </w:r>
        <w:r w:rsidR="00E96677">
          <w:rPr>
            <w:noProof/>
            <w:webHidden/>
          </w:rPr>
          <w:tab/>
        </w:r>
        <w:r w:rsidR="00E96677">
          <w:rPr>
            <w:noProof/>
            <w:webHidden/>
          </w:rPr>
          <w:fldChar w:fldCharType="begin"/>
        </w:r>
        <w:r w:rsidR="00E96677">
          <w:rPr>
            <w:noProof/>
            <w:webHidden/>
          </w:rPr>
          <w:instrText xml:space="preserve"> PAGEREF _Toc442008743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42557C37"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44"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Introducción</w:t>
        </w:r>
        <w:r w:rsidR="00E96677">
          <w:rPr>
            <w:noProof/>
            <w:webHidden/>
          </w:rPr>
          <w:tab/>
        </w:r>
        <w:r w:rsidR="00E96677">
          <w:rPr>
            <w:noProof/>
            <w:webHidden/>
          </w:rPr>
          <w:fldChar w:fldCharType="begin"/>
        </w:r>
        <w:r w:rsidR="00E96677">
          <w:rPr>
            <w:noProof/>
            <w:webHidden/>
          </w:rPr>
          <w:instrText xml:space="preserve"> PAGEREF _Toc442008744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648B29A9"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45"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Requisitos funcionales</w:t>
        </w:r>
        <w:r w:rsidR="00E96677">
          <w:rPr>
            <w:noProof/>
            <w:webHidden/>
          </w:rPr>
          <w:tab/>
        </w:r>
        <w:r w:rsidR="00E96677">
          <w:rPr>
            <w:noProof/>
            <w:webHidden/>
          </w:rPr>
          <w:fldChar w:fldCharType="begin"/>
        </w:r>
        <w:r w:rsidR="00E96677">
          <w:rPr>
            <w:noProof/>
            <w:webHidden/>
          </w:rPr>
          <w:instrText xml:space="preserve"> PAGEREF _Toc442008745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49CA36E0"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46" w:history="1">
        <w:r w:rsidR="00E96677" w:rsidRPr="00B669A3">
          <w:rPr>
            <w:rStyle w:val="Hipervnculo"/>
            <w:noProof/>
          </w:rPr>
          <w:t>2.1.</w:t>
        </w:r>
        <w:r w:rsidR="00E96677">
          <w:rPr>
            <w:rFonts w:asciiTheme="minorHAnsi" w:eastAsiaTheme="minorEastAsia" w:hAnsiTheme="minorHAnsi"/>
            <w:noProof/>
            <w:sz w:val="22"/>
            <w:lang w:eastAsia="es-ES"/>
          </w:rPr>
          <w:tab/>
        </w:r>
        <w:r w:rsidR="00E96677" w:rsidRPr="00B669A3">
          <w:rPr>
            <w:rStyle w:val="Hipervnculo"/>
            <w:noProof/>
          </w:rPr>
          <w:t>Propios de Moodle</w:t>
        </w:r>
        <w:r w:rsidR="00E96677">
          <w:rPr>
            <w:noProof/>
            <w:webHidden/>
          </w:rPr>
          <w:tab/>
        </w:r>
        <w:r w:rsidR="00E96677">
          <w:rPr>
            <w:noProof/>
            <w:webHidden/>
          </w:rPr>
          <w:fldChar w:fldCharType="begin"/>
        </w:r>
        <w:r w:rsidR="00E96677">
          <w:rPr>
            <w:noProof/>
            <w:webHidden/>
          </w:rPr>
          <w:instrText xml:space="preserve"> PAGEREF _Toc442008746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6DA7FA3A"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47" w:history="1">
        <w:r w:rsidR="00E96677" w:rsidRPr="00B669A3">
          <w:rPr>
            <w:rStyle w:val="Hipervnculo"/>
            <w:noProof/>
          </w:rPr>
          <w:t>2.2.</w:t>
        </w:r>
        <w:r w:rsidR="00E96677">
          <w:rPr>
            <w:rFonts w:asciiTheme="minorHAnsi" w:eastAsiaTheme="minorEastAsia" w:hAnsiTheme="minorHAnsi"/>
            <w:noProof/>
            <w:sz w:val="22"/>
            <w:lang w:eastAsia="es-ES"/>
          </w:rPr>
          <w:tab/>
        </w:r>
        <w:r w:rsidR="00E96677" w:rsidRPr="00B669A3">
          <w:rPr>
            <w:rStyle w:val="Hipervnculo"/>
            <w:noProof/>
          </w:rPr>
          <w:t>Propios de la aplicación web</w:t>
        </w:r>
        <w:r w:rsidR="00E96677">
          <w:rPr>
            <w:noProof/>
            <w:webHidden/>
          </w:rPr>
          <w:tab/>
        </w:r>
        <w:r w:rsidR="00E96677">
          <w:rPr>
            <w:noProof/>
            <w:webHidden/>
          </w:rPr>
          <w:fldChar w:fldCharType="begin"/>
        </w:r>
        <w:r w:rsidR="00E96677">
          <w:rPr>
            <w:noProof/>
            <w:webHidden/>
          </w:rPr>
          <w:instrText xml:space="preserve"> PAGEREF _Toc442008747 \h </w:instrText>
        </w:r>
        <w:r w:rsidR="00E96677">
          <w:rPr>
            <w:noProof/>
            <w:webHidden/>
          </w:rPr>
        </w:r>
        <w:r w:rsidR="00E96677">
          <w:rPr>
            <w:noProof/>
            <w:webHidden/>
          </w:rPr>
          <w:fldChar w:fldCharType="separate"/>
        </w:r>
        <w:r w:rsidR="00E96677">
          <w:rPr>
            <w:noProof/>
            <w:webHidden/>
          </w:rPr>
          <w:t>25</w:t>
        </w:r>
        <w:r w:rsidR="00E96677">
          <w:rPr>
            <w:noProof/>
            <w:webHidden/>
          </w:rPr>
          <w:fldChar w:fldCharType="end"/>
        </w:r>
      </w:hyperlink>
    </w:p>
    <w:p w14:paraId="60376E84"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48" w:history="1">
        <w:r w:rsidR="00E96677" w:rsidRPr="00B669A3">
          <w:rPr>
            <w:rStyle w:val="Hipervnculo"/>
            <w:noProof/>
          </w:rPr>
          <w:t>2.3.</w:t>
        </w:r>
        <w:r w:rsidR="00E96677">
          <w:rPr>
            <w:rFonts w:asciiTheme="minorHAnsi" w:eastAsiaTheme="minorEastAsia" w:hAnsiTheme="minorHAnsi"/>
            <w:noProof/>
            <w:sz w:val="22"/>
            <w:lang w:eastAsia="es-ES"/>
          </w:rPr>
          <w:tab/>
        </w:r>
        <w:r w:rsidR="00E96677" w:rsidRPr="00B669A3">
          <w:rPr>
            <w:rStyle w:val="Hipervnculo"/>
            <w:noProof/>
          </w:rPr>
          <w:t>Requisitos de restricción</w:t>
        </w:r>
        <w:r w:rsidR="00E96677">
          <w:rPr>
            <w:noProof/>
            <w:webHidden/>
          </w:rPr>
          <w:tab/>
        </w:r>
        <w:r w:rsidR="00E96677">
          <w:rPr>
            <w:noProof/>
            <w:webHidden/>
          </w:rPr>
          <w:fldChar w:fldCharType="begin"/>
        </w:r>
        <w:r w:rsidR="00E96677">
          <w:rPr>
            <w:noProof/>
            <w:webHidden/>
          </w:rPr>
          <w:instrText xml:space="preserve"> PAGEREF _Toc442008748 \h </w:instrText>
        </w:r>
        <w:r w:rsidR="00E96677">
          <w:rPr>
            <w:noProof/>
            <w:webHidden/>
          </w:rPr>
        </w:r>
        <w:r w:rsidR="00E96677">
          <w:rPr>
            <w:noProof/>
            <w:webHidden/>
          </w:rPr>
          <w:fldChar w:fldCharType="separate"/>
        </w:r>
        <w:r w:rsidR="00E96677">
          <w:rPr>
            <w:noProof/>
            <w:webHidden/>
          </w:rPr>
          <w:t>27</w:t>
        </w:r>
        <w:r w:rsidR="00E96677">
          <w:rPr>
            <w:noProof/>
            <w:webHidden/>
          </w:rPr>
          <w:fldChar w:fldCharType="end"/>
        </w:r>
      </w:hyperlink>
    </w:p>
    <w:p w14:paraId="4997AA13"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49"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Requisitos no funcionales</w:t>
        </w:r>
        <w:r w:rsidR="00E96677">
          <w:rPr>
            <w:noProof/>
            <w:webHidden/>
          </w:rPr>
          <w:tab/>
        </w:r>
        <w:r w:rsidR="00E96677">
          <w:rPr>
            <w:noProof/>
            <w:webHidden/>
          </w:rPr>
          <w:fldChar w:fldCharType="begin"/>
        </w:r>
        <w:r w:rsidR="00E96677">
          <w:rPr>
            <w:noProof/>
            <w:webHidden/>
          </w:rPr>
          <w:instrText xml:space="preserve"> PAGEREF _Toc442008749 \h </w:instrText>
        </w:r>
        <w:r w:rsidR="00E96677">
          <w:rPr>
            <w:noProof/>
            <w:webHidden/>
          </w:rPr>
        </w:r>
        <w:r w:rsidR="00E96677">
          <w:rPr>
            <w:noProof/>
            <w:webHidden/>
          </w:rPr>
          <w:fldChar w:fldCharType="separate"/>
        </w:r>
        <w:r w:rsidR="00E96677">
          <w:rPr>
            <w:noProof/>
            <w:webHidden/>
          </w:rPr>
          <w:t>27</w:t>
        </w:r>
        <w:r w:rsidR="00E96677">
          <w:rPr>
            <w:noProof/>
            <w:webHidden/>
          </w:rPr>
          <w:fldChar w:fldCharType="end"/>
        </w:r>
      </w:hyperlink>
    </w:p>
    <w:p w14:paraId="5A6478DC"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50" w:history="1">
        <w:r w:rsidR="00E96677" w:rsidRPr="00B669A3">
          <w:rPr>
            <w:rStyle w:val="Hipervnculo"/>
            <w:noProof/>
          </w:rPr>
          <w:t>4.</w:t>
        </w:r>
        <w:r w:rsidR="00E96677">
          <w:rPr>
            <w:rFonts w:asciiTheme="minorHAnsi" w:eastAsiaTheme="minorEastAsia" w:hAnsiTheme="minorHAnsi"/>
            <w:noProof/>
            <w:sz w:val="22"/>
            <w:lang w:eastAsia="es-ES"/>
          </w:rPr>
          <w:tab/>
        </w:r>
        <w:r w:rsidR="00E96677" w:rsidRPr="00B669A3">
          <w:rPr>
            <w:rStyle w:val="Hipervnculo"/>
            <w:noProof/>
          </w:rPr>
          <w:t>Diagrama de casos de uso</w:t>
        </w:r>
        <w:r w:rsidR="00E96677">
          <w:rPr>
            <w:noProof/>
            <w:webHidden/>
          </w:rPr>
          <w:tab/>
        </w:r>
        <w:r w:rsidR="00E96677">
          <w:rPr>
            <w:noProof/>
            <w:webHidden/>
          </w:rPr>
          <w:fldChar w:fldCharType="begin"/>
        </w:r>
        <w:r w:rsidR="00E96677">
          <w:rPr>
            <w:noProof/>
            <w:webHidden/>
          </w:rPr>
          <w:instrText xml:space="preserve"> PAGEREF _Toc442008750 \h </w:instrText>
        </w:r>
        <w:r w:rsidR="00E96677">
          <w:rPr>
            <w:noProof/>
            <w:webHidden/>
          </w:rPr>
        </w:r>
        <w:r w:rsidR="00E96677">
          <w:rPr>
            <w:noProof/>
            <w:webHidden/>
          </w:rPr>
          <w:fldChar w:fldCharType="separate"/>
        </w:r>
        <w:r w:rsidR="00E96677">
          <w:rPr>
            <w:noProof/>
            <w:webHidden/>
          </w:rPr>
          <w:t>27</w:t>
        </w:r>
        <w:r w:rsidR="00E96677">
          <w:rPr>
            <w:noProof/>
            <w:webHidden/>
          </w:rPr>
          <w:fldChar w:fldCharType="end"/>
        </w:r>
      </w:hyperlink>
    </w:p>
    <w:p w14:paraId="5B7D8795"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51" w:history="1">
        <w:r w:rsidR="00E96677" w:rsidRPr="00B669A3">
          <w:rPr>
            <w:rStyle w:val="Hipervnculo"/>
            <w:noProof/>
          </w:rPr>
          <w:t>4.1.</w:t>
        </w:r>
        <w:r w:rsidR="00E96677">
          <w:rPr>
            <w:rFonts w:asciiTheme="minorHAnsi" w:eastAsiaTheme="minorEastAsia" w:hAnsiTheme="minorHAnsi"/>
            <w:noProof/>
            <w:sz w:val="22"/>
            <w:lang w:eastAsia="es-ES"/>
          </w:rPr>
          <w:tab/>
        </w:r>
        <w:r w:rsidR="00E96677" w:rsidRPr="00B669A3">
          <w:rPr>
            <w:rStyle w:val="Hipervnculo"/>
            <w:noProof/>
          </w:rPr>
          <w:t>Plantillas de casos de uso</w:t>
        </w:r>
        <w:r w:rsidR="00E96677">
          <w:rPr>
            <w:noProof/>
            <w:webHidden/>
          </w:rPr>
          <w:tab/>
        </w:r>
        <w:r w:rsidR="00E96677">
          <w:rPr>
            <w:noProof/>
            <w:webHidden/>
          </w:rPr>
          <w:fldChar w:fldCharType="begin"/>
        </w:r>
        <w:r w:rsidR="00E96677">
          <w:rPr>
            <w:noProof/>
            <w:webHidden/>
          </w:rPr>
          <w:instrText xml:space="preserve"> PAGEREF _Toc442008751 \h </w:instrText>
        </w:r>
        <w:r w:rsidR="00E96677">
          <w:rPr>
            <w:noProof/>
            <w:webHidden/>
          </w:rPr>
        </w:r>
        <w:r w:rsidR="00E96677">
          <w:rPr>
            <w:noProof/>
            <w:webHidden/>
          </w:rPr>
          <w:fldChar w:fldCharType="separate"/>
        </w:r>
        <w:r w:rsidR="00E96677">
          <w:rPr>
            <w:noProof/>
            <w:webHidden/>
          </w:rPr>
          <w:t>32</w:t>
        </w:r>
        <w:r w:rsidR="00E96677">
          <w:rPr>
            <w:noProof/>
            <w:webHidden/>
          </w:rPr>
          <w:fldChar w:fldCharType="end"/>
        </w:r>
      </w:hyperlink>
    </w:p>
    <w:p w14:paraId="79C73C09" w14:textId="77777777" w:rsidR="00E96677" w:rsidRDefault="000E72D2">
      <w:pPr>
        <w:pStyle w:val="TDC1"/>
        <w:tabs>
          <w:tab w:val="left" w:pos="660"/>
          <w:tab w:val="right" w:leader="dot" w:pos="6197"/>
        </w:tabs>
        <w:rPr>
          <w:rFonts w:asciiTheme="minorHAnsi" w:eastAsiaTheme="minorEastAsia" w:hAnsiTheme="minorHAnsi"/>
          <w:noProof/>
          <w:sz w:val="22"/>
          <w:lang w:eastAsia="es-ES"/>
        </w:rPr>
      </w:pPr>
      <w:hyperlink w:anchor="_Toc442008752" w:history="1">
        <w:r w:rsidR="00E96677" w:rsidRPr="00B669A3">
          <w:rPr>
            <w:rStyle w:val="Hipervnculo"/>
            <w:noProof/>
          </w:rPr>
          <w:t>III -</w:t>
        </w:r>
        <w:r w:rsidR="00E96677">
          <w:rPr>
            <w:rFonts w:asciiTheme="minorHAnsi" w:eastAsiaTheme="minorEastAsia" w:hAnsiTheme="minorHAnsi"/>
            <w:noProof/>
            <w:sz w:val="22"/>
            <w:lang w:eastAsia="es-ES"/>
          </w:rPr>
          <w:tab/>
        </w:r>
        <w:r w:rsidR="00E96677" w:rsidRPr="00B669A3">
          <w:rPr>
            <w:rStyle w:val="Hipervnculo"/>
            <w:noProof/>
          </w:rPr>
          <w:t>Especificación de diseño</w:t>
        </w:r>
        <w:r w:rsidR="00E96677">
          <w:rPr>
            <w:noProof/>
            <w:webHidden/>
          </w:rPr>
          <w:tab/>
        </w:r>
        <w:r w:rsidR="00E96677">
          <w:rPr>
            <w:noProof/>
            <w:webHidden/>
          </w:rPr>
          <w:fldChar w:fldCharType="begin"/>
        </w:r>
        <w:r w:rsidR="00E96677">
          <w:rPr>
            <w:noProof/>
            <w:webHidden/>
          </w:rPr>
          <w:instrText xml:space="preserve"> PAGEREF _Toc442008752 \h </w:instrText>
        </w:r>
        <w:r w:rsidR="00E96677">
          <w:rPr>
            <w:noProof/>
            <w:webHidden/>
          </w:rPr>
        </w:r>
        <w:r w:rsidR="00E96677">
          <w:rPr>
            <w:noProof/>
            <w:webHidden/>
          </w:rPr>
          <w:fldChar w:fldCharType="separate"/>
        </w:r>
        <w:r w:rsidR="00E96677">
          <w:rPr>
            <w:noProof/>
            <w:webHidden/>
          </w:rPr>
          <w:t>46</w:t>
        </w:r>
        <w:r w:rsidR="00E96677">
          <w:rPr>
            <w:noProof/>
            <w:webHidden/>
          </w:rPr>
          <w:fldChar w:fldCharType="end"/>
        </w:r>
      </w:hyperlink>
    </w:p>
    <w:p w14:paraId="6B572E76"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53"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Diseño de datos</w:t>
        </w:r>
        <w:r w:rsidR="00E96677">
          <w:rPr>
            <w:noProof/>
            <w:webHidden/>
          </w:rPr>
          <w:tab/>
        </w:r>
        <w:r w:rsidR="00E96677">
          <w:rPr>
            <w:noProof/>
            <w:webHidden/>
          </w:rPr>
          <w:fldChar w:fldCharType="begin"/>
        </w:r>
        <w:r w:rsidR="00E96677">
          <w:rPr>
            <w:noProof/>
            <w:webHidden/>
          </w:rPr>
          <w:instrText xml:space="preserve"> PAGEREF _Toc442008753 \h </w:instrText>
        </w:r>
        <w:r w:rsidR="00E96677">
          <w:rPr>
            <w:noProof/>
            <w:webHidden/>
          </w:rPr>
        </w:r>
        <w:r w:rsidR="00E96677">
          <w:rPr>
            <w:noProof/>
            <w:webHidden/>
          </w:rPr>
          <w:fldChar w:fldCharType="separate"/>
        </w:r>
        <w:r w:rsidR="00E96677">
          <w:rPr>
            <w:noProof/>
            <w:webHidden/>
          </w:rPr>
          <w:t>46</w:t>
        </w:r>
        <w:r w:rsidR="00E96677">
          <w:rPr>
            <w:noProof/>
            <w:webHidden/>
          </w:rPr>
          <w:fldChar w:fldCharType="end"/>
        </w:r>
      </w:hyperlink>
    </w:p>
    <w:p w14:paraId="0A9E5530"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54" w:history="1">
        <w:r w:rsidR="00E96677" w:rsidRPr="00B669A3">
          <w:rPr>
            <w:rStyle w:val="Hipervnculo"/>
            <w:noProof/>
          </w:rPr>
          <w:t>1.1.</w:t>
        </w:r>
        <w:r w:rsidR="00E96677">
          <w:rPr>
            <w:rFonts w:asciiTheme="minorHAnsi" w:eastAsiaTheme="minorEastAsia" w:hAnsiTheme="minorHAnsi"/>
            <w:noProof/>
            <w:sz w:val="22"/>
            <w:lang w:eastAsia="es-ES"/>
          </w:rPr>
          <w:tab/>
        </w:r>
        <w:r w:rsidR="00E96677" w:rsidRPr="00B669A3">
          <w:rPr>
            <w:rStyle w:val="Hipervnculo"/>
            <w:noProof/>
          </w:rPr>
          <w:t>Base de datos</w:t>
        </w:r>
        <w:r w:rsidR="00E96677">
          <w:rPr>
            <w:noProof/>
            <w:webHidden/>
          </w:rPr>
          <w:tab/>
        </w:r>
        <w:r w:rsidR="00E96677">
          <w:rPr>
            <w:noProof/>
            <w:webHidden/>
          </w:rPr>
          <w:fldChar w:fldCharType="begin"/>
        </w:r>
        <w:r w:rsidR="00E96677">
          <w:rPr>
            <w:noProof/>
            <w:webHidden/>
          </w:rPr>
          <w:instrText xml:space="preserve"> PAGEREF _Toc442008754 \h </w:instrText>
        </w:r>
        <w:r w:rsidR="00E96677">
          <w:rPr>
            <w:noProof/>
            <w:webHidden/>
          </w:rPr>
        </w:r>
        <w:r w:rsidR="00E96677">
          <w:rPr>
            <w:noProof/>
            <w:webHidden/>
          </w:rPr>
          <w:fldChar w:fldCharType="separate"/>
        </w:r>
        <w:r w:rsidR="00E96677">
          <w:rPr>
            <w:noProof/>
            <w:webHidden/>
          </w:rPr>
          <w:t>46</w:t>
        </w:r>
        <w:r w:rsidR="00E96677">
          <w:rPr>
            <w:noProof/>
            <w:webHidden/>
          </w:rPr>
          <w:fldChar w:fldCharType="end"/>
        </w:r>
      </w:hyperlink>
    </w:p>
    <w:p w14:paraId="7736D0B3"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55" w:history="1">
        <w:r w:rsidR="00E96677" w:rsidRPr="00B669A3">
          <w:rPr>
            <w:rStyle w:val="Hipervnculo"/>
            <w:noProof/>
          </w:rPr>
          <w:t>1.2.</w:t>
        </w:r>
        <w:r w:rsidR="00E96677">
          <w:rPr>
            <w:rFonts w:asciiTheme="minorHAnsi" w:eastAsiaTheme="minorEastAsia" w:hAnsiTheme="minorHAnsi"/>
            <w:noProof/>
            <w:sz w:val="22"/>
            <w:lang w:eastAsia="es-ES"/>
          </w:rPr>
          <w:tab/>
        </w:r>
        <w:r w:rsidR="00E96677" w:rsidRPr="00B669A3">
          <w:rPr>
            <w:rStyle w:val="Hipervnculo"/>
            <w:noProof/>
          </w:rPr>
          <w:t>Diagrama de paquetes</w:t>
        </w:r>
        <w:r w:rsidR="00E96677">
          <w:rPr>
            <w:noProof/>
            <w:webHidden/>
          </w:rPr>
          <w:tab/>
        </w:r>
        <w:r w:rsidR="00E96677">
          <w:rPr>
            <w:noProof/>
            <w:webHidden/>
          </w:rPr>
          <w:fldChar w:fldCharType="begin"/>
        </w:r>
        <w:r w:rsidR="00E96677">
          <w:rPr>
            <w:noProof/>
            <w:webHidden/>
          </w:rPr>
          <w:instrText xml:space="preserve"> PAGEREF _Toc442008755 \h </w:instrText>
        </w:r>
        <w:r w:rsidR="00E96677">
          <w:rPr>
            <w:noProof/>
            <w:webHidden/>
          </w:rPr>
        </w:r>
        <w:r w:rsidR="00E96677">
          <w:rPr>
            <w:noProof/>
            <w:webHidden/>
          </w:rPr>
          <w:fldChar w:fldCharType="separate"/>
        </w:r>
        <w:r w:rsidR="00E96677">
          <w:rPr>
            <w:noProof/>
            <w:webHidden/>
          </w:rPr>
          <w:t>54</w:t>
        </w:r>
        <w:r w:rsidR="00E96677">
          <w:rPr>
            <w:noProof/>
            <w:webHidden/>
          </w:rPr>
          <w:fldChar w:fldCharType="end"/>
        </w:r>
      </w:hyperlink>
    </w:p>
    <w:p w14:paraId="0CF1610F"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56" w:history="1">
        <w:r w:rsidR="00E96677" w:rsidRPr="00B669A3">
          <w:rPr>
            <w:rStyle w:val="Hipervnculo"/>
            <w:noProof/>
          </w:rPr>
          <w:t>1.3.</w:t>
        </w:r>
        <w:r w:rsidR="00E96677">
          <w:rPr>
            <w:rFonts w:asciiTheme="minorHAnsi" w:eastAsiaTheme="minorEastAsia" w:hAnsiTheme="minorHAnsi"/>
            <w:noProof/>
            <w:sz w:val="22"/>
            <w:lang w:eastAsia="es-ES"/>
          </w:rPr>
          <w:tab/>
        </w:r>
        <w:r w:rsidR="00E96677" w:rsidRPr="00B669A3">
          <w:rPr>
            <w:rStyle w:val="Hipervnculo"/>
            <w:noProof/>
          </w:rPr>
          <w:t>Diagrama de clases</w:t>
        </w:r>
        <w:r w:rsidR="00E96677">
          <w:rPr>
            <w:noProof/>
            <w:webHidden/>
          </w:rPr>
          <w:tab/>
        </w:r>
        <w:r w:rsidR="00E96677">
          <w:rPr>
            <w:noProof/>
            <w:webHidden/>
          </w:rPr>
          <w:fldChar w:fldCharType="begin"/>
        </w:r>
        <w:r w:rsidR="00E96677">
          <w:rPr>
            <w:noProof/>
            <w:webHidden/>
          </w:rPr>
          <w:instrText xml:space="preserve"> PAGEREF _Toc442008756 \h </w:instrText>
        </w:r>
        <w:r w:rsidR="00E96677">
          <w:rPr>
            <w:noProof/>
            <w:webHidden/>
          </w:rPr>
        </w:r>
        <w:r w:rsidR="00E96677">
          <w:rPr>
            <w:noProof/>
            <w:webHidden/>
          </w:rPr>
          <w:fldChar w:fldCharType="separate"/>
        </w:r>
        <w:r w:rsidR="00E96677">
          <w:rPr>
            <w:noProof/>
            <w:webHidden/>
          </w:rPr>
          <w:t>56</w:t>
        </w:r>
        <w:r w:rsidR="00E96677">
          <w:rPr>
            <w:noProof/>
            <w:webHidden/>
          </w:rPr>
          <w:fldChar w:fldCharType="end"/>
        </w:r>
      </w:hyperlink>
    </w:p>
    <w:p w14:paraId="23254402"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57"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Diseño procedimental</w:t>
        </w:r>
        <w:r w:rsidR="00E96677">
          <w:rPr>
            <w:noProof/>
            <w:webHidden/>
          </w:rPr>
          <w:tab/>
        </w:r>
        <w:r w:rsidR="00E96677">
          <w:rPr>
            <w:noProof/>
            <w:webHidden/>
          </w:rPr>
          <w:fldChar w:fldCharType="begin"/>
        </w:r>
        <w:r w:rsidR="00E96677">
          <w:rPr>
            <w:noProof/>
            <w:webHidden/>
          </w:rPr>
          <w:instrText xml:space="preserve"> PAGEREF _Toc442008757 \h </w:instrText>
        </w:r>
        <w:r w:rsidR="00E96677">
          <w:rPr>
            <w:noProof/>
            <w:webHidden/>
          </w:rPr>
        </w:r>
        <w:r w:rsidR="00E96677">
          <w:rPr>
            <w:noProof/>
            <w:webHidden/>
          </w:rPr>
          <w:fldChar w:fldCharType="separate"/>
        </w:r>
        <w:r w:rsidR="00E96677">
          <w:rPr>
            <w:noProof/>
            <w:webHidden/>
          </w:rPr>
          <w:t>58</w:t>
        </w:r>
        <w:r w:rsidR="00E96677">
          <w:rPr>
            <w:noProof/>
            <w:webHidden/>
          </w:rPr>
          <w:fldChar w:fldCharType="end"/>
        </w:r>
      </w:hyperlink>
    </w:p>
    <w:p w14:paraId="67AEC61C"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58" w:history="1">
        <w:r w:rsidR="00E96677" w:rsidRPr="00B669A3">
          <w:rPr>
            <w:rStyle w:val="Hipervnculo"/>
            <w:noProof/>
          </w:rPr>
          <w:t>2.1.</w:t>
        </w:r>
        <w:r w:rsidR="00E96677">
          <w:rPr>
            <w:rFonts w:asciiTheme="minorHAnsi" w:eastAsiaTheme="minorEastAsia" w:hAnsiTheme="minorHAnsi"/>
            <w:noProof/>
            <w:sz w:val="22"/>
            <w:lang w:eastAsia="es-ES"/>
          </w:rPr>
          <w:tab/>
        </w:r>
        <w:r w:rsidR="00E96677" w:rsidRPr="00B669A3">
          <w:rPr>
            <w:rStyle w:val="Hipervnculo"/>
            <w:noProof/>
          </w:rPr>
          <w:t>Diagramas de secuencias</w:t>
        </w:r>
        <w:r w:rsidR="00E96677">
          <w:rPr>
            <w:noProof/>
            <w:webHidden/>
          </w:rPr>
          <w:tab/>
        </w:r>
        <w:r w:rsidR="00E96677">
          <w:rPr>
            <w:noProof/>
            <w:webHidden/>
          </w:rPr>
          <w:fldChar w:fldCharType="begin"/>
        </w:r>
        <w:r w:rsidR="00E96677">
          <w:rPr>
            <w:noProof/>
            <w:webHidden/>
          </w:rPr>
          <w:instrText xml:space="preserve"> PAGEREF _Toc442008758 \h </w:instrText>
        </w:r>
        <w:r w:rsidR="00E96677">
          <w:rPr>
            <w:noProof/>
            <w:webHidden/>
          </w:rPr>
        </w:r>
        <w:r w:rsidR="00E96677">
          <w:rPr>
            <w:noProof/>
            <w:webHidden/>
          </w:rPr>
          <w:fldChar w:fldCharType="separate"/>
        </w:r>
        <w:r w:rsidR="00E96677">
          <w:rPr>
            <w:noProof/>
            <w:webHidden/>
          </w:rPr>
          <w:t>58</w:t>
        </w:r>
        <w:r w:rsidR="00E96677">
          <w:rPr>
            <w:noProof/>
            <w:webHidden/>
          </w:rPr>
          <w:fldChar w:fldCharType="end"/>
        </w:r>
      </w:hyperlink>
    </w:p>
    <w:p w14:paraId="36F301A8"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59"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Diseño arquitectónico</w:t>
        </w:r>
        <w:r w:rsidR="00E96677">
          <w:rPr>
            <w:noProof/>
            <w:webHidden/>
          </w:rPr>
          <w:tab/>
        </w:r>
        <w:r w:rsidR="00E96677">
          <w:rPr>
            <w:noProof/>
            <w:webHidden/>
          </w:rPr>
          <w:fldChar w:fldCharType="begin"/>
        </w:r>
        <w:r w:rsidR="00E96677">
          <w:rPr>
            <w:noProof/>
            <w:webHidden/>
          </w:rPr>
          <w:instrText xml:space="preserve"> PAGEREF _Toc442008759 \h </w:instrText>
        </w:r>
        <w:r w:rsidR="00E96677">
          <w:rPr>
            <w:noProof/>
            <w:webHidden/>
          </w:rPr>
        </w:r>
        <w:r w:rsidR="00E96677">
          <w:rPr>
            <w:noProof/>
            <w:webHidden/>
          </w:rPr>
          <w:fldChar w:fldCharType="separate"/>
        </w:r>
        <w:r w:rsidR="00E96677">
          <w:rPr>
            <w:noProof/>
            <w:webHidden/>
          </w:rPr>
          <w:t>63</w:t>
        </w:r>
        <w:r w:rsidR="00E96677">
          <w:rPr>
            <w:noProof/>
            <w:webHidden/>
          </w:rPr>
          <w:fldChar w:fldCharType="end"/>
        </w:r>
      </w:hyperlink>
    </w:p>
    <w:p w14:paraId="23934993"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60" w:history="1">
        <w:r w:rsidR="00E96677" w:rsidRPr="00B669A3">
          <w:rPr>
            <w:rStyle w:val="Hipervnculo"/>
            <w:noProof/>
          </w:rPr>
          <w:t>3.1.</w:t>
        </w:r>
        <w:r w:rsidR="00E96677">
          <w:rPr>
            <w:rFonts w:asciiTheme="minorHAnsi" w:eastAsiaTheme="minorEastAsia" w:hAnsiTheme="minorHAnsi"/>
            <w:noProof/>
            <w:sz w:val="22"/>
            <w:lang w:eastAsia="es-ES"/>
          </w:rPr>
          <w:tab/>
        </w:r>
        <w:r w:rsidR="00E96677" w:rsidRPr="00B669A3">
          <w:rPr>
            <w:rStyle w:val="Hipervnculo"/>
            <w:noProof/>
          </w:rPr>
          <w:t>Diagrama de despliegue</w:t>
        </w:r>
        <w:r w:rsidR="00E96677">
          <w:rPr>
            <w:noProof/>
            <w:webHidden/>
          </w:rPr>
          <w:tab/>
        </w:r>
        <w:r w:rsidR="00E96677">
          <w:rPr>
            <w:noProof/>
            <w:webHidden/>
          </w:rPr>
          <w:fldChar w:fldCharType="begin"/>
        </w:r>
        <w:r w:rsidR="00E96677">
          <w:rPr>
            <w:noProof/>
            <w:webHidden/>
          </w:rPr>
          <w:instrText xml:space="preserve"> PAGEREF _Toc442008760 \h </w:instrText>
        </w:r>
        <w:r w:rsidR="00E96677">
          <w:rPr>
            <w:noProof/>
            <w:webHidden/>
          </w:rPr>
        </w:r>
        <w:r w:rsidR="00E96677">
          <w:rPr>
            <w:noProof/>
            <w:webHidden/>
          </w:rPr>
          <w:fldChar w:fldCharType="separate"/>
        </w:r>
        <w:r w:rsidR="00E96677">
          <w:rPr>
            <w:noProof/>
            <w:webHidden/>
          </w:rPr>
          <w:t>63</w:t>
        </w:r>
        <w:r w:rsidR="00E96677">
          <w:rPr>
            <w:noProof/>
            <w:webHidden/>
          </w:rPr>
          <w:fldChar w:fldCharType="end"/>
        </w:r>
      </w:hyperlink>
    </w:p>
    <w:p w14:paraId="647A4113" w14:textId="77777777" w:rsidR="00E96677" w:rsidRDefault="000E72D2">
      <w:pPr>
        <w:pStyle w:val="TDC1"/>
        <w:tabs>
          <w:tab w:val="left" w:pos="660"/>
          <w:tab w:val="right" w:leader="dot" w:pos="6197"/>
        </w:tabs>
        <w:rPr>
          <w:rFonts w:asciiTheme="minorHAnsi" w:eastAsiaTheme="minorEastAsia" w:hAnsiTheme="minorHAnsi"/>
          <w:noProof/>
          <w:sz w:val="22"/>
          <w:lang w:eastAsia="es-ES"/>
        </w:rPr>
      </w:pPr>
      <w:hyperlink w:anchor="_Toc442008761" w:history="1">
        <w:r w:rsidR="00E96677" w:rsidRPr="00B669A3">
          <w:rPr>
            <w:rStyle w:val="Hipervnculo"/>
            <w:noProof/>
          </w:rPr>
          <w:t>IV -</w:t>
        </w:r>
        <w:r w:rsidR="00E96677">
          <w:rPr>
            <w:rFonts w:asciiTheme="minorHAnsi" w:eastAsiaTheme="minorEastAsia" w:hAnsiTheme="minorHAnsi"/>
            <w:noProof/>
            <w:sz w:val="22"/>
            <w:lang w:eastAsia="es-ES"/>
          </w:rPr>
          <w:tab/>
        </w:r>
        <w:r w:rsidR="00E96677" w:rsidRPr="00B669A3">
          <w:rPr>
            <w:rStyle w:val="Hipervnculo"/>
            <w:noProof/>
          </w:rPr>
          <w:t>Manual del programador</w:t>
        </w:r>
        <w:r w:rsidR="00E96677">
          <w:rPr>
            <w:noProof/>
            <w:webHidden/>
          </w:rPr>
          <w:tab/>
        </w:r>
        <w:r w:rsidR="00E96677">
          <w:rPr>
            <w:noProof/>
            <w:webHidden/>
          </w:rPr>
          <w:fldChar w:fldCharType="begin"/>
        </w:r>
        <w:r w:rsidR="00E96677">
          <w:rPr>
            <w:noProof/>
            <w:webHidden/>
          </w:rPr>
          <w:instrText xml:space="preserve"> PAGEREF _Toc442008761 \h </w:instrText>
        </w:r>
        <w:r w:rsidR="00E96677">
          <w:rPr>
            <w:noProof/>
            <w:webHidden/>
          </w:rPr>
        </w:r>
        <w:r w:rsidR="00E96677">
          <w:rPr>
            <w:noProof/>
            <w:webHidden/>
          </w:rPr>
          <w:fldChar w:fldCharType="separate"/>
        </w:r>
        <w:r w:rsidR="00E96677">
          <w:rPr>
            <w:noProof/>
            <w:webHidden/>
          </w:rPr>
          <w:t>64</w:t>
        </w:r>
        <w:r w:rsidR="00E96677">
          <w:rPr>
            <w:noProof/>
            <w:webHidden/>
          </w:rPr>
          <w:fldChar w:fldCharType="end"/>
        </w:r>
      </w:hyperlink>
    </w:p>
    <w:p w14:paraId="411F6A57"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62"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Introducción</w:t>
        </w:r>
        <w:r w:rsidR="00E96677">
          <w:rPr>
            <w:noProof/>
            <w:webHidden/>
          </w:rPr>
          <w:tab/>
        </w:r>
        <w:r w:rsidR="00E96677">
          <w:rPr>
            <w:noProof/>
            <w:webHidden/>
          </w:rPr>
          <w:fldChar w:fldCharType="begin"/>
        </w:r>
        <w:r w:rsidR="00E96677">
          <w:rPr>
            <w:noProof/>
            <w:webHidden/>
          </w:rPr>
          <w:instrText xml:space="preserve"> PAGEREF _Toc442008762 \h </w:instrText>
        </w:r>
        <w:r w:rsidR="00E96677">
          <w:rPr>
            <w:noProof/>
            <w:webHidden/>
          </w:rPr>
        </w:r>
        <w:r w:rsidR="00E96677">
          <w:rPr>
            <w:noProof/>
            <w:webHidden/>
          </w:rPr>
          <w:fldChar w:fldCharType="separate"/>
        </w:r>
        <w:r w:rsidR="00E96677">
          <w:rPr>
            <w:noProof/>
            <w:webHidden/>
          </w:rPr>
          <w:t>64</w:t>
        </w:r>
        <w:r w:rsidR="00E96677">
          <w:rPr>
            <w:noProof/>
            <w:webHidden/>
          </w:rPr>
          <w:fldChar w:fldCharType="end"/>
        </w:r>
      </w:hyperlink>
    </w:p>
    <w:p w14:paraId="6D3F6FC8"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63"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Estructura de directorios</w:t>
        </w:r>
        <w:r w:rsidR="00E96677">
          <w:rPr>
            <w:noProof/>
            <w:webHidden/>
          </w:rPr>
          <w:tab/>
        </w:r>
        <w:r w:rsidR="00E96677">
          <w:rPr>
            <w:noProof/>
            <w:webHidden/>
          </w:rPr>
          <w:fldChar w:fldCharType="begin"/>
        </w:r>
        <w:r w:rsidR="00E96677">
          <w:rPr>
            <w:noProof/>
            <w:webHidden/>
          </w:rPr>
          <w:instrText xml:space="preserve"> PAGEREF _Toc442008763 \h </w:instrText>
        </w:r>
        <w:r w:rsidR="00E96677">
          <w:rPr>
            <w:noProof/>
            <w:webHidden/>
          </w:rPr>
        </w:r>
        <w:r w:rsidR="00E96677">
          <w:rPr>
            <w:noProof/>
            <w:webHidden/>
          </w:rPr>
          <w:fldChar w:fldCharType="separate"/>
        </w:r>
        <w:r w:rsidR="00E96677">
          <w:rPr>
            <w:noProof/>
            <w:webHidden/>
          </w:rPr>
          <w:t>64</w:t>
        </w:r>
        <w:r w:rsidR="00E96677">
          <w:rPr>
            <w:noProof/>
            <w:webHidden/>
          </w:rPr>
          <w:fldChar w:fldCharType="end"/>
        </w:r>
      </w:hyperlink>
    </w:p>
    <w:p w14:paraId="35B0463D"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64"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Estructura del código fuente</w:t>
        </w:r>
        <w:r w:rsidR="00E96677">
          <w:rPr>
            <w:noProof/>
            <w:webHidden/>
          </w:rPr>
          <w:tab/>
        </w:r>
        <w:r w:rsidR="00E96677">
          <w:rPr>
            <w:noProof/>
            <w:webHidden/>
          </w:rPr>
          <w:fldChar w:fldCharType="begin"/>
        </w:r>
        <w:r w:rsidR="00E96677">
          <w:rPr>
            <w:noProof/>
            <w:webHidden/>
          </w:rPr>
          <w:instrText xml:space="preserve"> PAGEREF _Toc442008764 \h </w:instrText>
        </w:r>
        <w:r w:rsidR="00E96677">
          <w:rPr>
            <w:noProof/>
            <w:webHidden/>
          </w:rPr>
        </w:r>
        <w:r w:rsidR="00E96677">
          <w:rPr>
            <w:noProof/>
            <w:webHidden/>
          </w:rPr>
          <w:fldChar w:fldCharType="separate"/>
        </w:r>
        <w:r w:rsidR="00E96677">
          <w:rPr>
            <w:noProof/>
            <w:webHidden/>
          </w:rPr>
          <w:t>64</w:t>
        </w:r>
        <w:r w:rsidR="00E96677">
          <w:rPr>
            <w:noProof/>
            <w:webHidden/>
          </w:rPr>
          <w:fldChar w:fldCharType="end"/>
        </w:r>
      </w:hyperlink>
    </w:p>
    <w:p w14:paraId="4683724B"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65" w:history="1">
        <w:r w:rsidR="00E96677" w:rsidRPr="00B669A3">
          <w:rPr>
            <w:rStyle w:val="Hipervnculo"/>
            <w:noProof/>
          </w:rPr>
          <w:t>4.</w:t>
        </w:r>
        <w:r w:rsidR="00E96677">
          <w:rPr>
            <w:rFonts w:asciiTheme="minorHAnsi" w:eastAsiaTheme="minorEastAsia" w:hAnsiTheme="minorHAnsi"/>
            <w:noProof/>
            <w:sz w:val="22"/>
            <w:lang w:eastAsia="es-ES"/>
          </w:rPr>
          <w:tab/>
        </w:r>
        <w:r w:rsidR="00E96677" w:rsidRPr="00B669A3">
          <w:rPr>
            <w:rStyle w:val="Hipervnculo"/>
            <w:noProof/>
          </w:rPr>
          <w:t>Instalación de herramientas</w:t>
        </w:r>
        <w:r w:rsidR="00E96677">
          <w:rPr>
            <w:noProof/>
            <w:webHidden/>
          </w:rPr>
          <w:tab/>
        </w:r>
        <w:r w:rsidR="00E96677">
          <w:rPr>
            <w:noProof/>
            <w:webHidden/>
          </w:rPr>
          <w:fldChar w:fldCharType="begin"/>
        </w:r>
        <w:r w:rsidR="00E96677">
          <w:rPr>
            <w:noProof/>
            <w:webHidden/>
          </w:rPr>
          <w:instrText xml:space="preserve"> PAGEREF _Toc442008765 \h </w:instrText>
        </w:r>
        <w:r w:rsidR="00E96677">
          <w:rPr>
            <w:noProof/>
            <w:webHidden/>
          </w:rPr>
        </w:r>
        <w:r w:rsidR="00E96677">
          <w:rPr>
            <w:noProof/>
            <w:webHidden/>
          </w:rPr>
          <w:fldChar w:fldCharType="separate"/>
        </w:r>
        <w:r w:rsidR="00E96677">
          <w:rPr>
            <w:noProof/>
            <w:webHidden/>
          </w:rPr>
          <w:t>71</w:t>
        </w:r>
        <w:r w:rsidR="00E96677">
          <w:rPr>
            <w:noProof/>
            <w:webHidden/>
          </w:rPr>
          <w:fldChar w:fldCharType="end"/>
        </w:r>
      </w:hyperlink>
    </w:p>
    <w:p w14:paraId="3BC482CF"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66" w:history="1">
        <w:r w:rsidR="00E96677" w:rsidRPr="00B669A3">
          <w:rPr>
            <w:rStyle w:val="Hipervnculo"/>
            <w:noProof/>
          </w:rPr>
          <w:t>4.1.</w:t>
        </w:r>
        <w:r w:rsidR="00E96677">
          <w:rPr>
            <w:rFonts w:asciiTheme="minorHAnsi" w:eastAsiaTheme="minorEastAsia" w:hAnsiTheme="minorHAnsi"/>
            <w:noProof/>
            <w:sz w:val="22"/>
            <w:lang w:eastAsia="es-ES"/>
          </w:rPr>
          <w:tab/>
        </w:r>
        <w:r w:rsidR="00E96677" w:rsidRPr="00B669A3">
          <w:rPr>
            <w:rStyle w:val="Hipervnculo"/>
            <w:noProof/>
          </w:rPr>
          <w:t>Sistema operativo</w:t>
        </w:r>
        <w:r w:rsidR="00E96677">
          <w:rPr>
            <w:noProof/>
            <w:webHidden/>
          </w:rPr>
          <w:tab/>
        </w:r>
        <w:r w:rsidR="00E96677">
          <w:rPr>
            <w:noProof/>
            <w:webHidden/>
          </w:rPr>
          <w:fldChar w:fldCharType="begin"/>
        </w:r>
        <w:r w:rsidR="00E96677">
          <w:rPr>
            <w:noProof/>
            <w:webHidden/>
          </w:rPr>
          <w:instrText xml:space="preserve"> PAGEREF _Toc442008766 \h </w:instrText>
        </w:r>
        <w:r w:rsidR="00E96677">
          <w:rPr>
            <w:noProof/>
            <w:webHidden/>
          </w:rPr>
        </w:r>
        <w:r w:rsidR="00E96677">
          <w:rPr>
            <w:noProof/>
            <w:webHidden/>
          </w:rPr>
          <w:fldChar w:fldCharType="separate"/>
        </w:r>
        <w:r w:rsidR="00E96677">
          <w:rPr>
            <w:noProof/>
            <w:webHidden/>
          </w:rPr>
          <w:t>71</w:t>
        </w:r>
        <w:r w:rsidR="00E96677">
          <w:rPr>
            <w:noProof/>
            <w:webHidden/>
          </w:rPr>
          <w:fldChar w:fldCharType="end"/>
        </w:r>
      </w:hyperlink>
    </w:p>
    <w:p w14:paraId="7CDB17B0"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67" w:history="1">
        <w:r w:rsidR="00E96677" w:rsidRPr="00B669A3">
          <w:rPr>
            <w:rStyle w:val="Hipervnculo"/>
            <w:noProof/>
          </w:rPr>
          <w:t>4.2.</w:t>
        </w:r>
        <w:r w:rsidR="00E96677">
          <w:rPr>
            <w:rFonts w:asciiTheme="minorHAnsi" w:eastAsiaTheme="minorEastAsia" w:hAnsiTheme="minorHAnsi"/>
            <w:noProof/>
            <w:sz w:val="22"/>
            <w:lang w:eastAsia="es-ES"/>
          </w:rPr>
          <w:tab/>
        </w:r>
        <w:r w:rsidR="00E96677" w:rsidRPr="00B669A3">
          <w:rPr>
            <w:rStyle w:val="Hipervnculo"/>
            <w:noProof/>
          </w:rPr>
          <w:t>Servidor</w:t>
        </w:r>
        <w:r w:rsidR="00E96677">
          <w:rPr>
            <w:noProof/>
            <w:webHidden/>
          </w:rPr>
          <w:tab/>
        </w:r>
        <w:r w:rsidR="00E96677">
          <w:rPr>
            <w:noProof/>
            <w:webHidden/>
          </w:rPr>
          <w:fldChar w:fldCharType="begin"/>
        </w:r>
        <w:r w:rsidR="00E96677">
          <w:rPr>
            <w:noProof/>
            <w:webHidden/>
          </w:rPr>
          <w:instrText xml:space="preserve"> PAGEREF _Toc442008767 \h </w:instrText>
        </w:r>
        <w:r w:rsidR="00E96677">
          <w:rPr>
            <w:noProof/>
            <w:webHidden/>
          </w:rPr>
        </w:r>
        <w:r w:rsidR="00E96677">
          <w:rPr>
            <w:noProof/>
            <w:webHidden/>
          </w:rPr>
          <w:fldChar w:fldCharType="separate"/>
        </w:r>
        <w:r w:rsidR="00E96677">
          <w:rPr>
            <w:noProof/>
            <w:webHidden/>
          </w:rPr>
          <w:t>71</w:t>
        </w:r>
        <w:r w:rsidR="00E96677">
          <w:rPr>
            <w:noProof/>
            <w:webHidden/>
          </w:rPr>
          <w:fldChar w:fldCharType="end"/>
        </w:r>
      </w:hyperlink>
    </w:p>
    <w:p w14:paraId="7C28A8A1"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68" w:history="1">
        <w:r w:rsidR="00E96677" w:rsidRPr="00B669A3">
          <w:rPr>
            <w:rStyle w:val="Hipervnculo"/>
            <w:noProof/>
          </w:rPr>
          <w:t>4.3.</w:t>
        </w:r>
        <w:r w:rsidR="00E96677">
          <w:rPr>
            <w:rFonts w:asciiTheme="minorHAnsi" w:eastAsiaTheme="minorEastAsia" w:hAnsiTheme="minorHAnsi"/>
            <w:noProof/>
            <w:sz w:val="22"/>
            <w:lang w:eastAsia="es-ES"/>
          </w:rPr>
          <w:tab/>
        </w:r>
        <w:r w:rsidR="00E96677" w:rsidRPr="00B669A3">
          <w:rPr>
            <w:rStyle w:val="Hipervnculo"/>
            <w:noProof/>
          </w:rPr>
          <w:t>Base de datos</w:t>
        </w:r>
        <w:r w:rsidR="00E96677">
          <w:rPr>
            <w:noProof/>
            <w:webHidden/>
          </w:rPr>
          <w:tab/>
        </w:r>
        <w:r w:rsidR="00E96677">
          <w:rPr>
            <w:noProof/>
            <w:webHidden/>
          </w:rPr>
          <w:fldChar w:fldCharType="begin"/>
        </w:r>
        <w:r w:rsidR="00E96677">
          <w:rPr>
            <w:noProof/>
            <w:webHidden/>
          </w:rPr>
          <w:instrText xml:space="preserve"> PAGEREF _Toc442008768 \h </w:instrText>
        </w:r>
        <w:r w:rsidR="00E96677">
          <w:rPr>
            <w:noProof/>
            <w:webHidden/>
          </w:rPr>
        </w:r>
        <w:r w:rsidR="00E96677">
          <w:rPr>
            <w:noProof/>
            <w:webHidden/>
          </w:rPr>
          <w:fldChar w:fldCharType="separate"/>
        </w:r>
        <w:r w:rsidR="00E96677">
          <w:rPr>
            <w:noProof/>
            <w:webHidden/>
          </w:rPr>
          <w:t>74</w:t>
        </w:r>
        <w:r w:rsidR="00E96677">
          <w:rPr>
            <w:noProof/>
            <w:webHidden/>
          </w:rPr>
          <w:fldChar w:fldCharType="end"/>
        </w:r>
      </w:hyperlink>
    </w:p>
    <w:p w14:paraId="3EDA25B2"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69" w:history="1">
        <w:r w:rsidR="00E96677" w:rsidRPr="00B669A3">
          <w:rPr>
            <w:rStyle w:val="Hipervnculo"/>
            <w:noProof/>
          </w:rPr>
          <w:t>4.4.</w:t>
        </w:r>
        <w:r w:rsidR="00E96677">
          <w:rPr>
            <w:rFonts w:asciiTheme="minorHAnsi" w:eastAsiaTheme="minorEastAsia" w:hAnsiTheme="minorHAnsi"/>
            <w:noProof/>
            <w:sz w:val="22"/>
            <w:lang w:eastAsia="es-ES"/>
          </w:rPr>
          <w:tab/>
        </w:r>
        <w:r w:rsidR="00E96677" w:rsidRPr="00B669A3">
          <w:rPr>
            <w:rStyle w:val="Hipervnculo"/>
            <w:noProof/>
          </w:rPr>
          <w:t>Maven</w:t>
        </w:r>
        <w:r w:rsidR="00E96677">
          <w:rPr>
            <w:noProof/>
            <w:webHidden/>
          </w:rPr>
          <w:tab/>
        </w:r>
        <w:r w:rsidR="00E96677">
          <w:rPr>
            <w:noProof/>
            <w:webHidden/>
          </w:rPr>
          <w:fldChar w:fldCharType="begin"/>
        </w:r>
        <w:r w:rsidR="00E96677">
          <w:rPr>
            <w:noProof/>
            <w:webHidden/>
          </w:rPr>
          <w:instrText xml:space="preserve"> PAGEREF _Toc442008769 \h </w:instrText>
        </w:r>
        <w:r w:rsidR="00E96677">
          <w:rPr>
            <w:noProof/>
            <w:webHidden/>
          </w:rPr>
        </w:r>
        <w:r w:rsidR="00E96677">
          <w:rPr>
            <w:noProof/>
            <w:webHidden/>
          </w:rPr>
          <w:fldChar w:fldCharType="separate"/>
        </w:r>
        <w:r w:rsidR="00E96677">
          <w:rPr>
            <w:noProof/>
            <w:webHidden/>
          </w:rPr>
          <w:t>77</w:t>
        </w:r>
        <w:r w:rsidR="00E96677">
          <w:rPr>
            <w:noProof/>
            <w:webHidden/>
          </w:rPr>
          <w:fldChar w:fldCharType="end"/>
        </w:r>
      </w:hyperlink>
    </w:p>
    <w:p w14:paraId="51E4E538"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70" w:history="1">
        <w:r w:rsidR="00E96677" w:rsidRPr="00B669A3">
          <w:rPr>
            <w:rStyle w:val="Hipervnculo"/>
            <w:noProof/>
          </w:rPr>
          <w:t>4.5.</w:t>
        </w:r>
        <w:r w:rsidR="00E96677">
          <w:rPr>
            <w:rFonts w:asciiTheme="minorHAnsi" w:eastAsiaTheme="minorEastAsia" w:hAnsiTheme="minorHAnsi"/>
            <w:noProof/>
            <w:sz w:val="22"/>
            <w:lang w:eastAsia="es-ES"/>
          </w:rPr>
          <w:tab/>
        </w:r>
        <w:r w:rsidR="00E96677" w:rsidRPr="00B669A3">
          <w:rPr>
            <w:rStyle w:val="Hipervnculo"/>
            <w:noProof/>
          </w:rPr>
          <w:t>Plugins Reportes</w:t>
        </w:r>
        <w:r w:rsidR="00E96677">
          <w:rPr>
            <w:noProof/>
            <w:webHidden/>
          </w:rPr>
          <w:tab/>
        </w:r>
        <w:r w:rsidR="00E96677">
          <w:rPr>
            <w:noProof/>
            <w:webHidden/>
          </w:rPr>
          <w:fldChar w:fldCharType="begin"/>
        </w:r>
        <w:r w:rsidR="00E96677">
          <w:rPr>
            <w:noProof/>
            <w:webHidden/>
          </w:rPr>
          <w:instrText xml:space="preserve"> PAGEREF _Toc442008770 \h </w:instrText>
        </w:r>
        <w:r w:rsidR="00E96677">
          <w:rPr>
            <w:noProof/>
            <w:webHidden/>
          </w:rPr>
        </w:r>
        <w:r w:rsidR="00E96677">
          <w:rPr>
            <w:noProof/>
            <w:webHidden/>
          </w:rPr>
          <w:fldChar w:fldCharType="separate"/>
        </w:r>
        <w:r w:rsidR="00E96677">
          <w:rPr>
            <w:noProof/>
            <w:webHidden/>
          </w:rPr>
          <w:t>78</w:t>
        </w:r>
        <w:r w:rsidR="00E96677">
          <w:rPr>
            <w:noProof/>
            <w:webHidden/>
          </w:rPr>
          <w:fldChar w:fldCharType="end"/>
        </w:r>
      </w:hyperlink>
    </w:p>
    <w:p w14:paraId="553A8117"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71" w:history="1">
        <w:r w:rsidR="00E96677" w:rsidRPr="00B669A3">
          <w:rPr>
            <w:rStyle w:val="Hipervnculo"/>
            <w:noProof/>
          </w:rPr>
          <w:t>4.6.</w:t>
        </w:r>
        <w:r w:rsidR="00E96677">
          <w:rPr>
            <w:rFonts w:asciiTheme="minorHAnsi" w:eastAsiaTheme="minorEastAsia" w:hAnsiTheme="minorHAnsi"/>
            <w:noProof/>
            <w:sz w:val="22"/>
            <w:lang w:eastAsia="es-ES"/>
          </w:rPr>
          <w:tab/>
        </w:r>
        <w:r w:rsidR="00E96677" w:rsidRPr="00B669A3">
          <w:rPr>
            <w:rStyle w:val="Hipervnculo"/>
            <w:noProof/>
          </w:rPr>
          <w:t>CakePHP</w:t>
        </w:r>
        <w:r w:rsidR="00E96677">
          <w:rPr>
            <w:noProof/>
            <w:webHidden/>
          </w:rPr>
          <w:tab/>
        </w:r>
        <w:r w:rsidR="00E96677">
          <w:rPr>
            <w:noProof/>
            <w:webHidden/>
          </w:rPr>
          <w:fldChar w:fldCharType="begin"/>
        </w:r>
        <w:r w:rsidR="00E96677">
          <w:rPr>
            <w:noProof/>
            <w:webHidden/>
          </w:rPr>
          <w:instrText xml:space="preserve"> PAGEREF _Toc442008771 \h </w:instrText>
        </w:r>
        <w:r w:rsidR="00E96677">
          <w:rPr>
            <w:noProof/>
            <w:webHidden/>
          </w:rPr>
        </w:r>
        <w:r w:rsidR="00E96677">
          <w:rPr>
            <w:noProof/>
            <w:webHidden/>
          </w:rPr>
          <w:fldChar w:fldCharType="separate"/>
        </w:r>
        <w:r w:rsidR="00E96677">
          <w:rPr>
            <w:noProof/>
            <w:webHidden/>
          </w:rPr>
          <w:t>78</w:t>
        </w:r>
        <w:r w:rsidR="00E96677">
          <w:rPr>
            <w:noProof/>
            <w:webHidden/>
          </w:rPr>
          <w:fldChar w:fldCharType="end"/>
        </w:r>
      </w:hyperlink>
    </w:p>
    <w:p w14:paraId="407730D6"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72" w:history="1">
        <w:r w:rsidR="00E96677" w:rsidRPr="00B669A3">
          <w:rPr>
            <w:rStyle w:val="Hipervnculo"/>
            <w:noProof/>
          </w:rPr>
          <w:t>4.7.</w:t>
        </w:r>
        <w:r w:rsidR="00E96677">
          <w:rPr>
            <w:rFonts w:asciiTheme="minorHAnsi" w:eastAsiaTheme="minorEastAsia" w:hAnsiTheme="minorHAnsi"/>
            <w:noProof/>
            <w:sz w:val="22"/>
            <w:lang w:eastAsia="es-ES"/>
          </w:rPr>
          <w:tab/>
        </w:r>
        <w:r w:rsidR="00E96677" w:rsidRPr="00B669A3">
          <w:rPr>
            <w:rStyle w:val="Hipervnculo"/>
            <w:noProof/>
          </w:rPr>
          <w:t>Bootstrap (BORRAR)</w:t>
        </w:r>
        <w:r w:rsidR="00E96677">
          <w:rPr>
            <w:noProof/>
            <w:webHidden/>
          </w:rPr>
          <w:tab/>
        </w:r>
        <w:r w:rsidR="00E96677">
          <w:rPr>
            <w:noProof/>
            <w:webHidden/>
          </w:rPr>
          <w:fldChar w:fldCharType="begin"/>
        </w:r>
        <w:r w:rsidR="00E96677">
          <w:rPr>
            <w:noProof/>
            <w:webHidden/>
          </w:rPr>
          <w:instrText xml:space="preserve"> PAGEREF _Toc442008772 \h </w:instrText>
        </w:r>
        <w:r w:rsidR="00E96677">
          <w:rPr>
            <w:noProof/>
            <w:webHidden/>
          </w:rPr>
        </w:r>
        <w:r w:rsidR="00E96677">
          <w:rPr>
            <w:noProof/>
            <w:webHidden/>
          </w:rPr>
          <w:fldChar w:fldCharType="separate"/>
        </w:r>
        <w:r w:rsidR="00E96677">
          <w:rPr>
            <w:noProof/>
            <w:webHidden/>
          </w:rPr>
          <w:t>79</w:t>
        </w:r>
        <w:r w:rsidR="00E96677">
          <w:rPr>
            <w:noProof/>
            <w:webHidden/>
          </w:rPr>
          <w:fldChar w:fldCharType="end"/>
        </w:r>
      </w:hyperlink>
    </w:p>
    <w:p w14:paraId="379967A5"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73" w:history="1">
        <w:r w:rsidR="00E96677" w:rsidRPr="00B669A3">
          <w:rPr>
            <w:rStyle w:val="Hipervnculo"/>
            <w:noProof/>
          </w:rPr>
          <w:t>4.8.</w:t>
        </w:r>
        <w:r w:rsidR="00E96677">
          <w:rPr>
            <w:rFonts w:asciiTheme="minorHAnsi" w:eastAsiaTheme="minorEastAsia" w:hAnsiTheme="minorHAnsi"/>
            <w:noProof/>
            <w:sz w:val="22"/>
            <w:lang w:eastAsia="es-ES"/>
          </w:rPr>
          <w:tab/>
        </w:r>
        <w:r w:rsidR="00E96677" w:rsidRPr="00B669A3">
          <w:rPr>
            <w:rStyle w:val="Hipervnculo"/>
            <w:noProof/>
          </w:rPr>
          <w:t>Moodle</w:t>
        </w:r>
        <w:r w:rsidR="00E96677">
          <w:rPr>
            <w:noProof/>
            <w:webHidden/>
          </w:rPr>
          <w:tab/>
        </w:r>
        <w:r w:rsidR="00E96677">
          <w:rPr>
            <w:noProof/>
            <w:webHidden/>
          </w:rPr>
          <w:fldChar w:fldCharType="begin"/>
        </w:r>
        <w:r w:rsidR="00E96677">
          <w:rPr>
            <w:noProof/>
            <w:webHidden/>
          </w:rPr>
          <w:instrText xml:space="preserve"> PAGEREF _Toc442008773 \h </w:instrText>
        </w:r>
        <w:r w:rsidR="00E96677">
          <w:rPr>
            <w:noProof/>
            <w:webHidden/>
          </w:rPr>
        </w:r>
        <w:r w:rsidR="00E96677">
          <w:rPr>
            <w:noProof/>
            <w:webHidden/>
          </w:rPr>
          <w:fldChar w:fldCharType="separate"/>
        </w:r>
        <w:r w:rsidR="00E96677">
          <w:rPr>
            <w:noProof/>
            <w:webHidden/>
          </w:rPr>
          <w:t>80</w:t>
        </w:r>
        <w:r w:rsidR="00E96677">
          <w:rPr>
            <w:noProof/>
            <w:webHidden/>
          </w:rPr>
          <w:fldChar w:fldCharType="end"/>
        </w:r>
      </w:hyperlink>
    </w:p>
    <w:p w14:paraId="1329FFFB"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74" w:history="1">
        <w:r w:rsidR="00E96677" w:rsidRPr="00B669A3">
          <w:rPr>
            <w:rStyle w:val="Hipervnculo"/>
            <w:noProof/>
          </w:rPr>
          <w:t>4.9.</w:t>
        </w:r>
        <w:r w:rsidR="00E96677">
          <w:rPr>
            <w:rFonts w:asciiTheme="minorHAnsi" w:eastAsiaTheme="minorEastAsia" w:hAnsiTheme="minorHAnsi"/>
            <w:noProof/>
            <w:sz w:val="22"/>
            <w:lang w:eastAsia="es-ES"/>
          </w:rPr>
          <w:tab/>
        </w:r>
        <w:r w:rsidR="00E96677" w:rsidRPr="00B669A3">
          <w:rPr>
            <w:rStyle w:val="Hipervnculo"/>
            <w:noProof/>
          </w:rPr>
          <w:t>Plugin LTI</w:t>
        </w:r>
        <w:r w:rsidR="00E96677">
          <w:rPr>
            <w:noProof/>
            <w:webHidden/>
          </w:rPr>
          <w:tab/>
        </w:r>
        <w:r w:rsidR="00E96677">
          <w:rPr>
            <w:noProof/>
            <w:webHidden/>
          </w:rPr>
          <w:fldChar w:fldCharType="begin"/>
        </w:r>
        <w:r w:rsidR="00E96677">
          <w:rPr>
            <w:noProof/>
            <w:webHidden/>
          </w:rPr>
          <w:instrText xml:space="preserve"> PAGEREF _Toc442008774 \h </w:instrText>
        </w:r>
        <w:r w:rsidR="00E96677">
          <w:rPr>
            <w:noProof/>
            <w:webHidden/>
          </w:rPr>
        </w:r>
        <w:r w:rsidR="00E96677">
          <w:rPr>
            <w:noProof/>
            <w:webHidden/>
          </w:rPr>
          <w:fldChar w:fldCharType="separate"/>
        </w:r>
        <w:r w:rsidR="00E96677">
          <w:rPr>
            <w:noProof/>
            <w:webHidden/>
          </w:rPr>
          <w:t>83</w:t>
        </w:r>
        <w:r w:rsidR="00E96677">
          <w:rPr>
            <w:noProof/>
            <w:webHidden/>
          </w:rPr>
          <w:fldChar w:fldCharType="end"/>
        </w:r>
      </w:hyperlink>
    </w:p>
    <w:p w14:paraId="4D4E0E42"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75" w:history="1">
        <w:r w:rsidR="00E96677" w:rsidRPr="00B669A3">
          <w:rPr>
            <w:rStyle w:val="Hipervnculo"/>
            <w:noProof/>
          </w:rPr>
          <w:t>4.10.</w:t>
        </w:r>
        <w:r w:rsidR="00E96677">
          <w:rPr>
            <w:rFonts w:asciiTheme="minorHAnsi" w:eastAsiaTheme="minorEastAsia" w:hAnsiTheme="minorHAnsi"/>
            <w:noProof/>
            <w:sz w:val="22"/>
            <w:lang w:eastAsia="es-ES"/>
          </w:rPr>
          <w:tab/>
        </w:r>
        <w:r w:rsidR="00E96677" w:rsidRPr="00B669A3">
          <w:rPr>
            <w:rStyle w:val="Hipervnculo"/>
            <w:noProof/>
          </w:rPr>
          <w:t>PHPUnit</w:t>
        </w:r>
        <w:r w:rsidR="00E96677">
          <w:rPr>
            <w:noProof/>
            <w:webHidden/>
          </w:rPr>
          <w:tab/>
        </w:r>
        <w:r w:rsidR="00E96677">
          <w:rPr>
            <w:noProof/>
            <w:webHidden/>
          </w:rPr>
          <w:fldChar w:fldCharType="begin"/>
        </w:r>
        <w:r w:rsidR="00E96677">
          <w:rPr>
            <w:noProof/>
            <w:webHidden/>
          </w:rPr>
          <w:instrText xml:space="preserve"> PAGEREF _Toc442008775 \h </w:instrText>
        </w:r>
        <w:r w:rsidR="00E96677">
          <w:rPr>
            <w:noProof/>
            <w:webHidden/>
          </w:rPr>
        </w:r>
        <w:r w:rsidR="00E96677">
          <w:rPr>
            <w:noProof/>
            <w:webHidden/>
          </w:rPr>
          <w:fldChar w:fldCharType="separate"/>
        </w:r>
        <w:r w:rsidR="00E96677">
          <w:rPr>
            <w:noProof/>
            <w:webHidden/>
          </w:rPr>
          <w:t>83</w:t>
        </w:r>
        <w:r w:rsidR="00E96677">
          <w:rPr>
            <w:noProof/>
            <w:webHidden/>
          </w:rPr>
          <w:fldChar w:fldCharType="end"/>
        </w:r>
      </w:hyperlink>
    </w:p>
    <w:p w14:paraId="4685DE28"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76" w:history="1">
        <w:r w:rsidR="00E96677" w:rsidRPr="00B669A3">
          <w:rPr>
            <w:rStyle w:val="Hipervnculo"/>
            <w:noProof/>
          </w:rPr>
          <w:t>4.11.</w:t>
        </w:r>
        <w:r w:rsidR="00E96677">
          <w:rPr>
            <w:rFonts w:asciiTheme="minorHAnsi" w:eastAsiaTheme="minorEastAsia" w:hAnsiTheme="minorHAnsi"/>
            <w:noProof/>
            <w:sz w:val="22"/>
            <w:lang w:eastAsia="es-ES"/>
          </w:rPr>
          <w:tab/>
        </w:r>
        <w:r w:rsidR="00E96677" w:rsidRPr="00B669A3">
          <w:rPr>
            <w:rStyle w:val="Hipervnculo"/>
            <w:noProof/>
          </w:rPr>
          <w:t>Instalación de un IDE</w:t>
        </w:r>
        <w:r w:rsidR="00E96677">
          <w:rPr>
            <w:noProof/>
            <w:webHidden/>
          </w:rPr>
          <w:tab/>
        </w:r>
        <w:r w:rsidR="00E96677">
          <w:rPr>
            <w:noProof/>
            <w:webHidden/>
          </w:rPr>
          <w:fldChar w:fldCharType="begin"/>
        </w:r>
        <w:r w:rsidR="00E96677">
          <w:rPr>
            <w:noProof/>
            <w:webHidden/>
          </w:rPr>
          <w:instrText xml:space="preserve"> PAGEREF _Toc442008776 \h </w:instrText>
        </w:r>
        <w:r w:rsidR="00E96677">
          <w:rPr>
            <w:noProof/>
            <w:webHidden/>
          </w:rPr>
        </w:r>
        <w:r w:rsidR="00E96677">
          <w:rPr>
            <w:noProof/>
            <w:webHidden/>
          </w:rPr>
          <w:fldChar w:fldCharType="separate"/>
        </w:r>
        <w:r w:rsidR="00E96677">
          <w:rPr>
            <w:noProof/>
            <w:webHidden/>
          </w:rPr>
          <w:t>83</w:t>
        </w:r>
        <w:r w:rsidR="00E96677">
          <w:rPr>
            <w:noProof/>
            <w:webHidden/>
          </w:rPr>
          <w:fldChar w:fldCharType="end"/>
        </w:r>
      </w:hyperlink>
    </w:p>
    <w:p w14:paraId="18A878C1"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77" w:history="1">
        <w:r w:rsidR="00E96677" w:rsidRPr="00B669A3">
          <w:rPr>
            <w:rStyle w:val="Hipervnculo"/>
            <w:noProof/>
          </w:rPr>
          <w:t>5.</w:t>
        </w:r>
        <w:r w:rsidR="00E96677">
          <w:rPr>
            <w:rFonts w:asciiTheme="minorHAnsi" w:eastAsiaTheme="minorEastAsia" w:hAnsiTheme="minorHAnsi"/>
            <w:noProof/>
            <w:sz w:val="22"/>
            <w:lang w:eastAsia="es-ES"/>
          </w:rPr>
          <w:tab/>
        </w:r>
        <w:r w:rsidR="00E96677" w:rsidRPr="00B669A3">
          <w:rPr>
            <w:rStyle w:val="Hipervnculo"/>
            <w:noProof/>
          </w:rPr>
          <w:t>Conexión LTI</w:t>
        </w:r>
        <w:r w:rsidR="00E96677">
          <w:rPr>
            <w:noProof/>
            <w:webHidden/>
          </w:rPr>
          <w:tab/>
        </w:r>
        <w:r w:rsidR="00E96677">
          <w:rPr>
            <w:noProof/>
            <w:webHidden/>
          </w:rPr>
          <w:fldChar w:fldCharType="begin"/>
        </w:r>
        <w:r w:rsidR="00E96677">
          <w:rPr>
            <w:noProof/>
            <w:webHidden/>
          </w:rPr>
          <w:instrText xml:space="preserve"> PAGEREF _Toc442008777 \h </w:instrText>
        </w:r>
        <w:r w:rsidR="00E96677">
          <w:rPr>
            <w:noProof/>
            <w:webHidden/>
          </w:rPr>
        </w:r>
        <w:r w:rsidR="00E96677">
          <w:rPr>
            <w:noProof/>
            <w:webHidden/>
          </w:rPr>
          <w:fldChar w:fldCharType="separate"/>
        </w:r>
        <w:r w:rsidR="00E96677">
          <w:rPr>
            <w:noProof/>
            <w:webHidden/>
          </w:rPr>
          <w:t>83</w:t>
        </w:r>
        <w:r w:rsidR="00E96677">
          <w:rPr>
            <w:noProof/>
            <w:webHidden/>
          </w:rPr>
          <w:fldChar w:fldCharType="end"/>
        </w:r>
      </w:hyperlink>
    </w:p>
    <w:p w14:paraId="122D3DE3"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78" w:history="1">
        <w:r w:rsidR="00E96677" w:rsidRPr="00B669A3">
          <w:rPr>
            <w:rStyle w:val="Hipervnculo"/>
            <w:noProof/>
          </w:rPr>
          <w:t>6.</w:t>
        </w:r>
        <w:r w:rsidR="00E96677">
          <w:rPr>
            <w:rFonts w:asciiTheme="minorHAnsi" w:eastAsiaTheme="minorEastAsia" w:hAnsiTheme="minorHAnsi"/>
            <w:noProof/>
            <w:sz w:val="22"/>
            <w:lang w:eastAsia="es-ES"/>
          </w:rPr>
          <w:tab/>
        </w:r>
        <w:r w:rsidR="00E96677" w:rsidRPr="00B669A3">
          <w:rPr>
            <w:rStyle w:val="Hipervnculo"/>
            <w:noProof/>
          </w:rPr>
          <w:t>Pruebas</w:t>
        </w:r>
        <w:r w:rsidR="00E96677">
          <w:rPr>
            <w:noProof/>
            <w:webHidden/>
          </w:rPr>
          <w:tab/>
        </w:r>
        <w:r w:rsidR="00E96677">
          <w:rPr>
            <w:noProof/>
            <w:webHidden/>
          </w:rPr>
          <w:fldChar w:fldCharType="begin"/>
        </w:r>
        <w:r w:rsidR="00E96677">
          <w:rPr>
            <w:noProof/>
            <w:webHidden/>
          </w:rPr>
          <w:instrText xml:space="preserve"> PAGEREF _Toc442008778 \h </w:instrText>
        </w:r>
        <w:r w:rsidR="00E96677">
          <w:rPr>
            <w:noProof/>
            <w:webHidden/>
          </w:rPr>
        </w:r>
        <w:r w:rsidR="00E96677">
          <w:rPr>
            <w:noProof/>
            <w:webHidden/>
          </w:rPr>
          <w:fldChar w:fldCharType="separate"/>
        </w:r>
        <w:r w:rsidR="00E96677">
          <w:rPr>
            <w:noProof/>
            <w:webHidden/>
          </w:rPr>
          <w:t>86</w:t>
        </w:r>
        <w:r w:rsidR="00E96677">
          <w:rPr>
            <w:noProof/>
            <w:webHidden/>
          </w:rPr>
          <w:fldChar w:fldCharType="end"/>
        </w:r>
      </w:hyperlink>
    </w:p>
    <w:p w14:paraId="6CABE2A9"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79" w:history="1">
        <w:r w:rsidR="00E96677" w:rsidRPr="00B669A3">
          <w:rPr>
            <w:rStyle w:val="Hipervnculo"/>
            <w:noProof/>
          </w:rPr>
          <w:t>6.1.</w:t>
        </w:r>
        <w:r w:rsidR="00E96677">
          <w:rPr>
            <w:rFonts w:asciiTheme="minorHAnsi" w:eastAsiaTheme="minorEastAsia" w:hAnsiTheme="minorHAnsi"/>
            <w:noProof/>
            <w:sz w:val="22"/>
            <w:lang w:eastAsia="es-ES"/>
          </w:rPr>
          <w:tab/>
        </w:r>
        <w:r w:rsidR="00E96677" w:rsidRPr="00B669A3">
          <w:rPr>
            <w:rStyle w:val="Hipervnculo"/>
            <w:noProof/>
          </w:rPr>
          <w:t>Ejecutar pruebas</w:t>
        </w:r>
        <w:r w:rsidR="00E96677">
          <w:rPr>
            <w:noProof/>
            <w:webHidden/>
          </w:rPr>
          <w:tab/>
        </w:r>
        <w:r w:rsidR="00E96677">
          <w:rPr>
            <w:noProof/>
            <w:webHidden/>
          </w:rPr>
          <w:fldChar w:fldCharType="begin"/>
        </w:r>
        <w:r w:rsidR="00E96677">
          <w:rPr>
            <w:noProof/>
            <w:webHidden/>
          </w:rPr>
          <w:instrText xml:space="preserve"> PAGEREF _Toc442008779 \h </w:instrText>
        </w:r>
        <w:r w:rsidR="00E96677">
          <w:rPr>
            <w:noProof/>
            <w:webHidden/>
          </w:rPr>
        </w:r>
        <w:r w:rsidR="00E96677">
          <w:rPr>
            <w:noProof/>
            <w:webHidden/>
          </w:rPr>
          <w:fldChar w:fldCharType="separate"/>
        </w:r>
        <w:r w:rsidR="00E96677">
          <w:rPr>
            <w:noProof/>
            <w:webHidden/>
          </w:rPr>
          <w:t>86</w:t>
        </w:r>
        <w:r w:rsidR="00E96677">
          <w:rPr>
            <w:noProof/>
            <w:webHidden/>
          </w:rPr>
          <w:fldChar w:fldCharType="end"/>
        </w:r>
      </w:hyperlink>
    </w:p>
    <w:p w14:paraId="19236C40"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80" w:history="1">
        <w:r w:rsidR="00E96677" w:rsidRPr="00B669A3">
          <w:rPr>
            <w:rStyle w:val="Hipervnculo"/>
            <w:noProof/>
          </w:rPr>
          <w:t>6.2.</w:t>
        </w:r>
        <w:r w:rsidR="00E96677">
          <w:rPr>
            <w:rFonts w:asciiTheme="minorHAnsi" w:eastAsiaTheme="minorEastAsia" w:hAnsiTheme="minorHAnsi"/>
            <w:noProof/>
            <w:sz w:val="22"/>
            <w:lang w:eastAsia="es-ES"/>
          </w:rPr>
          <w:tab/>
        </w:r>
        <w:r w:rsidR="00E96677" w:rsidRPr="00B669A3">
          <w:rPr>
            <w:rStyle w:val="Hipervnculo"/>
            <w:noProof/>
          </w:rPr>
          <w:t>Pruebas unitarias</w:t>
        </w:r>
        <w:r w:rsidR="00E96677">
          <w:rPr>
            <w:noProof/>
            <w:webHidden/>
          </w:rPr>
          <w:tab/>
        </w:r>
        <w:r w:rsidR="00E96677">
          <w:rPr>
            <w:noProof/>
            <w:webHidden/>
          </w:rPr>
          <w:fldChar w:fldCharType="begin"/>
        </w:r>
        <w:r w:rsidR="00E96677">
          <w:rPr>
            <w:noProof/>
            <w:webHidden/>
          </w:rPr>
          <w:instrText xml:space="preserve"> PAGEREF _Toc442008780 \h </w:instrText>
        </w:r>
        <w:r w:rsidR="00E96677">
          <w:rPr>
            <w:noProof/>
            <w:webHidden/>
          </w:rPr>
        </w:r>
        <w:r w:rsidR="00E96677">
          <w:rPr>
            <w:noProof/>
            <w:webHidden/>
          </w:rPr>
          <w:fldChar w:fldCharType="separate"/>
        </w:r>
        <w:r w:rsidR="00E96677">
          <w:rPr>
            <w:noProof/>
            <w:webHidden/>
          </w:rPr>
          <w:t>88</w:t>
        </w:r>
        <w:r w:rsidR="00E96677">
          <w:rPr>
            <w:noProof/>
            <w:webHidden/>
          </w:rPr>
          <w:fldChar w:fldCharType="end"/>
        </w:r>
      </w:hyperlink>
    </w:p>
    <w:p w14:paraId="7EFC9AA7"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81" w:history="1">
        <w:r w:rsidR="00E96677" w:rsidRPr="00B669A3">
          <w:rPr>
            <w:rStyle w:val="Hipervnculo"/>
            <w:noProof/>
          </w:rPr>
          <w:t>6.3.</w:t>
        </w:r>
        <w:r w:rsidR="00E96677">
          <w:rPr>
            <w:rFonts w:asciiTheme="minorHAnsi" w:eastAsiaTheme="minorEastAsia" w:hAnsiTheme="minorHAnsi"/>
            <w:noProof/>
            <w:sz w:val="22"/>
            <w:lang w:eastAsia="es-ES"/>
          </w:rPr>
          <w:tab/>
        </w:r>
        <w:r w:rsidR="00E96677" w:rsidRPr="00B669A3">
          <w:rPr>
            <w:rStyle w:val="Hipervnculo"/>
            <w:noProof/>
          </w:rPr>
          <w:t>Pruebas de cobertura de código</w:t>
        </w:r>
        <w:r w:rsidR="00E96677">
          <w:rPr>
            <w:noProof/>
            <w:webHidden/>
          </w:rPr>
          <w:tab/>
        </w:r>
        <w:r w:rsidR="00E96677">
          <w:rPr>
            <w:noProof/>
            <w:webHidden/>
          </w:rPr>
          <w:fldChar w:fldCharType="begin"/>
        </w:r>
        <w:r w:rsidR="00E96677">
          <w:rPr>
            <w:noProof/>
            <w:webHidden/>
          </w:rPr>
          <w:instrText xml:space="preserve"> PAGEREF _Toc442008781 \h </w:instrText>
        </w:r>
        <w:r w:rsidR="00E96677">
          <w:rPr>
            <w:noProof/>
            <w:webHidden/>
          </w:rPr>
        </w:r>
        <w:r w:rsidR="00E96677">
          <w:rPr>
            <w:noProof/>
            <w:webHidden/>
          </w:rPr>
          <w:fldChar w:fldCharType="separate"/>
        </w:r>
        <w:r w:rsidR="00E96677">
          <w:rPr>
            <w:noProof/>
            <w:webHidden/>
          </w:rPr>
          <w:t>89</w:t>
        </w:r>
        <w:r w:rsidR="00E96677">
          <w:rPr>
            <w:noProof/>
            <w:webHidden/>
          </w:rPr>
          <w:fldChar w:fldCharType="end"/>
        </w:r>
      </w:hyperlink>
    </w:p>
    <w:p w14:paraId="3BC5FCD8" w14:textId="77777777" w:rsidR="00E96677" w:rsidRDefault="000E72D2">
      <w:pPr>
        <w:pStyle w:val="TDC1"/>
        <w:tabs>
          <w:tab w:val="left" w:pos="480"/>
          <w:tab w:val="right" w:leader="dot" w:pos="6197"/>
        </w:tabs>
        <w:rPr>
          <w:rFonts w:asciiTheme="minorHAnsi" w:eastAsiaTheme="minorEastAsia" w:hAnsiTheme="minorHAnsi"/>
          <w:noProof/>
          <w:sz w:val="22"/>
          <w:lang w:eastAsia="es-ES"/>
        </w:rPr>
      </w:pPr>
      <w:hyperlink w:anchor="_Toc442008782" w:history="1">
        <w:r w:rsidR="00E96677" w:rsidRPr="00B669A3">
          <w:rPr>
            <w:rStyle w:val="Hipervnculo"/>
            <w:noProof/>
          </w:rPr>
          <w:t>V -</w:t>
        </w:r>
        <w:r w:rsidR="00E96677">
          <w:rPr>
            <w:rFonts w:asciiTheme="minorHAnsi" w:eastAsiaTheme="minorEastAsia" w:hAnsiTheme="minorHAnsi"/>
            <w:noProof/>
            <w:sz w:val="22"/>
            <w:lang w:eastAsia="es-ES"/>
          </w:rPr>
          <w:tab/>
        </w:r>
        <w:r w:rsidR="00E96677" w:rsidRPr="00B669A3">
          <w:rPr>
            <w:rStyle w:val="Hipervnculo"/>
            <w:noProof/>
          </w:rPr>
          <w:t>Manual del usuario</w:t>
        </w:r>
        <w:r w:rsidR="00E96677">
          <w:rPr>
            <w:noProof/>
            <w:webHidden/>
          </w:rPr>
          <w:tab/>
        </w:r>
        <w:r w:rsidR="00E96677">
          <w:rPr>
            <w:noProof/>
            <w:webHidden/>
          </w:rPr>
          <w:fldChar w:fldCharType="begin"/>
        </w:r>
        <w:r w:rsidR="00E96677">
          <w:rPr>
            <w:noProof/>
            <w:webHidden/>
          </w:rPr>
          <w:instrText xml:space="preserve"> PAGEREF _Toc442008782 \h </w:instrText>
        </w:r>
        <w:r w:rsidR="00E96677">
          <w:rPr>
            <w:noProof/>
            <w:webHidden/>
          </w:rPr>
        </w:r>
        <w:r w:rsidR="00E96677">
          <w:rPr>
            <w:noProof/>
            <w:webHidden/>
          </w:rPr>
          <w:fldChar w:fldCharType="separate"/>
        </w:r>
        <w:r w:rsidR="00E96677">
          <w:rPr>
            <w:noProof/>
            <w:webHidden/>
          </w:rPr>
          <w:t>91</w:t>
        </w:r>
        <w:r w:rsidR="00E96677">
          <w:rPr>
            <w:noProof/>
            <w:webHidden/>
          </w:rPr>
          <w:fldChar w:fldCharType="end"/>
        </w:r>
      </w:hyperlink>
    </w:p>
    <w:p w14:paraId="3581ADD5"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83" w:history="1">
        <w:r w:rsidR="00E96677" w:rsidRPr="00B669A3">
          <w:rPr>
            <w:rStyle w:val="Hipervnculo"/>
            <w:noProof/>
          </w:rPr>
          <w:t>1.</w:t>
        </w:r>
        <w:r w:rsidR="00E96677">
          <w:rPr>
            <w:rFonts w:asciiTheme="minorHAnsi" w:eastAsiaTheme="minorEastAsia" w:hAnsiTheme="minorHAnsi"/>
            <w:noProof/>
            <w:sz w:val="22"/>
            <w:lang w:eastAsia="es-ES"/>
          </w:rPr>
          <w:tab/>
        </w:r>
        <w:r w:rsidR="00E96677" w:rsidRPr="00B669A3">
          <w:rPr>
            <w:rStyle w:val="Hipervnculo"/>
            <w:noProof/>
          </w:rPr>
          <w:t>Manual del profesor</w:t>
        </w:r>
        <w:r w:rsidR="00E96677">
          <w:rPr>
            <w:noProof/>
            <w:webHidden/>
          </w:rPr>
          <w:tab/>
        </w:r>
        <w:r w:rsidR="00E96677">
          <w:rPr>
            <w:noProof/>
            <w:webHidden/>
          </w:rPr>
          <w:fldChar w:fldCharType="begin"/>
        </w:r>
        <w:r w:rsidR="00E96677">
          <w:rPr>
            <w:noProof/>
            <w:webHidden/>
          </w:rPr>
          <w:instrText xml:space="preserve"> PAGEREF _Toc442008783 \h </w:instrText>
        </w:r>
        <w:r w:rsidR="00E96677">
          <w:rPr>
            <w:noProof/>
            <w:webHidden/>
          </w:rPr>
        </w:r>
        <w:r w:rsidR="00E96677">
          <w:rPr>
            <w:noProof/>
            <w:webHidden/>
          </w:rPr>
          <w:fldChar w:fldCharType="separate"/>
        </w:r>
        <w:r w:rsidR="00E96677">
          <w:rPr>
            <w:noProof/>
            <w:webHidden/>
          </w:rPr>
          <w:t>91</w:t>
        </w:r>
        <w:r w:rsidR="00E96677">
          <w:rPr>
            <w:noProof/>
            <w:webHidden/>
          </w:rPr>
          <w:fldChar w:fldCharType="end"/>
        </w:r>
      </w:hyperlink>
    </w:p>
    <w:p w14:paraId="4AF6832B"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84" w:history="1">
        <w:r w:rsidR="00E96677" w:rsidRPr="00B669A3">
          <w:rPr>
            <w:rStyle w:val="Hipervnculo"/>
            <w:noProof/>
          </w:rPr>
          <w:t>1.1.</w:t>
        </w:r>
        <w:r w:rsidR="00E96677">
          <w:rPr>
            <w:rFonts w:asciiTheme="minorHAnsi" w:eastAsiaTheme="minorEastAsia" w:hAnsiTheme="minorHAnsi"/>
            <w:noProof/>
            <w:sz w:val="22"/>
            <w:lang w:eastAsia="es-ES"/>
          </w:rPr>
          <w:tab/>
        </w:r>
        <w:r w:rsidR="00E96677" w:rsidRPr="00B669A3">
          <w:rPr>
            <w:rStyle w:val="Hipervnculo"/>
            <w:noProof/>
          </w:rPr>
          <w:t>Registrar profesor en la aplicación</w:t>
        </w:r>
        <w:r w:rsidR="00E96677">
          <w:rPr>
            <w:noProof/>
            <w:webHidden/>
          </w:rPr>
          <w:tab/>
        </w:r>
        <w:r w:rsidR="00E96677">
          <w:rPr>
            <w:noProof/>
            <w:webHidden/>
          </w:rPr>
          <w:fldChar w:fldCharType="begin"/>
        </w:r>
        <w:r w:rsidR="00E96677">
          <w:rPr>
            <w:noProof/>
            <w:webHidden/>
          </w:rPr>
          <w:instrText xml:space="preserve"> PAGEREF _Toc442008784 \h </w:instrText>
        </w:r>
        <w:r w:rsidR="00E96677">
          <w:rPr>
            <w:noProof/>
            <w:webHidden/>
          </w:rPr>
        </w:r>
        <w:r w:rsidR="00E96677">
          <w:rPr>
            <w:noProof/>
            <w:webHidden/>
          </w:rPr>
          <w:fldChar w:fldCharType="separate"/>
        </w:r>
        <w:r w:rsidR="00E96677">
          <w:rPr>
            <w:noProof/>
            <w:webHidden/>
          </w:rPr>
          <w:t>91</w:t>
        </w:r>
        <w:r w:rsidR="00E96677">
          <w:rPr>
            <w:noProof/>
            <w:webHidden/>
          </w:rPr>
          <w:fldChar w:fldCharType="end"/>
        </w:r>
      </w:hyperlink>
    </w:p>
    <w:p w14:paraId="6E12EAB3"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85" w:history="1">
        <w:r w:rsidR="00E96677" w:rsidRPr="00B669A3">
          <w:rPr>
            <w:rStyle w:val="Hipervnculo"/>
            <w:noProof/>
          </w:rPr>
          <w:t>1.2.</w:t>
        </w:r>
        <w:r w:rsidR="00E96677">
          <w:rPr>
            <w:rFonts w:asciiTheme="minorHAnsi" w:eastAsiaTheme="minorEastAsia" w:hAnsiTheme="minorHAnsi"/>
            <w:noProof/>
            <w:sz w:val="22"/>
            <w:lang w:eastAsia="es-ES"/>
          </w:rPr>
          <w:tab/>
        </w:r>
        <w:r w:rsidR="00E96677" w:rsidRPr="00B669A3">
          <w:rPr>
            <w:rStyle w:val="Hipervnculo"/>
            <w:noProof/>
          </w:rPr>
          <w:t>Panel principal</w:t>
        </w:r>
        <w:r w:rsidR="00E96677">
          <w:rPr>
            <w:noProof/>
            <w:webHidden/>
          </w:rPr>
          <w:tab/>
        </w:r>
        <w:r w:rsidR="00E96677">
          <w:rPr>
            <w:noProof/>
            <w:webHidden/>
          </w:rPr>
          <w:fldChar w:fldCharType="begin"/>
        </w:r>
        <w:r w:rsidR="00E96677">
          <w:rPr>
            <w:noProof/>
            <w:webHidden/>
          </w:rPr>
          <w:instrText xml:space="preserve"> PAGEREF _Toc442008785 \h </w:instrText>
        </w:r>
        <w:r w:rsidR="00E96677">
          <w:rPr>
            <w:noProof/>
            <w:webHidden/>
          </w:rPr>
        </w:r>
        <w:r w:rsidR="00E96677">
          <w:rPr>
            <w:noProof/>
            <w:webHidden/>
          </w:rPr>
          <w:fldChar w:fldCharType="separate"/>
        </w:r>
        <w:r w:rsidR="00E96677">
          <w:rPr>
            <w:noProof/>
            <w:webHidden/>
          </w:rPr>
          <w:t>97</w:t>
        </w:r>
        <w:r w:rsidR="00E96677">
          <w:rPr>
            <w:noProof/>
            <w:webHidden/>
          </w:rPr>
          <w:fldChar w:fldCharType="end"/>
        </w:r>
      </w:hyperlink>
    </w:p>
    <w:p w14:paraId="66C2CC50"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86" w:history="1">
        <w:r w:rsidR="00E96677" w:rsidRPr="00B669A3">
          <w:rPr>
            <w:rStyle w:val="Hipervnculo"/>
            <w:noProof/>
          </w:rPr>
          <w:t>1.3.</w:t>
        </w:r>
        <w:r w:rsidR="00E96677">
          <w:rPr>
            <w:rFonts w:asciiTheme="minorHAnsi" w:eastAsiaTheme="minorEastAsia" w:hAnsiTheme="minorHAnsi"/>
            <w:noProof/>
            <w:sz w:val="22"/>
            <w:lang w:eastAsia="es-ES"/>
          </w:rPr>
          <w:tab/>
        </w:r>
        <w:r w:rsidR="00E96677" w:rsidRPr="00B669A3">
          <w:rPr>
            <w:rStyle w:val="Hipervnculo"/>
            <w:noProof/>
          </w:rPr>
          <w:t>Panel Configuración</w:t>
        </w:r>
        <w:r w:rsidR="00E96677">
          <w:rPr>
            <w:noProof/>
            <w:webHidden/>
          </w:rPr>
          <w:tab/>
        </w:r>
        <w:r w:rsidR="00E96677">
          <w:rPr>
            <w:noProof/>
            <w:webHidden/>
          </w:rPr>
          <w:fldChar w:fldCharType="begin"/>
        </w:r>
        <w:r w:rsidR="00E96677">
          <w:rPr>
            <w:noProof/>
            <w:webHidden/>
          </w:rPr>
          <w:instrText xml:space="preserve"> PAGEREF _Toc442008786 \h </w:instrText>
        </w:r>
        <w:r w:rsidR="00E96677">
          <w:rPr>
            <w:noProof/>
            <w:webHidden/>
          </w:rPr>
        </w:r>
        <w:r w:rsidR="00E96677">
          <w:rPr>
            <w:noProof/>
            <w:webHidden/>
          </w:rPr>
          <w:fldChar w:fldCharType="separate"/>
        </w:r>
        <w:r w:rsidR="00E96677">
          <w:rPr>
            <w:noProof/>
            <w:webHidden/>
          </w:rPr>
          <w:t>98</w:t>
        </w:r>
        <w:r w:rsidR="00E96677">
          <w:rPr>
            <w:noProof/>
            <w:webHidden/>
          </w:rPr>
          <w:fldChar w:fldCharType="end"/>
        </w:r>
      </w:hyperlink>
    </w:p>
    <w:p w14:paraId="5A24F97E"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87" w:history="1">
        <w:r w:rsidR="00E96677" w:rsidRPr="00B669A3">
          <w:rPr>
            <w:rStyle w:val="Hipervnculo"/>
            <w:noProof/>
          </w:rPr>
          <w:t>1.4.</w:t>
        </w:r>
        <w:r w:rsidR="00E96677">
          <w:rPr>
            <w:rFonts w:asciiTheme="minorHAnsi" w:eastAsiaTheme="minorEastAsia" w:hAnsiTheme="minorHAnsi"/>
            <w:noProof/>
            <w:sz w:val="22"/>
            <w:lang w:eastAsia="es-ES"/>
          </w:rPr>
          <w:tab/>
        </w:r>
        <w:r w:rsidR="00E96677" w:rsidRPr="00B669A3">
          <w:rPr>
            <w:rStyle w:val="Hipervnculo"/>
            <w:noProof/>
          </w:rPr>
          <w:t>Panel Subida</w:t>
        </w:r>
        <w:r w:rsidR="00E96677">
          <w:rPr>
            <w:noProof/>
            <w:webHidden/>
          </w:rPr>
          <w:tab/>
        </w:r>
        <w:r w:rsidR="00E96677">
          <w:rPr>
            <w:noProof/>
            <w:webHidden/>
          </w:rPr>
          <w:fldChar w:fldCharType="begin"/>
        </w:r>
        <w:r w:rsidR="00E96677">
          <w:rPr>
            <w:noProof/>
            <w:webHidden/>
          </w:rPr>
          <w:instrText xml:space="preserve"> PAGEREF _Toc442008787 \h </w:instrText>
        </w:r>
        <w:r w:rsidR="00E96677">
          <w:rPr>
            <w:noProof/>
            <w:webHidden/>
          </w:rPr>
        </w:r>
        <w:r w:rsidR="00E96677">
          <w:rPr>
            <w:noProof/>
            <w:webHidden/>
          </w:rPr>
          <w:fldChar w:fldCharType="separate"/>
        </w:r>
        <w:r w:rsidR="00E96677">
          <w:rPr>
            <w:noProof/>
            <w:webHidden/>
          </w:rPr>
          <w:t>99</w:t>
        </w:r>
        <w:r w:rsidR="00E96677">
          <w:rPr>
            <w:noProof/>
            <w:webHidden/>
          </w:rPr>
          <w:fldChar w:fldCharType="end"/>
        </w:r>
      </w:hyperlink>
    </w:p>
    <w:p w14:paraId="57844E35"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88" w:history="1">
        <w:r w:rsidR="00E96677" w:rsidRPr="00B669A3">
          <w:rPr>
            <w:rStyle w:val="Hipervnculo"/>
            <w:noProof/>
          </w:rPr>
          <w:t>1.5.</w:t>
        </w:r>
        <w:r w:rsidR="00E96677">
          <w:rPr>
            <w:rFonts w:asciiTheme="minorHAnsi" w:eastAsiaTheme="minorEastAsia" w:hAnsiTheme="minorHAnsi"/>
            <w:noProof/>
            <w:sz w:val="22"/>
            <w:lang w:eastAsia="es-ES"/>
          </w:rPr>
          <w:tab/>
        </w:r>
        <w:r w:rsidR="00E96677" w:rsidRPr="00B669A3">
          <w:rPr>
            <w:rStyle w:val="Hipervnculo"/>
            <w:noProof/>
          </w:rPr>
          <w:t>Panel Estadísticas</w:t>
        </w:r>
        <w:r w:rsidR="00E96677">
          <w:rPr>
            <w:noProof/>
            <w:webHidden/>
          </w:rPr>
          <w:tab/>
        </w:r>
        <w:r w:rsidR="00E96677">
          <w:rPr>
            <w:noProof/>
            <w:webHidden/>
          </w:rPr>
          <w:fldChar w:fldCharType="begin"/>
        </w:r>
        <w:r w:rsidR="00E96677">
          <w:rPr>
            <w:noProof/>
            <w:webHidden/>
          </w:rPr>
          <w:instrText xml:space="preserve"> PAGEREF _Toc442008788 \h </w:instrText>
        </w:r>
        <w:r w:rsidR="00E96677">
          <w:rPr>
            <w:noProof/>
            <w:webHidden/>
          </w:rPr>
        </w:r>
        <w:r w:rsidR="00E96677">
          <w:rPr>
            <w:noProof/>
            <w:webHidden/>
          </w:rPr>
          <w:fldChar w:fldCharType="separate"/>
        </w:r>
        <w:r w:rsidR="00E96677">
          <w:rPr>
            <w:noProof/>
            <w:webHidden/>
          </w:rPr>
          <w:t>100</w:t>
        </w:r>
        <w:r w:rsidR="00E96677">
          <w:rPr>
            <w:noProof/>
            <w:webHidden/>
          </w:rPr>
          <w:fldChar w:fldCharType="end"/>
        </w:r>
      </w:hyperlink>
    </w:p>
    <w:p w14:paraId="09B935A0"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89" w:history="1">
        <w:r w:rsidR="00E96677" w:rsidRPr="00B669A3">
          <w:rPr>
            <w:rStyle w:val="Hipervnculo"/>
            <w:noProof/>
          </w:rPr>
          <w:t>1.6.</w:t>
        </w:r>
        <w:r w:rsidR="00E96677">
          <w:rPr>
            <w:rFonts w:asciiTheme="minorHAnsi" w:eastAsiaTheme="minorEastAsia" w:hAnsiTheme="minorHAnsi"/>
            <w:noProof/>
            <w:sz w:val="22"/>
            <w:lang w:eastAsia="es-ES"/>
          </w:rPr>
          <w:tab/>
        </w:r>
        <w:r w:rsidR="00E96677" w:rsidRPr="00B669A3">
          <w:rPr>
            <w:rStyle w:val="Hipervnculo"/>
            <w:noProof/>
          </w:rPr>
          <w:t>Panel Gráficas</w:t>
        </w:r>
        <w:r w:rsidR="00E96677">
          <w:rPr>
            <w:noProof/>
            <w:webHidden/>
          </w:rPr>
          <w:tab/>
        </w:r>
        <w:r w:rsidR="00E96677">
          <w:rPr>
            <w:noProof/>
            <w:webHidden/>
          </w:rPr>
          <w:fldChar w:fldCharType="begin"/>
        </w:r>
        <w:r w:rsidR="00E96677">
          <w:rPr>
            <w:noProof/>
            <w:webHidden/>
          </w:rPr>
          <w:instrText xml:space="preserve"> PAGEREF _Toc442008789 \h </w:instrText>
        </w:r>
        <w:r w:rsidR="00E96677">
          <w:rPr>
            <w:noProof/>
            <w:webHidden/>
          </w:rPr>
        </w:r>
        <w:r w:rsidR="00E96677">
          <w:rPr>
            <w:noProof/>
            <w:webHidden/>
          </w:rPr>
          <w:fldChar w:fldCharType="separate"/>
        </w:r>
        <w:r w:rsidR="00E96677">
          <w:rPr>
            <w:noProof/>
            <w:webHidden/>
          </w:rPr>
          <w:t>102</w:t>
        </w:r>
        <w:r w:rsidR="00E96677">
          <w:rPr>
            <w:noProof/>
            <w:webHidden/>
          </w:rPr>
          <w:fldChar w:fldCharType="end"/>
        </w:r>
      </w:hyperlink>
    </w:p>
    <w:p w14:paraId="214B03F5"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90" w:history="1">
        <w:r w:rsidR="00E96677" w:rsidRPr="00B669A3">
          <w:rPr>
            <w:rStyle w:val="Hipervnculo"/>
            <w:noProof/>
          </w:rPr>
          <w:t>1.7.</w:t>
        </w:r>
        <w:r w:rsidR="00E96677">
          <w:rPr>
            <w:rFonts w:asciiTheme="minorHAnsi" w:eastAsiaTheme="minorEastAsia" w:hAnsiTheme="minorHAnsi"/>
            <w:noProof/>
            <w:sz w:val="22"/>
            <w:lang w:eastAsia="es-ES"/>
          </w:rPr>
          <w:tab/>
        </w:r>
        <w:r w:rsidR="00E96677" w:rsidRPr="00B669A3">
          <w:rPr>
            <w:rStyle w:val="Hipervnculo"/>
            <w:noProof/>
          </w:rPr>
          <w:t>Panel Plagios</w:t>
        </w:r>
        <w:r w:rsidR="00E96677">
          <w:rPr>
            <w:noProof/>
            <w:webHidden/>
          </w:rPr>
          <w:tab/>
        </w:r>
        <w:r w:rsidR="00E96677">
          <w:rPr>
            <w:noProof/>
            <w:webHidden/>
          </w:rPr>
          <w:fldChar w:fldCharType="begin"/>
        </w:r>
        <w:r w:rsidR="00E96677">
          <w:rPr>
            <w:noProof/>
            <w:webHidden/>
          </w:rPr>
          <w:instrText xml:space="preserve"> PAGEREF _Toc442008790 \h </w:instrText>
        </w:r>
        <w:r w:rsidR="00E96677">
          <w:rPr>
            <w:noProof/>
            <w:webHidden/>
          </w:rPr>
        </w:r>
        <w:r w:rsidR="00E96677">
          <w:rPr>
            <w:noProof/>
            <w:webHidden/>
          </w:rPr>
          <w:fldChar w:fldCharType="separate"/>
        </w:r>
        <w:r w:rsidR="00E96677">
          <w:rPr>
            <w:noProof/>
            <w:webHidden/>
          </w:rPr>
          <w:t>103</w:t>
        </w:r>
        <w:r w:rsidR="00E96677">
          <w:rPr>
            <w:noProof/>
            <w:webHidden/>
          </w:rPr>
          <w:fldChar w:fldCharType="end"/>
        </w:r>
      </w:hyperlink>
    </w:p>
    <w:p w14:paraId="55E396C2"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91" w:history="1">
        <w:r w:rsidR="00E96677" w:rsidRPr="00B669A3">
          <w:rPr>
            <w:rStyle w:val="Hipervnculo"/>
            <w:noProof/>
          </w:rPr>
          <w:t>2.</w:t>
        </w:r>
        <w:r w:rsidR="00E96677">
          <w:rPr>
            <w:rFonts w:asciiTheme="minorHAnsi" w:eastAsiaTheme="minorEastAsia" w:hAnsiTheme="minorHAnsi"/>
            <w:noProof/>
            <w:sz w:val="22"/>
            <w:lang w:eastAsia="es-ES"/>
          </w:rPr>
          <w:tab/>
        </w:r>
        <w:r w:rsidR="00E96677" w:rsidRPr="00B669A3">
          <w:rPr>
            <w:rStyle w:val="Hipervnculo"/>
            <w:noProof/>
          </w:rPr>
          <w:t>Manual del alumno</w:t>
        </w:r>
        <w:r w:rsidR="00E96677">
          <w:rPr>
            <w:noProof/>
            <w:webHidden/>
          </w:rPr>
          <w:tab/>
        </w:r>
        <w:r w:rsidR="00E96677">
          <w:rPr>
            <w:noProof/>
            <w:webHidden/>
          </w:rPr>
          <w:fldChar w:fldCharType="begin"/>
        </w:r>
        <w:r w:rsidR="00E96677">
          <w:rPr>
            <w:noProof/>
            <w:webHidden/>
          </w:rPr>
          <w:instrText xml:space="preserve"> PAGEREF _Toc442008791 \h </w:instrText>
        </w:r>
        <w:r w:rsidR="00E96677">
          <w:rPr>
            <w:noProof/>
            <w:webHidden/>
          </w:rPr>
        </w:r>
        <w:r w:rsidR="00E96677">
          <w:rPr>
            <w:noProof/>
            <w:webHidden/>
          </w:rPr>
          <w:fldChar w:fldCharType="separate"/>
        </w:r>
        <w:r w:rsidR="00E96677">
          <w:rPr>
            <w:noProof/>
            <w:webHidden/>
          </w:rPr>
          <w:t>105</w:t>
        </w:r>
        <w:r w:rsidR="00E96677">
          <w:rPr>
            <w:noProof/>
            <w:webHidden/>
          </w:rPr>
          <w:fldChar w:fldCharType="end"/>
        </w:r>
      </w:hyperlink>
    </w:p>
    <w:p w14:paraId="171B78A1"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92" w:history="1">
        <w:r w:rsidR="00E96677" w:rsidRPr="00B669A3">
          <w:rPr>
            <w:rStyle w:val="Hipervnculo"/>
            <w:noProof/>
          </w:rPr>
          <w:t>2.1.</w:t>
        </w:r>
        <w:r w:rsidR="00E96677">
          <w:rPr>
            <w:rFonts w:asciiTheme="minorHAnsi" w:eastAsiaTheme="minorEastAsia" w:hAnsiTheme="minorHAnsi"/>
            <w:noProof/>
            <w:sz w:val="22"/>
            <w:lang w:eastAsia="es-ES"/>
          </w:rPr>
          <w:tab/>
        </w:r>
        <w:r w:rsidR="00E96677" w:rsidRPr="00B669A3">
          <w:rPr>
            <w:rStyle w:val="Hipervnculo"/>
            <w:noProof/>
          </w:rPr>
          <w:t>Aspecto Inicial</w:t>
        </w:r>
        <w:r w:rsidR="00E96677">
          <w:rPr>
            <w:noProof/>
            <w:webHidden/>
          </w:rPr>
          <w:tab/>
        </w:r>
        <w:r w:rsidR="00E96677">
          <w:rPr>
            <w:noProof/>
            <w:webHidden/>
          </w:rPr>
          <w:fldChar w:fldCharType="begin"/>
        </w:r>
        <w:r w:rsidR="00E96677">
          <w:rPr>
            <w:noProof/>
            <w:webHidden/>
          </w:rPr>
          <w:instrText xml:space="preserve"> PAGEREF _Toc442008792 \h </w:instrText>
        </w:r>
        <w:r w:rsidR="00E96677">
          <w:rPr>
            <w:noProof/>
            <w:webHidden/>
          </w:rPr>
        </w:r>
        <w:r w:rsidR="00E96677">
          <w:rPr>
            <w:noProof/>
            <w:webHidden/>
          </w:rPr>
          <w:fldChar w:fldCharType="separate"/>
        </w:r>
        <w:r w:rsidR="00E96677">
          <w:rPr>
            <w:noProof/>
            <w:webHidden/>
          </w:rPr>
          <w:t>105</w:t>
        </w:r>
        <w:r w:rsidR="00E96677">
          <w:rPr>
            <w:noProof/>
            <w:webHidden/>
          </w:rPr>
          <w:fldChar w:fldCharType="end"/>
        </w:r>
      </w:hyperlink>
    </w:p>
    <w:p w14:paraId="13EF7E66"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93" w:history="1">
        <w:r w:rsidR="00E96677" w:rsidRPr="00B669A3">
          <w:rPr>
            <w:rStyle w:val="Hipervnculo"/>
            <w:noProof/>
          </w:rPr>
          <w:t>2.2.</w:t>
        </w:r>
        <w:r w:rsidR="00E96677">
          <w:rPr>
            <w:rFonts w:asciiTheme="minorHAnsi" w:eastAsiaTheme="minorEastAsia" w:hAnsiTheme="minorHAnsi"/>
            <w:noProof/>
            <w:sz w:val="22"/>
            <w:lang w:eastAsia="es-ES"/>
          </w:rPr>
          <w:tab/>
        </w:r>
        <w:r w:rsidR="00E96677" w:rsidRPr="00B669A3">
          <w:rPr>
            <w:rStyle w:val="Hipervnculo"/>
            <w:noProof/>
          </w:rPr>
          <w:t>Información y Enunciado</w:t>
        </w:r>
        <w:r w:rsidR="00E96677">
          <w:rPr>
            <w:noProof/>
            <w:webHidden/>
          </w:rPr>
          <w:tab/>
        </w:r>
        <w:r w:rsidR="00E96677">
          <w:rPr>
            <w:noProof/>
            <w:webHidden/>
          </w:rPr>
          <w:fldChar w:fldCharType="begin"/>
        </w:r>
        <w:r w:rsidR="00E96677">
          <w:rPr>
            <w:noProof/>
            <w:webHidden/>
          </w:rPr>
          <w:instrText xml:space="preserve"> PAGEREF _Toc442008793 \h </w:instrText>
        </w:r>
        <w:r w:rsidR="00E96677">
          <w:rPr>
            <w:noProof/>
            <w:webHidden/>
          </w:rPr>
        </w:r>
        <w:r w:rsidR="00E96677">
          <w:rPr>
            <w:noProof/>
            <w:webHidden/>
          </w:rPr>
          <w:fldChar w:fldCharType="separate"/>
        </w:r>
        <w:r w:rsidR="00E96677">
          <w:rPr>
            <w:noProof/>
            <w:webHidden/>
          </w:rPr>
          <w:t>107</w:t>
        </w:r>
        <w:r w:rsidR="00E96677">
          <w:rPr>
            <w:noProof/>
            <w:webHidden/>
          </w:rPr>
          <w:fldChar w:fldCharType="end"/>
        </w:r>
      </w:hyperlink>
    </w:p>
    <w:p w14:paraId="65D0D496"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94" w:history="1">
        <w:r w:rsidR="00E96677" w:rsidRPr="00B669A3">
          <w:rPr>
            <w:rStyle w:val="Hipervnculo"/>
            <w:noProof/>
          </w:rPr>
          <w:t>2.3.</w:t>
        </w:r>
        <w:r w:rsidR="00E96677">
          <w:rPr>
            <w:rFonts w:asciiTheme="minorHAnsi" w:eastAsiaTheme="minorEastAsia" w:hAnsiTheme="minorHAnsi"/>
            <w:noProof/>
            <w:sz w:val="22"/>
            <w:lang w:eastAsia="es-ES"/>
          </w:rPr>
          <w:tab/>
        </w:r>
        <w:r w:rsidR="00E96677" w:rsidRPr="00B669A3">
          <w:rPr>
            <w:rStyle w:val="Hipervnculo"/>
            <w:noProof/>
          </w:rPr>
          <w:t>Parámetros de la tarea</w:t>
        </w:r>
        <w:r w:rsidR="00E96677">
          <w:rPr>
            <w:noProof/>
            <w:webHidden/>
          </w:rPr>
          <w:tab/>
        </w:r>
        <w:r w:rsidR="00E96677">
          <w:rPr>
            <w:noProof/>
            <w:webHidden/>
          </w:rPr>
          <w:fldChar w:fldCharType="begin"/>
        </w:r>
        <w:r w:rsidR="00E96677">
          <w:rPr>
            <w:noProof/>
            <w:webHidden/>
          </w:rPr>
          <w:instrText xml:space="preserve"> PAGEREF _Toc442008794 \h </w:instrText>
        </w:r>
        <w:r w:rsidR="00E96677">
          <w:rPr>
            <w:noProof/>
            <w:webHidden/>
          </w:rPr>
        </w:r>
        <w:r w:rsidR="00E96677">
          <w:rPr>
            <w:noProof/>
            <w:webHidden/>
          </w:rPr>
          <w:fldChar w:fldCharType="separate"/>
        </w:r>
        <w:r w:rsidR="00E96677">
          <w:rPr>
            <w:noProof/>
            <w:webHidden/>
          </w:rPr>
          <w:t>108</w:t>
        </w:r>
        <w:r w:rsidR="00E96677">
          <w:rPr>
            <w:noProof/>
            <w:webHidden/>
          </w:rPr>
          <w:fldChar w:fldCharType="end"/>
        </w:r>
      </w:hyperlink>
    </w:p>
    <w:p w14:paraId="17786DEA"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95" w:history="1">
        <w:r w:rsidR="00E96677" w:rsidRPr="00B669A3">
          <w:rPr>
            <w:rStyle w:val="Hipervnculo"/>
            <w:noProof/>
          </w:rPr>
          <w:t>2.4.</w:t>
        </w:r>
        <w:r w:rsidR="00E96677">
          <w:rPr>
            <w:rFonts w:asciiTheme="minorHAnsi" w:eastAsiaTheme="minorEastAsia" w:hAnsiTheme="minorHAnsi"/>
            <w:noProof/>
            <w:sz w:val="22"/>
            <w:lang w:eastAsia="es-ES"/>
          </w:rPr>
          <w:tab/>
        </w:r>
        <w:r w:rsidR="00E96677" w:rsidRPr="00B669A3">
          <w:rPr>
            <w:rStyle w:val="Hipervnculo"/>
            <w:noProof/>
          </w:rPr>
          <w:t>Subir práctica</w:t>
        </w:r>
        <w:r w:rsidR="00E96677">
          <w:rPr>
            <w:noProof/>
            <w:webHidden/>
          </w:rPr>
          <w:tab/>
        </w:r>
        <w:r w:rsidR="00E96677">
          <w:rPr>
            <w:noProof/>
            <w:webHidden/>
          </w:rPr>
          <w:fldChar w:fldCharType="begin"/>
        </w:r>
        <w:r w:rsidR="00E96677">
          <w:rPr>
            <w:noProof/>
            <w:webHidden/>
          </w:rPr>
          <w:instrText xml:space="preserve"> PAGEREF _Toc442008795 \h </w:instrText>
        </w:r>
        <w:r w:rsidR="00E96677">
          <w:rPr>
            <w:noProof/>
            <w:webHidden/>
          </w:rPr>
        </w:r>
        <w:r w:rsidR="00E96677">
          <w:rPr>
            <w:noProof/>
            <w:webHidden/>
          </w:rPr>
          <w:fldChar w:fldCharType="separate"/>
        </w:r>
        <w:r w:rsidR="00E96677">
          <w:rPr>
            <w:noProof/>
            <w:webHidden/>
          </w:rPr>
          <w:t>109</w:t>
        </w:r>
        <w:r w:rsidR="00E96677">
          <w:rPr>
            <w:noProof/>
            <w:webHidden/>
          </w:rPr>
          <w:fldChar w:fldCharType="end"/>
        </w:r>
      </w:hyperlink>
    </w:p>
    <w:p w14:paraId="021D614F" w14:textId="77777777" w:rsidR="00E96677" w:rsidRDefault="000E72D2">
      <w:pPr>
        <w:pStyle w:val="TDC3"/>
        <w:tabs>
          <w:tab w:val="left" w:pos="1100"/>
          <w:tab w:val="right" w:leader="dot" w:pos="6197"/>
        </w:tabs>
        <w:rPr>
          <w:rFonts w:asciiTheme="minorHAnsi" w:eastAsiaTheme="minorEastAsia" w:hAnsiTheme="minorHAnsi"/>
          <w:noProof/>
          <w:sz w:val="22"/>
          <w:lang w:eastAsia="es-ES"/>
        </w:rPr>
      </w:pPr>
      <w:hyperlink w:anchor="_Toc442008796" w:history="1">
        <w:r w:rsidR="00E96677" w:rsidRPr="00B669A3">
          <w:rPr>
            <w:rStyle w:val="Hipervnculo"/>
            <w:noProof/>
          </w:rPr>
          <w:t>2.5.</w:t>
        </w:r>
        <w:r w:rsidR="00E96677">
          <w:rPr>
            <w:rFonts w:asciiTheme="minorHAnsi" w:eastAsiaTheme="minorEastAsia" w:hAnsiTheme="minorHAnsi"/>
            <w:noProof/>
            <w:sz w:val="22"/>
            <w:lang w:eastAsia="es-ES"/>
          </w:rPr>
          <w:tab/>
        </w:r>
        <w:r w:rsidR="00E96677" w:rsidRPr="00B669A3">
          <w:rPr>
            <w:rStyle w:val="Hipervnculo"/>
            <w:noProof/>
          </w:rPr>
          <w:t>Ver reportes y gráficas</w:t>
        </w:r>
        <w:r w:rsidR="00E96677">
          <w:rPr>
            <w:noProof/>
            <w:webHidden/>
          </w:rPr>
          <w:tab/>
        </w:r>
        <w:r w:rsidR="00E96677">
          <w:rPr>
            <w:noProof/>
            <w:webHidden/>
          </w:rPr>
          <w:fldChar w:fldCharType="begin"/>
        </w:r>
        <w:r w:rsidR="00E96677">
          <w:rPr>
            <w:noProof/>
            <w:webHidden/>
          </w:rPr>
          <w:instrText xml:space="preserve"> PAGEREF _Toc442008796 \h </w:instrText>
        </w:r>
        <w:r w:rsidR="00E96677">
          <w:rPr>
            <w:noProof/>
            <w:webHidden/>
          </w:rPr>
        </w:r>
        <w:r w:rsidR="00E96677">
          <w:rPr>
            <w:noProof/>
            <w:webHidden/>
          </w:rPr>
          <w:fldChar w:fldCharType="separate"/>
        </w:r>
        <w:r w:rsidR="00E96677">
          <w:rPr>
            <w:noProof/>
            <w:webHidden/>
          </w:rPr>
          <w:t>110</w:t>
        </w:r>
        <w:r w:rsidR="00E96677">
          <w:rPr>
            <w:noProof/>
            <w:webHidden/>
          </w:rPr>
          <w:fldChar w:fldCharType="end"/>
        </w:r>
      </w:hyperlink>
    </w:p>
    <w:p w14:paraId="3C2AC920" w14:textId="77777777" w:rsidR="00E96677" w:rsidRDefault="000E72D2">
      <w:pPr>
        <w:pStyle w:val="TDC2"/>
        <w:tabs>
          <w:tab w:val="left" w:pos="660"/>
          <w:tab w:val="right" w:leader="dot" w:pos="6197"/>
        </w:tabs>
        <w:rPr>
          <w:rFonts w:asciiTheme="minorHAnsi" w:eastAsiaTheme="minorEastAsia" w:hAnsiTheme="minorHAnsi"/>
          <w:noProof/>
          <w:sz w:val="22"/>
          <w:lang w:eastAsia="es-ES"/>
        </w:rPr>
      </w:pPr>
      <w:hyperlink w:anchor="_Toc442008797" w:history="1">
        <w:r w:rsidR="00E96677" w:rsidRPr="00B669A3">
          <w:rPr>
            <w:rStyle w:val="Hipervnculo"/>
            <w:noProof/>
          </w:rPr>
          <w:t>3.</w:t>
        </w:r>
        <w:r w:rsidR="00E96677">
          <w:rPr>
            <w:rFonts w:asciiTheme="minorHAnsi" w:eastAsiaTheme="minorEastAsia" w:hAnsiTheme="minorHAnsi"/>
            <w:noProof/>
            <w:sz w:val="22"/>
            <w:lang w:eastAsia="es-ES"/>
          </w:rPr>
          <w:tab/>
        </w:r>
        <w:r w:rsidR="00E96677" w:rsidRPr="00B669A3">
          <w:rPr>
            <w:rStyle w:val="Hipervnculo"/>
            <w:noProof/>
          </w:rPr>
          <w:t>Cambiar Idioma</w:t>
        </w:r>
        <w:r w:rsidR="00E96677">
          <w:rPr>
            <w:noProof/>
            <w:webHidden/>
          </w:rPr>
          <w:tab/>
        </w:r>
        <w:r w:rsidR="00E96677">
          <w:rPr>
            <w:noProof/>
            <w:webHidden/>
          </w:rPr>
          <w:fldChar w:fldCharType="begin"/>
        </w:r>
        <w:r w:rsidR="00E96677">
          <w:rPr>
            <w:noProof/>
            <w:webHidden/>
          </w:rPr>
          <w:instrText xml:space="preserve"> PAGEREF _Toc442008797 \h </w:instrText>
        </w:r>
        <w:r w:rsidR="00E96677">
          <w:rPr>
            <w:noProof/>
            <w:webHidden/>
          </w:rPr>
        </w:r>
        <w:r w:rsidR="00E96677">
          <w:rPr>
            <w:noProof/>
            <w:webHidden/>
          </w:rPr>
          <w:fldChar w:fldCharType="separate"/>
        </w:r>
        <w:r w:rsidR="00E96677">
          <w:rPr>
            <w:noProof/>
            <w:webHidden/>
          </w:rPr>
          <w:t>110</w:t>
        </w:r>
        <w:r w:rsidR="00E96677">
          <w:rPr>
            <w:noProof/>
            <w:webHidden/>
          </w:rPr>
          <w:fldChar w:fldCharType="end"/>
        </w:r>
      </w:hyperlink>
    </w:p>
    <w:p w14:paraId="507297A9" w14:textId="77777777" w:rsidR="00E96677" w:rsidRDefault="000E72D2">
      <w:pPr>
        <w:pStyle w:val="TDC1"/>
        <w:tabs>
          <w:tab w:val="left" w:pos="660"/>
          <w:tab w:val="right" w:leader="dot" w:pos="6197"/>
        </w:tabs>
        <w:rPr>
          <w:rFonts w:asciiTheme="minorHAnsi" w:eastAsiaTheme="minorEastAsia" w:hAnsiTheme="minorHAnsi"/>
          <w:noProof/>
          <w:sz w:val="22"/>
          <w:lang w:eastAsia="es-ES"/>
        </w:rPr>
      </w:pPr>
      <w:hyperlink w:anchor="_Toc442008798" w:history="1">
        <w:r w:rsidR="00E96677" w:rsidRPr="00B669A3">
          <w:rPr>
            <w:rStyle w:val="Hipervnculo"/>
            <w:noProof/>
          </w:rPr>
          <w:t>VI -</w:t>
        </w:r>
        <w:r w:rsidR="00E96677">
          <w:rPr>
            <w:rFonts w:asciiTheme="minorHAnsi" w:eastAsiaTheme="minorEastAsia" w:hAnsiTheme="minorHAnsi"/>
            <w:noProof/>
            <w:sz w:val="22"/>
            <w:lang w:eastAsia="es-ES"/>
          </w:rPr>
          <w:tab/>
        </w:r>
        <w:r w:rsidR="00E96677" w:rsidRPr="00B669A3">
          <w:rPr>
            <w:rStyle w:val="Hipervnculo"/>
            <w:noProof/>
          </w:rPr>
          <w:t>Bibliografía</w:t>
        </w:r>
        <w:r w:rsidR="00E96677">
          <w:rPr>
            <w:noProof/>
            <w:webHidden/>
          </w:rPr>
          <w:tab/>
        </w:r>
        <w:r w:rsidR="00E96677">
          <w:rPr>
            <w:noProof/>
            <w:webHidden/>
          </w:rPr>
          <w:fldChar w:fldCharType="begin"/>
        </w:r>
        <w:r w:rsidR="00E96677">
          <w:rPr>
            <w:noProof/>
            <w:webHidden/>
          </w:rPr>
          <w:instrText xml:space="preserve"> PAGEREF _Toc442008798 \h </w:instrText>
        </w:r>
        <w:r w:rsidR="00E96677">
          <w:rPr>
            <w:noProof/>
            <w:webHidden/>
          </w:rPr>
        </w:r>
        <w:r w:rsidR="00E96677">
          <w:rPr>
            <w:noProof/>
            <w:webHidden/>
          </w:rPr>
          <w:fldChar w:fldCharType="separate"/>
        </w:r>
        <w:r w:rsidR="00E96677">
          <w:rPr>
            <w:noProof/>
            <w:webHidden/>
          </w:rPr>
          <w:t>111</w:t>
        </w:r>
        <w:r w:rsidR="00E96677">
          <w:rPr>
            <w:noProof/>
            <w:webHidden/>
          </w:rPr>
          <w:fldChar w:fldCharType="end"/>
        </w:r>
      </w:hyperlink>
    </w:p>
    <w:p w14:paraId="6AE09B11" w14:textId="144AE177" w:rsidR="00E96677" w:rsidRDefault="00E96677">
      <w:pPr>
        <w:rPr>
          <w:b/>
          <w:sz w:val="22"/>
        </w:rPr>
      </w:pPr>
      <w:r>
        <w:rPr>
          <w:b/>
          <w:sz w:val="22"/>
        </w:rPr>
        <w:fldChar w:fldCharType="end"/>
      </w:r>
    </w:p>
    <w:p w14:paraId="17B85F7C" w14:textId="77777777" w:rsidR="00E96677" w:rsidRDefault="00E96677">
      <w:pPr>
        <w:rPr>
          <w:b/>
          <w:sz w:val="22"/>
        </w:rPr>
      </w:pPr>
      <w:r>
        <w:rPr>
          <w:b/>
          <w:sz w:val="22"/>
        </w:rPr>
        <w:br w:type="page"/>
      </w:r>
    </w:p>
    <w:p w14:paraId="0DE7E50D" w14:textId="3AA33360" w:rsidR="00E96677" w:rsidRDefault="00E96677">
      <w:pPr>
        <w:rPr>
          <w:b/>
          <w:sz w:val="22"/>
        </w:rPr>
      </w:pPr>
      <w:r>
        <w:rPr>
          <w:b/>
          <w:sz w:val="22"/>
        </w:rPr>
        <w:lastRenderedPageBreak/>
        <w:t>Índice de Ilustraciones</w:t>
      </w:r>
    </w:p>
    <w:p w14:paraId="1E2CF9E2" w14:textId="77777777" w:rsidR="00FC3CF5" w:rsidRDefault="00E96677">
      <w:pPr>
        <w:pStyle w:val="Tabladeilustraciones"/>
        <w:tabs>
          <w:tab w:val="right" w:leader="dot" w:pos="6197"/>
        </w:tabs>
        <w:rPr>
          <w:rFonts w:asciiTheme="minorHAnsi" w:eastAsiaTheme="minorEastAsia" w:hAnsiTheme="minorHAnsi"/>
          <w:smallCaps w:val="0"/>
          <w:noProof/>
          <w:sz w:val="22"/>
          <w:szCs w:val="22"/>
          <w:lang w:eastAsia="es-ES"/>
        </w:rPr>
      </w:pPr>
      <w:r>
        <w:rPr>
          <w:b/>
          <w:sz w:val="22"/>
        </w:rPr>
        <w:fldChar w:fldCharType="begin"/>
      </w:r>
      <w:r>
        <w:rPr>
          <w:b/>
          <w:sz w:val="22"/>
        </w:rPr>
        <w:instrText xml:space="preserve"> TOC \h \z \c "Ilustración" </w:instrText>
      </w:r>
      <w:r>
        <w:rPr>
          <w:b/>
          <w:sz w:val="22"/>
        </w:rPr>
        <w:fldChar w:fldCharType="separate"/>
      </w:r>
      <w:hyperlink w:anchor="_Toc442010208" w:history="1">
        <w:r w:rsidR="00FC3CF5" w:rsidRPr="00586DAE">
          <w:rPr>
            <w:rStyle w:val="Hipervnculo"/>
            <w:noProof/>
          </w:rPr>
          <w:t>Ilustración 1: Sprint Backlog Iteración 1</w:t>
        </w:r>
        <w:r w:rsidR="00FC3CF5">
          <w:rPr>
            <w:noProof/>
            <w:webHidden/>
          </w:rPr>
          <w:tab/>
        </w:r>
        <w:r w:rsidR="00FC3CF5">
          <w:rPr>
            <w:noProof/>
            <w:webHidden/>
          </w:rPr>
          <w:fldChar w:fldCharType="begin"/>
        </w:r>
        <w:r w:rsidR="00FC3CF5">
          <w:rPr>
            <w:noProof/>
            <w:webHidden/>
          </w:rPr>
          <w:instrText xml:space="preserve"> PAGEREF _Toc442010208 \h </w:instrText>
        </w:r>
        <w:r w:rsidR="00FC3CF5">
          <w:rPr>
            <w:noProof/>
            <w:webHidden/>
          </w:rPr>
        </w:r>
        <w:r w:rsidR="00FC3CF5">
          <w:rPr>
            <w:noProof/>
            <w:webHidden/>
          </w:rPr>
          <w:fldChar w:fldCharType="separate"/>
        </w:r>
        <w:r w:rsidR="00FC3CF5">
          <w:rPr>
            <w:noProof/>
            <w:webHidden/>
          </w:rPr>
          <w:t>12</w:t>
        </w:r>
        <w:r w:rsidR="00FC3CF5">
          <w:rPr>
            <w:noProof/>
            <w:webHidden/>
          </w:rPr>
          <w:fldChar w:fldCharType="end"/>
        </w:r>
      </w:hyperlink>
    </w:p>
    <w:p w14:paraId="3E7B1FAE"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09" w:history="1">
        <w:r w:rsidR="00FC3CF5" w:rsidRPr="00586DAE">
          <w:rPr>
            <w:rStyle w:val="Hipervnculo"/>
            <w:noProof/>
          </w:rPr>
          <w:t>Ilustración 2: Burndown Chart Iteración 1</w:t>
        </w:r>
        <w:r w:rsidR="00FC3CF5">
          <w:rPr>
            <w:noProof/>
            <w:webHidden/>
          </w:rPr>
          <w:tab/>
        </w:r>
        <w:r w:rsidR="00FC3CF5">
          <w:rPr>
            <w:noProof/>
            <w:webHidden/>
          </w:rPr>
          <w:fldChar w:fldCharType="begin"/>
        </w:r>
        <w:r w:rsidR="00FC3CF5">
          <w:rPr>
            <w:noProof/>
            <w:webHidden/>
          </w:rPr>
          <w:instrText xml:space="preserve"> PAGEREF _Toc442010209 \h </w:instrText>
        </w:r>
        <w:r w:rsidR="00FC3CF5">
          <w:rPr>
            <w:noProof/>
            <w:webHidden/>
          </w:rPr>
        </w:r>
        <w:r w:rsidR="00FC3CF5">
          <w:rPr>
            <w:noProof/>
            <w:webHidden/>
          </w:rPr>
          <w:fldChar w:fldCharType="separate"/>
        </w:r>
        <w:r w:rsidR="00FC3CF5">
          <w:rPr>
            <w:noProof/>
            <w:webHidden/>
          </w:rPr>
          <w:t>13</w:t>
        </w:r>
        <w:r w:rsidR="00FC3CF5">
          <w:rPr>
            <w:noProof/>
            <w:webHidden/>
          </w:rPr>
          <w:fldChar w:fldCharType="end"/>
        </w:r>
      </w:hyperlink>
    </w:p>
    <w:p w14:paraId="147B221E"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0" w:history="1">
        <w:r w:rsidR="00FC3CF5" w:rsidRPr="00586DAE">
          <w:rPr>
            <w:rStyle w:val="Hipervnculo"/>
            <w:noProof/>
          </w:rPr>
          <w:t>Ilustración 3: Sprint Backlog Iteración 2</w:t>
        </w:r>
        <w:r w:rsidR="00FC3CF5">
          <w:rPr>
            <w:noProof/>
            <w:webHidden/>
          </w:rPr>
          <w:tab/>
        </w:r>
        <w:r w:rsidR="00FC3CF5">
          <w:rPr>
            <w:noProof/>
            <w:webHidden/>
          </w:rPr>
          <w:fldChar w:fldCharType="begin"/>
        </w:r>
        <w:r w:rsidR="00FC3CF5">
          <w:rPr>
            <w:noProof/>
            <w:webHidden/>
          </w:rPr>
          <w:instrText xml:space="preserve"> PAGEREF _Toc442010210 \h </w:instrText>
        </w:r>
        <w:r w:rsidR="00FC3CF5">
          <w:rPr>
            <w:noProof/>
            <w:webHidden/>
          </w:rPr>
        </w:r>
        <w:r w:rsidR="00FC3CF5">
          <w:rPr>
            <w:noProof/>
            <w:webHidden/>
          </w:rPr>
          <w:fldChar w:fldCharType="separate"/>
        </w:r>
        <w:r w:rsidR="00FC3CF5">
          <w:rPr>
            <w:noProof/>
            <w:webHidden/>
          </w:rPr>
          <w:t>14</w:t>
        </w:r>
        <w:r w:rsidR="00FC3CF5">
          <w:rPr>
            <w:noProof/>
            <w:webHidden/>
          </w:rPr>
          <w:fldChar w:fldCharType="end"/>
        </w:r>
      </w:hyperlink>
    </w:p>
    <w:p w14:paraId="52D88C73"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1" w:history="1">
        <w:r w:rsidR="00FC3CF5" w:rsidRPr="00586DAE">
          <w:rPr>
            <w:rStyle w:val="Hipervnculo"/>
            <w:noProof/>
          </w:rPr>
          <w:t>Ilustración 4: Burndown Chart Iteración 2</w:t>
        </w:r>
        <w:r w:rsidR="00FC3CF5">
          <w:rPr>
            <w:noProof/>
            <w:webHidden/>
          </w:rPr>
          <w:tab/>
        </w:r>
        <w:r w:rsidR="00FC3CF5">
          <w:rPr>
            <w:noProof/>
            <w:webHidden/>
          </w:rPr>
          <w:fldChar w:fldCharType="begin"/>
        </w:r>
        <w:r w:rsidR="00FC3CF5">
          <w:rPr>
            <w:noProof/>
            <w:webHidden/>
          </w:rPr>
          <w:instrText xml:space="preserve"> PAGEREF _Toc442010211 \h </w:instrText>
        </w:r>
        <w:r w:rsidR="00FC3CF5">
          <w:rPr>
            <w:noProof/>
            <w:webHidden/>
          </w:rPr>
        </w:r>
        <w:r w:rsidR="00FC3CF5">
          <w:rPr>
            <w:noProof/>
            <w:webHidden/>
          </w:rPr>
          <w:fldChar w:fldCharType="separate"/>
        </w:r>
        <w:r w:rsidR="00FC3CF5">
          <w:rPr>
            <w:noProof/>
            <w:webHidden/>
          </w:rPr>
          <w:t>14</w:t>
        </w:r>
        <w:r w:rsidR="00FC3CF5">
          <w:rPr>
            <w:noProof/>
            <w:webHidden/>
          </w:rPr>
          <w:fldChar w:fldCharType="end"/>
        </w:r>
      </w:hyperlink>
    </w:p>
    <w:p w14:paraId="5890F06B"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2" w:history="1">
        <w:r w:rsidR="00FC3CF5" w:rsidRPr="00586DAE">
          <w:rPr>
            <w:rStyle w:val="Hipervnculo"/>
            <w:noProof/>
          </w:rPr>
          <w:t>Ilustración 5: Sprint Backlog Iteración 3</w:t>
        </w:r>
        <w:r w:rsidR="00FC3CF5">
          <w:rPr>
            <w:noProof/>
            <w:webHidden/>
          </w:rPr>
          <w:tab/>
        </w:r>
        <w:r w:rsidR="00FC3CF5">
          <w:rPr>
            <w:noProof/>
            <w:webHidden/>
          </w:rPr>
          <w:fldChar w:fldCharType="begin"/>
        </w:r>
        <w:r w:rsidR="00FC3CF5">
          <w:rPr>
            <w:noProof/>
            <w:webHidden/>
          </w:rPr>
          <w:instrText xml:space="preserve"> PAGEREF _Toc442010212 \h </w:instrText>
        </w:r>
        <w:r w:rsidR="00FC3CF5">
          <w:rPr>
            <w:noProof/>
            <w:webHidden/>
          </w:rPr>
        </w:r>
        <w:r w:rsidR="00FC3CF5">
          <w:rPr>
            <w:noProof/>
            <w:webHidden/>
          </w:rPr>
          <w:fldChar w:fldCharType="separate"/>
        </w:r>
        <w:r w:rsidR="00FC3CF5">
          <w:rPr>
            <w:noProof/>
            <w:webHidden/>
          </w:rPr>
          <w:t>15</w:t>
        </w:r>
        <w:r w:rsidR="00FC3CF5">
          <w:rPr>
            <w:noProof/>
            <w:webHidden/>
          </w:rPr>
          <w:fldChar w:fldCharType="end"/>
        </w:r>
      </w:hyperlink>
    </w:p>
    <w:p w14:paraId="4B640E24"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3" w:history="1">
        <w:r w:rsidR="00FC3CF5" w:rsidRPr="00586DAE">
          <w:rPr>
            <w:rStyle w:val="Hipervnculo"/>
            <w:noProof/>
          </w:rPr>
          <w:t>Ilustración 6: Burndown Chart Iteración 3</w:t>
        </w:r>
        <w:r w:rsidR="00FC3CF5">
          <w:rPr>
            <w:noProof/>
            <w:webHidden/>
          </w:rPr>
          <w:tab/>
        </w:r>
        <w:r w:rsidR="00FC3CF5">
          <w:rPr>
            <w:noProof/>
            <w:webHidden/>
          </w:rPr>
          <w:fldChar w:fldCharType="begin"/>
        </w:r>
        <w:r w:rsidR="00FC3CF5">
          <w:rPr>
            <w:noProof/>
            <w:webHidden/>
          </w:rPr>
          <w:instrText xml:space="preserve"> PAGEREF _Toc442010213 \h </w:instrText>
        </w:r>
        <w:r w:rsidR="00FC3CF5">
          <w:rPr>
            <w:noProof/>
            <w:webHidden/>
          </w:rPr>
        </w:r>
        <w:r w:rsidR="00FC3CF5">
          <w:rPr>
            <w:noProof/>
            <w:webHidden/>
          </w:rPr>
          <w:fldChar w:fldCharType="separate"/>
        </w:r>
        <w:r w:rsidR="00FC3CF5">
          <w:rPr>
            <w:noProof/>
            <w:webHidden/>
          </w:rPr>
          <w:t>16</w:t>
        </w:r>
        <w:r w:rsidR="00FC3CF5">
          <w:rPr>
            <w:noProof/>
            <w:webHidden/>
          </w:rPr>
          <w:fldChar w:fldCharType="end"/>
        </w:r>
      </w:hyperlink>
    </w:p>
    <w:p w14:paraId="587F49AD"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4" w:history="1">
        <w:r w:rsidR="00FC3CF5" w:rsidRPr="00586DAE">
          <w:rPr>
            <w:rStyle w:val="Hipervnculo"/>
            <w:noProof/>
          </w:rPr>
          <w:t>Ilustración 7: Sprint Backlog Iteración 4</w:t>
        </w:r>
        <w:r w:rsidR="00FC3CF5">
          <w:rPr>
            <w:noProof/>
            <w:webHidden/>
          </w:rPr>
          <w:tab/>
        </w:r>
        <w:r w:rsidR="00FC3CF5">
          <w:rPr>
            <w:noProof/>
            <w:webHidden/>
          </w:rPr>
          <w:fldChar w:fldCharType="begin"/>
        </w:r>
        <w:r w:rsidR="00FC3CF5">
          <w:rPr>
            <w:noProof/>
            <w:webHidden/>
          </w:rPr>
          <w:instrText xml:space="preserve"> PAGEREF _Toc442010214 \h </w:instrText>
        </w:r>
        <w:r w:rsidR="00FC3CF5">
          <w:rPr>
            <w:noProof/>
            <w:webHidden/>
          </w:rPr>
        </w:r>
        <w:r w:rsidR="00FC3CF5">
          <w:rPr>
            <w:noProof/>
            <w:webHidden/>
          </w:rPr>
          <w:fldChar w:fldCharType="separate"/>
        </w:r>
        <w:r w:rsidR="00FC3CF5">
          <w:rPr>
            <w:noProof/>
            <w:webHidden/>
          </w:rPr>
          <w:t>17</w:t>
        </w:r>
        <w:r w:rsidR="00FC3CF5">
          <w:rPr>
            <w:noProof/>
            <w:webHidden/>
          </w:rPr>
          <w:fldChar w:fldCharType="end"/>
        </w:r>
      </w:hyperlink>
    </w:p>
    <w:p w14:paraId="263A6072"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5" w:history="1">
        <w:r w:rsidR="00FC3CF5" w:rsidRPr="00586DAE">
          <w:rPr>
            <w:rStyle w:val="Hipervnculo"/>
            <w:noProof/>
          </w:rPr>
          <w:t>Ilustración 8: Burndown Chart Iteración 4</w:t>
        </w:r>
        <w:r w:rsidR="00FC3CF5">
          <w:rPr>
            <w:noProof/>
            <w:webHidden/>
          </w:rPr>
          <w:tab/>
        </w:r>
        <w:r w:rsidR="00FC3CF5">
          <w:rPr>
            <w:noProof/>
            <w:webHidden/>
          </w:rPr>
          <w:fldChar w:fldCharType="begin"/>
        </w:r>
        <w:r w:rsidR="00FC3CF5">
          <w:rPr>
            <w:noProof/>
            <w:webHidden/>
          </w:rPr>
          <w:instrText xml:space="preserve"> PAGEREF _Toc442010215 \h </w:instrText>
        </w:r>
        <w:r w:rsidR="00FC3CF5">
          <w:rPr>
            <w:noProof/>
            <w:webHidden/>
          </w:rPr>
        </w:r>
        <w:r w:rsidR="00FC3CF5">
          <w:rPr>
            <w:noProof/>
            <w:webHidden/>
          </w:rPr>
          <w:fldChar w:fldCharType="separate"/>
        </w:r>
        <w:r w:rsidR="00FC3CF5">
          <w:rPr>
            <w:noProof/>
            <w:webHidden/>
          </w:rPr>
          <w:t>18</w:t>
        </w:r>
        <w:r w:rsidR="00FC3CF5">
          <w:rPr>
            <w:noProof/>
            <w:webHidden/>
          </w:rPr>
          <w:fldChar w:fldCharType="end"/>
        </w:r>
      </w:hyperlink>
    </w:p>
    <w:p w14:paraId="2892ACCA"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6" w:history="1">
        <w:r w:rsidR="00FC3CF5" w:rsidRPr="00586DAE">
          <w:rPr>
            <w:rStyle w:val="Hipervnculo"/>
            <w:noProof/>
          </w:rPr>
          <w:t>Ilustración 9: Sprint Backlog Iteración 5</w:t>
        </w:r>
        <w:r w:rsidR="00FC3CF5">
          <w:rPr>
            <w:noProof/>
            <w:webHidden/>
          </w:rPr>
          <w:tab/>
        </w:r>
        <w:r w:rsidR="00FC3CF5">
          <w:rPr>
            <w:noProof/>
            <w:webHidden/>
          </w:rPr>
          <w:fldChar w:fldCharType="begin"/>
        </w:r>
        <w:r w:rsidR="00FC3CF5">
          <w:rPr>
            <w:noProof/>
            <w:webHidden/>
          </w:rPr>
          <w:instrText xml:space="preserve"> PAGEREF _Toc442010216 \h </w:instrText>
        </w:r>
        <w:r w:rsidR="00FC3CF5">
          <w:rPr>
            <w:noProof/>
            <w:webHidden/>
          </w:rPr>
        </w:r>
        <w:r w:rsidR="00FC3CF5">
          <w:rPr>
            <w:noProof/>
            <w:webHidden/>
          </w:rPr>
          <w:fldChar w:fldCharType="separate"/>
        </w:r>
        <w:r w:rsidR="00FC3CF5">
          <w:rPr>
            <w:noProof/>
            <w:webHidden/>
          </w:rPr>
          <w:t>19</w:t>
        </w:r>
        <w:r w:rsidR="00FC3CF5">
          <w:rPr>
            <w:noProof/>
            <w:webHidden/>
          </w:rPr>
          <w:fldChar w:fldCharType="end"/>
        </w:r>
      </w:hyperlink>
    </w:p>
    <w:p w14:paraId="1DFB7DC7"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7" w:history="1">
        <w:r w:rsidR="00FC3CF5" w:rsidRPr="00586DAE">
          <w:rPr>
            <w:rStyle w:val="Hipervnculo"/>
            <w:noProof/>
          </w:rPr>
          <w:t>Ilustración 10: Burndown Chart Iteración 5</w:t>
        </w:r>
        <w:r w:rsidR="00FC3CF5">
          <w:rPr>
            <w:noProof/>
            <w:webHidden/>
          </w:rPr>
          <w:tab/>
        </w:r>
        <w:r w:rsidR="00FC3CF5">
          <w:rPr>
            <w:noProof/>
            <w:webHidden/>
          </w:rPr>
          <w:fldChar w:fldCharType="begin"/>
        </w:r>
        <w:r w:rsidR="00FC3CF5">
          <w:rPr>
            <w:noProof/>
            <w:webHidden/>
          </w:rPr>
          <w:instrText xml:space="preserve"> PAGEREF _Toc442010217 \h </w:instrText>
        </w:r>
        <w:r w:rsidR="00FC3CF5">
          <w:rPr>
            <w:noProof/>
            <w:webHidden/>
          </w:rPr>
        </w:r>
        <w:r w:rsidR="00FC3CF5">
          <w:rPr>
            <w:noProof/>
            <w:webHidden/>
          </w:rPr>
          <w:fldChar w:fldCharType="separate"/>
        </w:r>
        <w:r w:rsidR="00FC3CF5">
          <w:rPr>
            <w:noProof/>
            <w:webHidden/>
          </w:rPr>
          <w:t>19</w:t>
        </w:r>
        <w:r w:rsidR="00FC3CF5">
          <w:rPr>
            <w:noProof/>
            <w:webHidden/>
          </w:rPr>
          <w:fldChar w:fldCharType="end"/>
        </w:r>
      </w:hyperlink>
    </w:p>
    <w:p w14:paraId="5414FE34"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8" w:history="1">
        <w:r w:rsidR="00FC3CF5" w:rsidRPr="00586DAE">
          <w:rPr>
            <w:rStyle w:val="Hipervnculo"/>
            <w:noProof/>
          </w:rPr>
          <w:t>Ilustración 11: Sprint Backlog Iteración 6</w:t>
        </w:r>
        <w:r w:rsidR="00FC3CF5">
          <w:rPr>
            <w:noProof/>
            <w:webHidden/>
          </w:rPr>
          <w:tab/>
        </w:r>
        <w:r w:rsidR="00FC3CF5">
          <w:rPr>
            <w:noProof/>
            <w:webHidden/>
          </w:rPr>
          <w:fldChar w:fldCharType="begin"/>
        </w:r>
        <w:r w:rsidR="00FC3CF5">
          <w:rPr>
            <w:noProof/>
            <w:webHidden/>
          </w:rPr>
          <w:instrText xml:space="preserve"> PAGEREF _Toc442010218 \h </w:instrText>
        </w:r>
        <w:r w:rsidR="00FC3CF5">
          <w:rPr>
            <w:noProof/>
            <w:webHidden/>
          </w:rPr>
        </w:r>
        <w:r w:rsidR="00FC3CF5">
          <w:rPr>
            <w:noProof/>
            <w:webHidden/>
          </w:rPr>
          <w:fldChar w:fldCharType="separate"/>
        </w:r>
        <w:r w:rsidR="00FC3CF5">
          <w:rPr>
            <w:noProof/>
            <w:webHidden/>
          </w:rPr>
          <w:t>21</w:t>
        </w:r>
        <w:r w:rsidR="00FC3CF5">
          <w:rPr>
            <w:noProof/>
            <w:webHidden/>
          </w:rPr>
          <w:fldChar w:fldCharType="end"/>
        </w:r>
      </w:hyperlink>
    </w:p>
    <w:p w14:paraId="4468F299"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19" w:history="1">
        <w:r w:rsidR="00FC3CF5" w:rsidRPr="00586DAE">
          <w:rPr>
            <w:rStyle w:val="Hipervnculo"/>
            <w:noProof/>
          </w:rPr>
          <w:t>Ilustración 12: Burndown Chart Iteración 6</w:t>
        </w:r>
        <w:r w:rsidR="00FC3CF5">
          <w:rPr>
            <w:noProof/>
            <w:webHidden/>
          </w:rPr>
          <w:tab/>
        </w:r>
        <w:r w:rsidR="00FC3CF5">
          <w:rPr>
            <w:noProof/>
            <w:webHidden/>
          </w:rPr>
          <w:fldChar w:fldCharType="begin"/>
        </w:r>
        <w:r w:rsidR="00FC3CF5">
          <w:rPr>
            <w:noProof/>
            <w:webHidden/>
          </w:rPr>
          <w:instrText xml:space="preserve"> PAGEREF _Toc442010219 \h </w:instrText>
        </w:r>
        <w:r w:rsidR="00FC3CF5">
          <w:rPr>
            <w:noProof/>
            <w:webHidden/>
          </w:rPr>
        </w:r>
        <w:r w:rsidR="00FC3CF5">
          <w:rPr>
            <w:noProof/>
            <w:webHidden/>
          </w:rPr>
          <w:fldChar w:fldCharType="separate"/>
        </w:r>
        <w:r w:rsidR="00FC3CF5">
          <w:rPr>
            <w:noProof/>
            <w:webHidden/>
          </w:rPr>
          <w:t>21</w:t>
        </w:r>
        <w:r w:rsidR="00FC3CF5">
          <w:rPr>
            <w:noProof/>
            <w:webHidden/>
          </w:rPr>
          <w:fldChar w:fldCharType="end"/>
        </w:r>
      </w:hyperlink>
    </w:p>
    <w:p w14:paraId="092FAC08"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0" w:history="1">
        <w:r w:rsidR="00FC3CF5" w:rsidRPr="00586DAE">
          <w:rPr>
            <w:rStyle w:val="Hipervnculo"/>
            <w:noProof/>
          </w:rPr>
          <w:t>Ilustración 13: Sprint Backlog Iteración 7</w:t>
        </w:r>
        <w:r w:rsidR="00FC3CF5">
          <w:rPr>
            <w:noProof/>
            <w:webHidden/>
          </w:rPr>
          <w:tab/>
        </w:r>
        <w:r w:rsidR="00FC3CF5">
          <w:rPr>
            <w:noProof/>
            <w:webHidden/>
          </w:rPr>
          <w:fldChar w:fldCharType="begin"/>
        </w:r>
        <w:r w:rsidR="00FC3CF5">
          <w:rPr>
            <w:noProof/>
            <w:webHidden/>
          </w:rPr>
          <w:instrText xml:space="preserve"> PAGEREF _Toc442010220 \h </w:instrText>
        </w:r>
        <w:r w:rsidR="00FC3CF5">
          <w:rPr>
            <w:noProof/>
            <w:webHidden/>
          </w:rPr>
        </w:r>
        <w:r w:rsidR="00FC3CF5">
          <w:rPr>
            <w:noProof/>
            <w:webHidden/>
          </w:rPr>
          <w:fldChar w:fldCharType="separate"/>
        </w:r>
        <w:r w:rsidR="00FC3CF5">
          <w:rPr>
            <w:noProof/>
            <w:webHidden/>
          </w:rPr>
          <w:t>22</w:t>
        </w:r>
        <w:r w:rsidR="00FC3CF5">
          <w:rPr>
            <w:noProof/>
            <w:webHidden/>
          </w:rPr>
          <w:fldChar w:fldCharType="end"/>
        </w:r>
      </w:hyperlink>
    </w:p>
    <w:p w14:paraId="04E75739"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1" w:history="1">
        <w:r w:rsidR="00FC3CF5" w:rsidRPr="00586DAE">
          <w:rPr>
            <w:rStyle w:val="Hipervnculo"/>
            <w:noProof/>
          </w:rPr>
          <w:t>Ilustración 14: Burndown Chart Iteración 7</w:t>
        </w:r>
        <w:r w:rsidR="00FC3CF5">
          <w:rPr>
            <w:noProof/>
            <w:webHidden/>
          </w:rPr>
          <w:tab/>
        </w:r>
        <w:r w:rsidR="00FC3CF5">
          <w:rPr>
            <w:noProof/>
            <w:webHidden/>
          </w:rPr>
          <w:fldChar w:fldCharType="begin"/>
        </w:r>
        <w:r w:rsidR="00FC3CF5">
          <w:rPr>
            <w:noProof/>
            <w:webHidden/>
          </w:rPr>
          <w:instrText xml:space="preserve"> PAGEREF _Toc442010221 \h </w:instrText>
        </w:r>
        <w:r w:rsidR="00FC3CF5">
          <w:rPr>
            <w:noProof/>
            <w:webHidden/>
          </w:rPr>
        </w:r>
        <w:r w:rsidR="00FC3CF5">
          <w:rPr>
            <w:noProof/>
            <w:webHidden/>
          </w:rPr>
          <w:fldChar w:fldCharType="separate"/>
        </w:r>
        <w:r w:rsidR="00FC3CF5">
          <w:rPr>
            <w:noProof/>
            <w:webHidden/>
          </w:rPr>
          <w:t>23</w:t>
        </w:r>
        <w:r w:rsidR="00FC3CF5">
          <w:rPr>
            <w:noProof/>
            <w:webHidden/>
          </w:rPr>
          <w:fldChar w:fldCharType="end"/>
        </w:r>
      </w:hyperlink>
    </w:p>
    <w:p w14:paraId="3A09CE8B"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2" w:history="1">
        <w:r w:rsidR="00FC3CF5" w:rsidRPr="00586DAE">
          <w:rPr>
            <w:rStyle w:val="Hipervnculo"/>
            <w:noProof/>
          </w:rPr>
          <w:t>Ilustración 15: Sprint Backlog Iteración 8</w:t>
        </w:r>
        <w:r w:rsidR="00FC3CF5">
          <w:rPr>
            <w:noProof/>
            <w:webHidden/>
          </w:rPr>
          <w:tab/>
        </w:r>
        <w:r w:rsidR="00FC3CF5">
          <w:rPr>
            <w:noProof/>
            <w:webHidden/>
          </w:rPr>
          <w:fldChar w:fldCharType="begin"/>
        </w:r>
        <w:r w:rsidR="00FC3CF5">
          <w:rPr>
            <w:noProof/>
            <w:webHidden/>
          </w:rPr>
          <w:instrText xml:space="preserve"> PAGEREF _Toc442010222 \h </w:instrText>
        </w:r>
        <w:r w:rsidR="00FC3CF5">
          <w:rPr>
            <w:noProof/>
            <w:webHidden/>
          </w:rPr>
        </w:r>
        <w:r w:rsidR="00FC3CF5">
          <w:rPr>
            <w:noProof/>
            <w:webHidden/>
          </w:rPr>
          <w:fldChar w:fldCharType="separate"/>
        </w:r>
        <w:r w:rsidR="00FC3CF5">
          <w:rPr>
            <w:noProof/>
            <w:webHidden/>
          </w:rPr>
          <w:t>24</w:t>
        </w:r>
        <w:r w:rsidR="00FC3CF5">
          <w:rPr>
            <w:noProof/>
            <w:webHidden/>
          </w:rPr>
          <w:fldChar w:fldCharType="end"/>
        </w:r>
      </w:hyperlink>
    </w:p>
    <w:p w14:paraId="2545841D"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3" w:history="1">
        <w:r w:rsidR="00FC3CF5" w:rsidRPr="00586DAE">
          <w:rPr>
            <w:rStyle w:val="Hipervnculo"/>
            <w:noProof/>
          </w:rPr>
          <w:t>Ilustración 16: Burndown Chart Iteración 8</w:t>
        </w:r>
        <w:r w:rsidR="00FC3CF5">
          <w:rPr>
            <w:noProof/>
            <w:webHidden/>
          </w:rPr>
          <w:tab/>
        </w:r>
        <w:r w:rsidR="00FC3CF5">
          <w:rPr>
            <w:noProof/>
            <w:webHidden/>
          </w:rPr>
          <w:fldChar w:fldCharType="begin"/>
        </w:r>
        <w:r w:rsidR="00FC3CF5">
          <w:rPr>
            <w:noProof/>
            <w:webHidden/>
          </w:rPr>
          <w:instrText xml:space="preserve"> PAGEREF _Toc442010223 \h </w:instrText>
        </w:r>
        <w:r w:rsidR="00FC3CF5">
          <w:rPr>
            <w:noProof/>
            <w:webHidden/>
          </w:rPr>
        </w:r>
        <w:r w:rsidR="00FC3CF5">
          <w:rPr>
            <w:noProof/>
            <w:webHidden/>
          </w:rPr>
          <w:fldChar w:fldCharType="separate"/>
        </w:r>
        <w:r w:rsidR="00FC3CF5">
          <w:rPr>
            <w:noProof/>
            <w:webHidden/>
          </w:rPr>
          <w:t>24</w:t>
        </w:r>
        <w:r w:rsidR="00FC3CF5">
          <w:rPr>
            <w:noProof/>
            <w:webHidden/>
          </w:rPr>
          <w:fldChar w:fldCharType="end"/>
        </w:r>
      </w:hyperlink>
    </w:p>
    <w:p w14:paraId="76EA094D"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4" w:history="1">
        <w:r w:rsidR="00FC3CF5" w:rsidRPr="00586DAE">
          <w:rPr>
            <w:rStyle w:val="Hipervnculo"/>
            <w:noProof/>
          </w:rPr>
          <w:t>Ilustración 17: DCU - colores</w:t>
        </w:r>
        <w:r w:rsidR="00FC3CF5">
          <w:rPr>
            <w:noProof/>
            <w:webHidden/>
          </w:rPr>
          <w:tab/>
        </w:r>
        <w:r w:rsidR="00FC3CF5">
          <w:rPr>
            <w:noProof/>
            <w:webHidden/>
          </w:rPr>
          <w:fldChar w:fldCharType="begin"/>
        </w:r>
        <w:r w:rsidR="00FC3CF5">
          <w:rPr>
            <w:noProof/>
            <w:webHidden/>
          </w:rPr>
          <w:instrText xml:space="preserve"> PAGEREF _Toc442010224 \h </w:instrText>
        </w:r>
        <w:r w:rsidR="00FC3CF5">
          <w:rPr>
            <w:noProof/>
            <w:webHidden/>
          </w:rPr>
        </w:r>
        <w:r w:rsidR="00FC3CF5">
          <w:rPr>
            <w:noProof/>
            <w:webHidden/>
          </w:rPr>
          <w:fldChar w:fldCharType="separate"/>
        </w:r>
        <w:r w:rsidR="00FC3CF5">
          <w:rPr>
            <w:noProof/>
            <w:webHidden/>
          </w:rPr>
          <w:t>34</w:t>
        </w:r>
        <w:r w:rsidR="00FC3CF5">
          <w:rPr>
            <w:noProof/>
            <w:webHidden/>
          </w:rPr>
          <w:fldChar w:fldCharType="end"/>
        </w:r>
      </w:hyperlink>
    </w:p>
    <w:p w14:paraId="0B73B4BB"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5" w:history="1">
        <w:r w:rsidR="00FC3CF5" w:rsidRPr="00586DAE">
          <w:rPr>
            <w:rStyle w:val="Hipervnculo"/>
            <w:noProof/>
          </w:rPr>
          <w:t>Ilustración 18: DCU - general del sistema</w:t>
        </w:r>
        <w:r w:rsidR="00FC3CF5">
          <w:rPr>
            <w:noProof/>
            <w:webHidden/>
          </w:rPr>
          <w:tab/>
        </w:r>
        <w:r w:rsidR="00FC3CF5">
          <w:rPr>
            <w:noProof/>
            <w:webHidden/>
          </w:rPr>
          <w:fldChar w:fldCharType="begin"/>
        </w:r>
        <w:r w:rsidR="00FC3CF5">
          <w:rPr>
            <w:noProof/>
            <w:webHidden/>
          </w:rPr>
          <w:instrText xml:space="preserve"> PAGEREF _Toc442010225 \h </w:instrText>
        </w:r>
        <w:r w:rsidR="00FC3CF5">
          <w:rPr>
            <w:noProof/>
            <w:webHidden/>
          </w:rPr>
        </w:r>
        <w:r w:rsidR="00FC3CF5">
          <w:rPr>
            <w:noProof/>
            <w:webHidden/>
          </w:rPr>
          <w:fldChar w:fldCharType="separate"/>
        </w:r>
        <w:r w:rsidR="00FC3CF5">
          <w:rPr>
            <w:noProof/>
            <w:webHidden/>
          </w:rPr>
          <w:t>35</w:t>
        </w:r>
        <w:r w:rsidR="00FC3CF5">
          <w:rPr>
            <w:noProof/>
            <w:webHidden/>
          </w:rPr>
          <w:fldChar w:fldCharType="end"/>
        </w:r>
      </w:hyperlink>
    </w:p>
    <w:p w14:paraId="70E910D2"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6" w:history="1">
        <w:r w:rsidR="00FC3CF5" w:rsidRPr="00586DAE">
          <w:rPr>
            <w:rStyle w:val="Hipervnculo"/>
            <w:noProof/>
          </w:rPr>
          <w:t>Ilustración 19: DCU - profesor seleccionar tarea</w:t>
        </w:r>
        <w:r w:rsidR="00FC3CF5">
          <w:rPr>
            <w:noProof/>
            <w:webHidden/>
          </w:rPr>
          <w:tab/>
        </w:r>
        <w:r w:rsidR="00FC3CF5">
          <w:rPr>
            <w:noProof/>
            <w:webHidden/>
          </w:rPr>
          <w:fldChar w:fldCharType="begin"/>
        </w:r>
        <w:r w:rsidR="00FC3CF5">
          <w:rPr>
            <w:noProof/>
            <w:webHidden/>
          </w:rPr>
          <w:instrText xml:space="preserve"> PAGEREF _Toc442010226 \h </w:instrText>
        </w:r>
        <w:r w:rsidR="00FC3CF5">
          <w:rPr>
            <w:noProof/>
            <w:webHidden/>
          </w:rPr>
        </w:r>
        <w:r w:rsidR="00FC3CF5">
          <w:rPr>
            <w:noProof/>
            <w:webHidden/>
          </w:rPr>
          <w:fldChar w:fldCharType="separate"/>
        </w:r>
        <w:r w:rsidR="00FC3CF5">
          <w:rPr>
            <w:noProof/>
            <w:webHidden/>
          </w:rPr>
          <w:t>36</w:t>
        </w:r>
        <w:r w:rsidR="00FC3CF5">
          <w:rPr>
            <w:noProof/>
            <w:webHidden/>
          </w:rPr>
          <w:fldChar w:fldCharType="end"/>
        </w:r>
      </w:hyperlink>
    </w:p>
    <w:p w14:paraId="38372C8B"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7" w:history="1">
        <w:r w:rsidR="00FC3CF5" w:rsidRPr="00586DAE">
          <w:rPr>
            <w:rStyle w:val="Hipervnculo"/>
            <w:noProof/>
          </w:rPr>
          <w:t>Ilustración 20: DCU - alumno seleccionar tarea</w:t>
        </w:r>
        <w:r w:rsidR="00FC3CF5">
          <w:rPr>
            <w:noProof/>
            <w:webHidden/>
          </w:rPr>
          <w:tab/>
        </w:r>
        <w:r w:rsidR="00FC3CF5">
          <w:rPr>
            <w:noProof/>
            <w:webHidden/>
          </w:rPr>
          <w:fldChar w:fldCharType="begin"/>
        </w:r>
        <w:r w:rsidR="00FC3CF5">
          <w:rPr>
            <w:noProof/>
            <w:webHidden/>
          </w:rPr>
          <w:instrText xml:space="preserve"> PAGEREF _Toc442010227 \h </w:instrText>
        </w:r>
        <w:r w:rsidR="00FC3CF5">
          <w:rPr>
            <w:noProof/>
            <w:webHidden/>
          </w:rPr>
        </w:r>
        <w:r w:rsidR="00FC3CF5">
          <w:rPr>
            <w:noProof/>
            <w:webHidden/>
          </w:rPr>
          <w:fldChar w:fldCharType="separate"/>
        </w:r>
        <w:r w:rsidR="00FC3CF5">
          <w:rPr>
            <w:noProof/>
            <w:webHidden/>
          </w:rPr>
          <w:t>38</w:t>
        </w:r>
        <w:r w:rsidR="00FC3CF5">
          <w:rPr>
            <w:noProof/>
            <w:webHidden/>
          </w:rPr>
          <w:fldChar w:fldCharType="end"/>
        </w:r>
      </w:hyperlink>
    </w:p>
    <w:p w14:paraId="37B4ABD6"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8" w:history="1">
        <w:r w:rsidR="00FC3CF5" w:rsidRPr="00586DAE">
          <w:rPr>
            <w:rStyle w:val="Hipervnculo"/>
            <w:noProof/>
          </w:rPr>
          <w:t>Ilustración 21: Modelo relacional</w:t>
        </w:r>
        <w:r w:rsidR="00FC3CF5">
          <w:rPr>
            <w:noProof/>
            <w:webHidden/>
          </w:rPr>
          <w:tab/>
        </w:r>
        <w:r w:rsidR="00FC3CF5">
          <w:rPr>
            <w:noProof/>
            <w:webHidden/>
          </w:rPr>
          <w:fldChar w:fldCharType="begin"/>
        </w:r>
        <w:r w:rsidR="00FC3CF5">
          <w:rPr>
            <w:noProof/>
            <w:webHidden/>
          </w:rPr>
          <w:instrText xml:space="preserve"> PAGEREF _Toc442010228 \h </w:instrText>
        </w:r>
        <w:r w:rsidR="00FC3CF5">
          <w:rPr>
            <w:noProof/>
            <w:webHidden/>
          </w:rPr>
        </w:r>
        <w:r w:rsidR="00FC3CF5">
          <w:rPr>
            <w:noProof/>
            <w:webHidden/>
          </w:rPr>
          <w:fldChar w:fldCharType="separate"/>
        </w:r>
        <w:r w:rsidR="00FC3CF5">
          <w:rPr>
            <w:noProof/>
            <w:webHidden/>
          </w:rPr>
          <w:t>53</w:t>
        </w:r>
        <w:r w:rsidR="00FC3CF5">
          <w:rPr>
            <w:noProof/>
            <w:webHidden/>
          </w:rPr>
          <w:fldChar w:fldCharType="end"/>
        </w:r>
      </w:hyperlink>
    </w:p>
    <w:p w14:paraId="2930F454"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29" w:history="1">
        <w:r w:rsidR="00FC3CF5" w:rsidRPr="00586DAE">
          <w:rPr>
            <w:rStyle w:val="Hipervnculo"/>
            <w:noProof/>
          </w:rPr>
          <w:t>Ilustración 22: Diagrama de paquetes</w:t>
        </w:r>
        <w:r w:rsidR="00FC3CF5">
          <w:rPr>
            <w:noProof/>
            <w:webHidden/>
          </w:rPr>
          <w:tab/>
        </w:r>
        <w:r w:rsidR="00FC3CF5">
          <w:rPr>
            <w:noProof/>
            <w:webHidden/>
          </w:rPr>
          <w:fldChar w:fldCharType="begin"/>
        </w:r>
        <w:r w:rsidR="00FC3CF5">
          <w:rPr>
            <w:noProof/>
            <w:webHidden/>
          </w:rPr>
          <w:instrText xml:space="preserve"> PAGEREF _Toc442010229 \h </w:instrText>
        </w:r>
        <w:r w:rsidR="00FC3CF5">
          <w:rPr>
            <w:noProof/>
            <w:webHidden/>
          </w:rPr>
        </w:r>
        <w:r w:rsidR="00FC3CF5">
          <w:rPr>
            <w:noProof/>
            <w:webHidden/>
          </w:rPr>
          <w:fldChar w:fldCharType="separate"/>
        </w:r>
        <w:r w:rsidR="00FC3CF5">
          <w:rPr>
            <w:noProof/>
            <w:webHidden/>
          </w:rPr>
          <w:t>60</w:t>
        </w:r>
        <w:r w:rsidR="00FC3CF5">
          <w:rPr>
            <w:noProof/>
            <w:webHidden/>
          </w:rPr>
          <w:fldChar w:fldCharType="end"/>
        </w:r>
      </w:hyperlink>
    </w:p>
    <w:p w14:paraId="561A0E36"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r:id="rId13" w:anchor="_Toc442010230" w:history="1">
        <w:r w:rsidR="00FC3CF5" w:rsidRPr="00586DAE">
          <w:rPr>
            <w:rStyle w:val="Hipervnculo"/>
            <w:noProof/>
          </w:rPr>
          <w:t>Ilustración 23: Diagrama de clases</w:t>
        </w:r>
        <w:r w:rsidR="00FC3CF5">
          <w:rPr>
            <w:noProof/>
            <w:webHidden/>
          </w:rPr>
          <w:tab/>
        </w:r>
        <w:r w:rsidR="00FC3CF5">
          <w:rPr>
            <w:noProof/>
            <w:webHidden/>
          </w:rPr>
          <w:fldChar w:fldCharType="begin"/>
        </w:r>
        <w:r w:rsidR="00FC3CF5">
          <w:rPr>
            <w:noProof/>
            <w:webHidden/>
          </w:rPr>
          <w:instrText xml:space="preserve"> PAGEREF _Toc442010230 \h </w:instrText>
        </w:r>
        <w:r w:rsidR="00FC3CF5">
          <w:rPr>
            <w:noProof/>
            <w:webHidden/>
          </w:rPr>
        </w:r>
        <w:r w:rsidR="00FC3CF5">
          <w:rPr>
            <w:noProof/>
            <w:webHidden/>
          </w:rPr>
          <w:fldChar w:fldCharType="separate"/>
        </w:r>
        <w:r w:rsidR="00FC3CF5">
          <w:rPr>
            <w:noProof/>
            <w:webHidden/>
          </w:rPr>
          <w:t>62</w:t>
        </w:r>
        <w:r w:rsidR="00FC3CF5">
          <w:rPr>
            <w:noProof/>
            <w:webHidden/>
          </w:rPr>
          <w:fldChar w:fldCharType="end"/>
        </w:r>
      </w:hyperlink>
    </w:p>
    <w:p w14:paraId="40A00356"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1" w:history="1">
        <w:r w:rsidR="00FC3CF5" w:rsidRPr="00586DAE">
          <w:rPr>
            <w:rStyle w:val="Hipervnculo"/>
            <w:noProof/>
          </w:rPr>
          <w:t>Ilustración 24: Diagrama de secuencia "Conexión del usuario"</w:t>
        </w:r>
        <w:r w:rsidR="00FC3CF5">
          <w:rPr>
            <w:noProof/>
            <w:webHidden/>
          </w:rPr>
          <w:tab/>
        </w:r>
        <w:r w:rsidR="00FC3CF5">
          <w:rPr>
            <w:noProof/>
            <w:webHidden/>
          </w:rPr>
          <w:fldChar w:fldCharType="begin"/>
        </w:r>
        <w:r w:rsidR="00FC3CF5">
          <w:rPr>
            <w:noProof/>
            <w:webHidden/>
          </w:rPr>
          <w:instrText xml:space="preserve"> PAGEREF _Toc442010231 \h </w:instrText>
        </w:r>
        <w:r w:rsidR="00FC3CF5">
          <w:rPr>
            <w:noProof/>
            <w:webHidden/>
          </w:rPr>
        </w:r>
        <w:r w:rsidR="00FC3CF5">
          <w:rPr>
            <w:noProof/>
            <w:webHidden/>
          </w:rPr>
          <w:fldChar w:fldCharType="separate"/>
        </w:r>
        <w:r w:rsidR="00FC3CF5">
          <w:rPr>
            <w:noProof/>
            <w:webHidden/>
          </w:rPr>
          <w:t>64</w:t>
        </w:r>
        <w:r w:rsidR="00FC3CF5">
          <w:rPr>
            <w:noProof/>
            <w:webHidden/>
          </w:rPr>
          <w:fldChar w:fldCharType="end"/>
        </w:r>
      </w:hyperlink>
    </w:p>
    <w:p w14:paraId="55ACCC4A"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2" w:history="1">
        <w:r w:rsidR="00FC3CF5" w:rsidRPr="00586DAE">
          <w:rPr>
            <w:rStyle w:val="Hipervnculo"/>
            <w:noProof/>
          </w:rPr>
          <w:t>Ilustración 25: Diagrama de secuencia "Registro del profesor en la aplicaicón"</w:t>
        </w:r>
        <w:r w:rsidR="00FC3CF5">
          <w:rPr>
            <w:noProof/>
            <w:webHidden/>
          </w:rPr>
          <w:tab/>
        </w:r>
        <w:r w:rsidR="00FC3CF5">
          <w:rPr>
            <w:noProof/>
            <w:webHidden/>
          </w:rPr>
          <w:fldChar w:fldCharType="begin"/>
        </w:r>
        <w:r w:rsidR="00FC3CF5">
          <w:rPr>
            <w:noProof/>
            <w:webHidden/>
          </w:rPr>
          <w:instrText xml:space="preserve"> PAGEREF _Toc442010232 \h </w:instrText>
        </w:r>
        <w:r w:rsidR="00FC3CF5">
          <w:rPr>
            <w:noProof/>
            <w:webHidden/>
          </w:rPr>
        </w:r>
        <w:r w:rsidR="00FC3CF5">
          <w:rPr>
            <w:noProof/>
            <w:webHidden/>
          </w:rPr>
          <w:fldChar w:fldCharType="separate"/>
        </w:r>
        <w:r w:rsidR="00FC3CF5">
          <w:rPr>
            <w:noProof/>
            <w:webHidden/>
          </w:rPr>
          <w:t>66</w:t>
        </w:r>
        <w:r w:rsidR="00FC3CF5">
          <w:rPr>
            <w:noProof/>
            <w:webHidden/>
          </w:rPr>
          <w:fldChar w:fldCharType="end"/>
        </w:r>
      </w:hyperlink>
    </w:p>
    <w:p w14:paraId="612608C0"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3" w:history="1">
        <w:r w:rsidR="00FC3CF5" w:rsidRPr="00586DAE">
          <w:rPr>
            <w:rStyle w:val="Hipervnculo"/>
            <w:noProof/>
          </w:rPr>
          <w:t>Ilustración 26: Diagrama de secuencia "Profesor configura parámetros de la tarea"</w:t>
        </w:r>
        <w:r w:rsidR="00FC3CF5">
          <w:rPr>
            <w:noProof/>
            <w:webHidden/>
          </w:rPr>
          <w:tab/>
        </w:r>
        <w:r w:rsidR="00FC3CF5">
          <w:rPr>
            <w:noProof/>
            <w:webHidden/>
          </w:rPr>
          <w:fldChar w:fldCharType="begin"/>
        </w:r>
        <w:r w:rsidR="00FC3CF5">
          <w:rPr>
            <w:noProof/>
            <w:webHidden/>
          </w:rPr>
          <w:instrText xml:space="preserve"> PAGEREF _Toc442010233 \h </w:instrText>
        </w:r>
        <w:r w:rsidR="00FC3CF5">
          <w:rPr>
            <w:noProof/>
            <w:webHidden/>
          </w:rPr>
        </w:r>
        <w:r w:rsidR="00FC3CF5">
          <w:rPr>
            <w:noProof/>
            <w:webHidden/>
          </w:rPr>
          <w:fldChar w:fldCharType="separate"/>
        </w:r>
        <w:r w:rsidR="00FC3CF5">
          <w:rPr>
            <w:noProof/>
            <w:webHidden/>
          </w:rPr>
          <w:t>66</w:t>
        </w:r>
        <w:r w:rsidR="00FC3CF5">
          <w:rPr>
            <w:noProof/>
            <w:webHidden/>
          </w:rPr>
          <w:fldChar w:fldCharType="end"/>
        </w:r>
      </w:hyperlink>
    </w:p>
    <w:p w14:paraId="0B2A8DBD"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4" w:history="1">
        <w:r w:rsidR="00FC3CF5" w:rsidRPr="00586DAE">
          <w:rPr>
            <w:rStyle w:val="Hipervnculo"/>
            <w:noProof/>
          </w:rPr>
          <w:t>Ilustración 27: Diagrama de secuencia "Profesor sube test"</w:t>
        </w:r>
        <w:r w:rsidR="00FC3CF5">
          <w:rPr>
            <w:noProof/>
            <w:webHidden/>
          </w:rPr>
          <w:tab/>
        </w:r>
        <w:r w:rsidR="00FC3CF5">
          <w:rPr>
            <w:noProof/>
            <w:webHidden/>
          </w:rPr>
          <w:fldChar w:fldCharType="begin"/>
        </w:r>
        <w:r w:rsidR="00FC3CF5">
          <w:rPr>
            <w:noProof/>
            <w:webHidden/>
          </w:rPr>
          <w:instrText xml:space="preserve"> PAGEREF _Toc442010234 \h </w:instrText>
        </w:r>
        <w:r w:rsidR="00FC3CF5">
          <w:rPr>
            <w:noProof/>
            <w:webHidden/>
          </w:rPr>
        </w:r>
        <w:r w:rsidR="00FC3CF5">
          <w:rPr>
            <w:noProof/>
            <w:webHidden/>
          </w:rPr>
          <w:fldChar w:fldCharType="separate"/>
        </w:r>
        <w:r w:rsidR="00FC3CF5">
          <w:rPr>
            <w:noProof/>
            <w:webHidden/>
          </w:rPr>
          <w:t>67</w:t>
        </w:r>
        <w:r w:rsidR="00FC3CF5">
          <w:rPr>
            <w:noProof/>
            <w:webHidden/>
          </w:rPr>
          <w:fldChar w:fldCharType="end"/>
        </w:r>
      </w:hyperlink>
    </w:p>
    <w:p w14:paraId="7A8C32EB"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5" w:history="1">
        <w:r w:rsidR="00FC3CF5" w:rsidRPr="00586DAE">
          <w:rPr>
            <w:rStyle w:val="Hipervnculo"/>
            <w:noProof/>
          </w:rPr>
          <w:t>Ilustración 28: Diagrama de secuencia "Alumno sube práctica"</w:t>
        </w:r>
        <w:r w:rsidR="00FC3CF5">
          <w:rPr>
            <w:noProof/>
            <w:webHidden/>
          </w:rPr>
          <w:tab/>
        </w:r>
        <w:r w:rsidR="00FC3CF5">
          <w:rPr>
            <w:noProof/>
            <w:webHidden/>
          </w:rPr>
          <w:fldChar w:fldCharType="begin"/>
        </w:r>
        <w:r w:rsidR="00FC3CF5">
          <w:rPr>
            <w:noProof/>
            <w:webHidden/>
          </w:rPr>
          <w:instrText xml:space="preserve"> PAGEREF _Toc442010235 \h </w:instrText>
        </w:r>
        <w:r w:rsidR="00FC3CF5">
          <w:rPr>
            <w:noProof/>
            <w:webHidden/>
          </w:rPr>
        </w:r>
        <w:r w:rsidR="00FC3CF5">
          <w:rPr>
            <w:noProof/>
            <w:webHidden/>
          </w:rPr>
          <w:fldChar w:fldCharType="separate"/>
        </w:r>
        <w:r w:rsidR="00FC3CF5">
          <w:rPr>
            <w:noProof/>
            <w:webHidden/>
          </w:rPr>
          <w:t>68</w:t>
        </w:r>
        <w:r w:rsidR="00FC3CF5">
          <w:rPr>
            <w:noProof/>
            <w:webHidden/>
          </w:rPr>
          <w:fldChar w:fldCharType="end"/>
        </w:r>
      </w:hyperlink>
    </w:p>
    <w:p w14:paraId="6F8A6877"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6" w:history="1">
        <w:r w:rsidR="00FC3CF5" w:rsidRPr="00586DAE">
          <w:rPr>
            <w:rStyle w:val="Hipervnculo"/>
            <w:noProof/>
          </w:rPr>
          <w:t>Ilustración 29: Diagrama de secuencia "Alumno sube práctica incorrecta"</w:t>
        </w:r>
        <w:r w:rsidR="00FC3CF5">
          <w:rPr>
            <w:noProof/>
            <w:webHidden/>
          </w:rPr>
          <w:tab/>
        </w:r>
        <w:r w:rsidR="00FC3CF5">
          <w:rPr>
            <w:noProof/>
            <w:webHidden/>
          </w:rPr>
          <w:fldChar w:fldCharType="begin"/>
        </w:r>
        <w:r w:rsidR="00FC3CF5">
          <w:rPr>
            <w:noProof/>
            <w:webHidden/>
          </w:rPr>
          <w:instrText xml:space="preserve"> PAGEREF _Toc442010236 \h </w:instrText>
        </w:r>
        <w:r w:rsidR="00FC3CF5">
          <w:rPr>
            <w:noProof/>
            <w:webHidden/>
          </w:rPr>
        </w:r>
        <w:r w:rsidR="00FC3CF5">
          <w:rPr>
            <w:noProof/>
            <w:webHidden/>
          </w:rPr>
          <w:fldChar w:fldCharType="separate"/>
        </w:r>
        <w:r w:rsidR="00FC3CF5">
          <w:rPr>
            <w:noProof/>
            <w:webHidden/>
          </w:rPr>
          <w:t>70</w:t>
        </w:r>
        <w:r w:rsidR="00FC3CF5">
          <w:rPr>
            <w:noProof/>
            <w:webHidden/>
          </w:rPr>
          <w:fldChar w:fldCharType="end"/>
        </w:r>
      </w:hyperlink>
    </w:p>
    <w:p w14:paraId="2BD68A41"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7" w:history="1">
        <w:r w:rsidR="00FC3CF5" w:rsidRPr="00586DAE">
          <w:rPr>
            <w:rStyle w:val="Hipervnculo"/>
            <w:noProof/>
          </w:rPr>
          <w:t>Ilustración 30: Diagrama de despliegue</w:t>
        </w:r>
        <w:r w:rsidR="00FC3CF5">
          <w:rPr>
            <w:noProof/>
            <w:webHidden/>
          </w:rPr>
          <w:tab/>
        </w:r>
        <w:r w:rsidR="00FC3CF5">
          <w:rPr>
            <w:noProof/>
            <w:webHidden/>
          </w:rPr>
          <w:fldChar w:fldCharType="begin"/>
        </w:r>
        <w:r w:rsidR="00FC3CF5">
          <w:rPr>
            <w:noProof/>
            <w:webHidden/>
          </w:rPr>
          <w:instrText xml:space="preserve"> PAGEREF _Toc442010237 \h </w:instrText>
        </w:r>
        <w:r w:rsidR="00FC3CF5">
          <w:rPr>
            <w:noProof/>
            <w:webHidden/>
          </w:rPr>
        </w:r>
        <w:r w:rsidR="00FC3CF5">
          <w:rPr>
            <w:noProof/>
            <w:webHidden/>
          </w:rPr>
          <w:fldChar w:fldCharType="separate"/>
        </w:r>
        <w:r w:rsidR="00FC3CF5">
          <w:rPr>
            <w:noProof/>
            <w:webHidden/>
          </w:rPr>
          <w:t>70</w:t>
        </w:r>
        <w:r w:rsidR="00FC3CF5">
          <w:rPr>
            <w:noProof/>
            <w:webHidden/>
          </w:rPr>
          <w:fldChar w:fldCharType="end"/>
        </w:r>
      </w:hyperlink>
    </w:p>
    <w:p w14:paraId="60829E2D"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8" w:history="1">
        <w:r w:rsidR="00FC3CF5" w:rsidRPr="00586DAE">
          <w:rPr>
            <w:rStyle w:val="Hipervnculo"/>
            <w:noProof/>
          </w:rPr>
          <w:t>Ilustración 31: Directorio raíz de la aplicación</w:t>
        </w:r>
        <w:r w:rsidR="00FC3CF5">
          <w:rPr>
            <w:noProof/>
            <w:webHidden/>
          </w:rPr>
          <w:tab/>
        </w:r>
        <w:r w:rsidR="00FC3CF5">
          <w:rPr>
            <w:noProof/>
            <w:webHidden/>
          </w:rPr>
          <w:fldChar w:fldCharType="begin"/>
        </w:r>
        <w:r w:rsidR="00FC3CF5">
          <w:rPr>
            <w:noProof/>
            <w:webHidden/>
          </w:rPr>
          <w:instrText xml:space="preserve"> PAGEREF _Toc442010238 \h </w:instrText>
        </w:r>
        <w:r w:rsidR="00FC3CF5">
          <w:rPr>
            <w:noProof/>
            <w:webHidden/>
          </w:rPr>
        </w:r>
        <w:r w:rsidR="00FC3CF5">
          <w:rPr>
            <w:noProof/>
            <w:webHidden/>
          </w:rPr>
          <w:fldChar w:fldCharType="separate"/>
        </w:r>
        <w:r w:rsidR="00FC3CF5">
          <w:rPr>
            <w:noProof/>
            <w:webHidden/>
          </w:rPr>
          <w:t>72</w:t>
        </w:r>
        <w:r w:rsidR="00FC3CF5">
          <w:rPr>
            <w:noProof/>
            <w:webHidden/>
          </w:rPr>
          <w:fldChar w:fldCharType="end"/>
        </w:r>
      </w:hyperlink>
    </w:p>
    <w:p w14:paraId="0DFB17E4"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39" w:history="1">
        <w:r w:rsidR="00FC3CF5" w:rsidRPr="00586DAE">
          <w:rPr>
            <w:rStyle w:val="Hipervnculo"/>
            <w:noProof/>
          </w:rPr>
          <w:t>Ilustración 32: Directorio “config” de la aplicación</w:t>
        </w:r>
        <w:r w:rsidR="00FC3CF5">
          <w:rPr>
            <w:noProof/>
            <w:webHidden/>
          </w:rPr>
          <w:tab/>
        </w:r>
        <w:r w:rsidR="00FC3CF5">
          <w:rPr>
            <w:noProof/>
            <w:webHidden/>
          </w:rPr>
          <w:fldChar w:fldCharType="begin"/>
        </w:r>
        <w:r w:rsidR="00FC3CF5">
          <w:rPr>
            <w:noProof/>
            <w:webHidden/>
          </w:rPr>
          <w:instrText xml:space="preserve"> PAGEREF _Toc442010239 \h </w:instrText>
        </w:r>
        <w:r w:rsidR="00FC3CF5">
          <w:rPr>
            <w:noProof/>
            <w:webHidden/>
          </w:rPr>
        </w:r>
        <w:r w:rsidR="00FC3CF5">
          <w:rPr>
            <w:noProof/>
            <w:webHidden/>
          </w:rPr>
          <w:fldChar w:fldCharType="separate"/>
        </w:r>
        <w:r w:rsidR="00FC3CF5">
          <w:rPr>
            <w:noProof/>
            <w:webHidden/>
          </w:rPr>
          <w:t>72</w:t>
        </w:r>
        <w:r w:rsidR="00FC3CF5">
          <w:rPr>
            <w:noProof/>
            <w:webHidden/>
          </w:rPr>
          <w:fldChar w:fldCharType="end"/>
        </w:r>
      </w:hyperlink>
    </w:p>
    <w:p w14:paraId="74D03CBF"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0" w:history="1">
        <w:r w:rsidR="00FC3CF5" w:rsidRPr="00586DAE">
          <w:rPr>
            <w:rStyle w:val="Hipervnculo"/>
            <w:noProof/>
          </w:rPr>
          <w:t>Ilustración 33: Directorio "ficheros_test" de la aplicación</w:t>
        </w:r>
        <w:r w:rsidR="00FC3CF5">
          <w:rPr>
            <w:noProof/>
            <w:webHidden/>
          </w:rPr>
          <w:tab/>
        </w:r>
        <w:r w:rsidR="00FC3CF5">
          <w:rPr>
            <w:noProof/>
            <w:webHidden/>
          </w:rPr>
          <w:fldChar w:fldCharType="begin"/>
        </w:r>
        <w:r w:rsidR="00FC3CF5">
          <w:rPr>
            <w:noProof/>
            <w:webHidden/>
          </w:rPr>
          <w:instrText xml:space="preserve"> PAGEREF _Toc442010240 \h </w:instrText>
        </w:r>
        <w:r w:rsidR="00FC3CF5">
          <w:rPr>
            <w:noProof/>
            <w:webHidden/>
          </w:rPr>
        </w:r>
        <w:r w:rsidR="00FC3CF5">
          <w:rPr>
            <w:noProof/>
            <w:webHidden/>
          </w:rPr>
          <w:fldChar w:fldCharType="separate"/>
        </w:r>
        <w:r w:rsidR="00FC3CF5">
          <w:rPr>
            <w:noProof/>
            <w:webHidden/>
          </w:rPr>
          <w:t>73</w:t>
        </w:r>
        <w:r w:rsidR="00FC3CF5">
          <w:rPr>
            <w:noProof/>
            <w:webHidden/>
          </w:rPr>
          <w:fldChar w:fldCharType="end"/>
        </w:r>
      </w:hyperlink>
    </w:p>
    <w:p w14:paraId="73B7710E"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1" w:history="1">
        <w:r w:rsidR="00FC3CF5" w:rsidRPr="00586DAE">
          <w:rPr>
            <w:rStyle w:val="Hipervnculo"/>
            <w:noProof/>
          </w:rPr>
          <w:t>Ilustración 34: Directorio "src/Controller" de la aplicación</w:t>
        </w:r>
        <w:r w:rsidR="00FC3CF5">
          <w:rPr>
            <w:noProof/>
            <w:webHidden/>
          </w:rPr>
          <w:tab/>
        </w:r>
        <w:r w:rsidR="00FC3CF5">
          <w:rPr>
            <w:noProof/>
            <w:webHidden/>
          </w:rPr>
          <w:fldChar w:fldCharType="begin"/>
        </w:r>
        <w:r w:rsidR="00FC3CF5">
          <w:rPr>
            <w:noProof/>
            <w:webHidden/>
          </w:rPr>
          <w:instrText xml:space="preserve"> PAGEREF _Toc442010241 \h </w:instrText>
        </w:r>
        <w:r w:rsidR="00FC3CF5">
          <w:rPr>
            <w:noProof/>
            <w:webHidden/>
          </w:rPr>
        </w:r>
        <w:r w:rsidR="00FC3CF5">
          <w:rPr>
            <w:noProof/>
            <w:webHidden/>
          </w:rPr>
          <w:fldChar w:fldCharType="separate"/>
        </w:r>
        <w:r w:rsidR="00FC3CF5">
          <w:rPr>
            <w:noProof/>
            <w:webHidden/>
          </w:rPr>
          <w:t>73</w:t>
        </w:r>
        <w:r w:rsidR="00FC3CF5">
          <w:rPr>
            <w:noProof/>
            <w:webHidden/>
          </w:rPr>
          <w:fldChar w:fldCharType="end"/>
        </w:r>
      </w:hyperlink>
    </w:p>
    <w:p w14:paraId="5F792816"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2" w:history="1">
        <w:r w:rsidR="00FC3CF5" w:rsidRPr="00586DAE">
          <w:rPr>
            <w:rStyle w:val="Hipervnculo"/>
            <w:noProof/>
          </w:rPr>
          <w:t>Ilustración 35: Directorio "src/Template" de la aplicación</w:t>
        </w:r>
        <w:r w:rsidR="00FC3CF5">
          <w:rPr>
            <w:noProof/>
            <w:webHidden/>
          </w:rPr>
          <w:tab/>
        </w:r>
        <w:r w:rsidR="00FC3CF5">
          <w:rPr>
            <w:noProof/>
            <w:webHidden/>
          </w:rPr>
          <w:fldChar w:fldCharType="begin"/>
        </w:r>
        <w:r w:rsidR="00FC3CF5">
          <w:rPr>
            <w:noProof/>
            <w:webHidden/>
          </w:rPr>
          <w:instrText xml:space="preserve"> PAGEREF _Toc442010242 \h </w:instrText>
        </w:r>
        <w:r w:rsidR="00FC3CF5">
          <w:rPr>
            <w:noProof/>
            <w:webHidden/>
          </w:rPr>
        </w:r>
        <w:r w:rsidR="00FC3CF5">
          <w:rPr>
            <w:noProof/>
            <w:webHidden/>
          </w:rPr>
          <w:fldChar w:fldCharType="separate"/>
        </w:r>
        <w:r w:rsidR="00FC3CF5">
          <w:rPr>
            <w:noProof/>
            <w:webHidden/>
          </w:rPr>
          <w:t>74</w:t>
        </w:r>
        <w:r w:rsidR="00FC3CF5">
          <w:rPr>
            <w:noProof/>
            <w:webHidden/>
          </w:rPr>
          <w:fldChar w:fldCharType="end"/>
        </w:r>
      </w:hyperlink>
    </w:p>
    <w:p w14:paraId="4603B387"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3" w:history="1">
        <w:r w:rsidR="00FC3CF5" w:rsidRPr="00586DAE">
          <w:rPr>
            <w:rStyle w:val="Hipervnculo"/>
            <w:noProof/>
          </w:rPr>
          <w:t>Ilustración 36: Directorio "src/Model" de la aplicación</w:t>
        </w:r>
        <w:r w:rsidR="00FC3CF5">
          <w:rPr>
            <w:noProof/>
            <w:webHidden/>
          </w:rPr>
          <w:tab/>
        </w:r>
        <w:r w:rsidR="00FC3CF5">
          <w:rPr>
            <w:noProof/>
            <w:webHidden/>
          </w:rPr>
          <w:fldChar w:fldCharType="begin"/>
        </w:r>
        <w:r w:rsidR="00FC3CF5">
          <w:rPr>
            <w:noProof/>
            <w:webHidden/>
          </w:rPr>
          <w:instrText xml:space="preserve"> PAGEREF _Toc442010243 \h </w:instrText>
        </w:r>
        <w:r w:rsidR="00FC3CF5">
          <w:rPr>
            <w:noProof/>
            <w:webHidden/>
          </w:rPr>
        </w:r>
        <w:r w:rsidR="00FC3CF5">
          <w:rPr>
            <w:noProof/>
            <w:webHidden/>
          </w:rPr>
          <w:fldChar w:fldCharType="separate"/>
        </w:r>
        <w:r w:rsidR="00FC3CF5">
          <w:rPr>
            <w:noProof/>
            <w:webHidden/>
          </w:rPr>
          <w:t>75</w:t>
        </w:r>
        <w:r w:rsidR="00FC3CF5">
          <w:rPr>
            <w:noProof/>
            <w:webHidden/>
          </w:rPr>
          <w:fldChar w:fldCharType="end"/>
        </w:r>
      </w:hyperlink>
    </w:p>
    <w:p w14:paraId="170B0C3A"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4" w:history="1">
        <w:r w:rsidR="00FC3CF5" w:rsidRPr="00586DAE">
          <w:rPr>
            <w:rStyle w:val="Hipervnculo"/>
            <w:noProof/>
          </w:rPr>
          <w:t>Ilustración 37: Directorio "src/Locale" de la aplicación</w:t>
        </w:r>
        <w:r w:rsidR="00FC3CF5">
          <w:rPr>
            <w:noProof/>
            <w:webHidden/>
          </w:rPr>
          <w:tab/>
        </w:r>
        <w:r w:rsidR="00FC3CF5">
          <w:rPr>
            <w:noProof/>
            <w:webHidden/>
          </w:rPr>
          <w:fldChar w:fldCharType="begin"/>
        </w:r>
        <w:r w:rsidR="00FC3CF5">
          <w:rPr>
            <w:noProof/>
            <w:webHidden/>
          </w:rPr>
          <w:instrText xml:space="preserve"> PAGEREF _Toc442010244 \h </w:instrText>
        </w:r>
        <w:r w:rsidR="00FC3CF5">
          <w:rPr>
            <w:noProof/>
            <w:webHidden/>
          </w:rPr>
        </w:r>
        <w:r w:rsidR="00FC3CF5">
          <w:rPr>
            <w:noProof/>
            <w:webHidden/>
          </w:rPr>
          <w:fldChar w:fldCharType="separate"/>
        </w:r>
        <w:r w:rsidR="00FC3CF5">
          <w:rPr>
            <w:noProof/>
            <w:webHidden/>
          </w:rPr>
          <w:t>76</w:t>
        </w:r>
        <w:r w:rsidR="00FC3CF5">
          <w:rPr>
            <w:noProof/>
            <w:webHidden/>
          </w:rPr>
          <w:fldChar w:fldCharType="end"/>
        </w:r>
      </w:hyperlink>
    </w:p>
    <w:p w14:paraId="1DE0B9CE"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5" w:history="1">
        <w:r w:rsidR="00FC3CF5" w:rsidRPr="00586DAE">
          <w:rPr>
            <w:rStyle w:val="Hipervnculo"/>
            <w:noProof/>
          </w:rPr>
          <w:t>Ilustración 38: Directorio "vendor" de la aplicación</w:t>
        </w:r>
        <w:r w:rsidR="00FC3CF5">
          <w:rPr>
            <w:noProof/>
            <w:webHidden/>
          </w:rPr>
          <w:tab/>
        </w:r>
        <w:r w:rsidR="00FC3CF5">
          <w:rPr>
            <w:noProof/>
            <w:webHidden/>
          </w:rPr>
          <w:fldChar w:fldCharType="begin"/>
        </w:r>
        <w:r w:rsidR="00FC3CF5">
          <w:rPr>
            <w:noProof/>
            <w:webHidden/>
          </w:rPr>
          <w:instrText xml:space="preserve"> PAGEREF _Toc442010245 \h </w:instrText>
        </w:r>
        <w:r w:rsidR="00FC3CF5">
          <w:rPr>
            <w:noProof/>
            <w:webHidden/>
          </w:rPr>
        </w:r>
        <w:r w:rsidR="00FC3CF5">
          <w:rPr>
            <w:noProof/>
            <w:webHidden/>
          </w:rPr>
          <w:fldChar w:fldCharType="separate"/>
        </w:r>
        <w:r w:rsidR="00FC3CF5">
          <w:rPr>
            <w:noProof/>
            <w:webHidden/>
          </w:rPr>
          <w:t>77</w:t>
        </w:r>
        <w:r w:rsidR="00FC3CF5">
          <w:rPr>
            <w:noProof/>
            <w:webHidden/>
          </w:rPr>
          <w:fldChar w:fldCharType="end"/>
        </w:r>
      </w:hyperlink>
    </w:p>
    <w:p w14:paraId="5144D82B"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6" w:history="1">
        <w:r w:rsidR="00FC3CF5" w:rsidRPr="00586DAE">
          <w:rPr>
            <w:rStyle w:val="Hipervnculo"/>
            <w:noProof/>
          </w:rPr>
          <w:t>Ilustración 39: Directorio "webroot" de la aplicación</w:t>
        </w:r>
        <w:r w:rsidR="00FC3CF5">
          <w:rPr>
            <w:noProof/>
            <w:webHidden/>
          </w:rPr>
          <w:tab/>
        </w:r>
        <w:r w:rsidR="00FC3CF5">
          <w:rPr>
            <w:noProof/>
            <w:webHidden/>
          </w:rPr>
          <w:fldChar w:fldCharType="begin"/>
        </w:r>
        <w:r w:rsidR="00FC3CF5">
          <w:rPr>
            <w:noProof/>
            <w:webHidden/>
          </w:rPr>
          <w:instrText xml:space="preserve"> PAGEREF _Toc442010246 \h </w:instrText>
        </w:r>
        <w:r w:rsidR="00FC3CF5">
          <w:rPr>
            <w:noProof/>
            <w:webHidden/>
          </w:rPr>
        </w:r>
        <w:r w:rsidR="00FC3CF5">
          <w:rPr>
            <w:noProof/>
            <w:webHidden/>
          </w:rPr>
          <w:fldChar w:fldCharType="separate"/>
        </w:r>
        <w:r w:rsidR="00FC3CF5">
          <w:rPr>
            <w:noProof/>
            <w:webHidden/>
          </w:rPr>
          <w:t>78</w:t>
        </w:r>
        <w:r w:rsidR="00FC3CF5">
          <w:rPr>
            <w:noProof/>
            <w:webHidden/>
          </w:rPr>
          <w:fldChar w:fldCharType="end"/>
        </w:r>
      </w:hyperlink>
    </w:p>
    <w:p w14:paraId="5925DCA3"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7" w:history="1">
        <w:r w:rsidR="00FC3CF5" w:rsidRPr="00586DAE">
          <w:rPr>
            <w:rStyle w:val="Hipervnculo"/>
            <w:noProof/>
          </w:rPr>
          <w:t>Ilustración 40: Instalar WampServer paso 1</w:t>
        </w:r>
        <w:r w:rsidR="00FC3CF5">
          <w:rPr>
            <w:noProof/>
            <w:webHidden/>
          </w:rPr>
          <w:tab/>
        </w:r>
        <w:r w:rsidR="00FC3CF5">
          <w:rPr>
            <w:noProof/>
            <w:webHidden/>
          </w:rPr>
          <w:fldChar w:fldCharType="begin"/>
        </w:r>
        <w:r w:rsidR="00FC3CF5">
          <w:rPr>
            <w:noProof/>
            <w:webHidden/>
          </w:rPr>
          <w:instrText xml:space="preserve"> PAGEREF _Toc442010247 \h </w:instrText>
        </w:r>
        <w:r w:rsidR="00FC3CF5">
          <w:rPr>
            <w:noProof/>
            <w:webHidden/>
          </w:rPr>
        </w:r>
        <w:r w:rsidR="00FC3CF5">
          <w:rPr>
            <w:noProof/>
            <w:webHidden/>
          </w:rPr>
          <w:fldChar w:fldCharType="separate"/>
        </w:r>
        <w:r w:rsidR="00FC3CF5">
          <w:rPr>
            <w:noProof/>
            <w:webHidden/>
          </w:rPr>
          <w:t>79</w:t>
        </w:r>
        <w:r w:rsidR="00FC3CF5">
          <w:rPr>
            <w:noProof/>
            <w:webHidden/>
          </w:rPr>
          <w:fldChar w:fldCharType="end"/>
        </w:r>
      </w:hyperlink>
    </w:p>
    <w:p w14:paraId="1C8E2C17"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8" w:history="1">
        <w:r w:rsidR="00FC3CF5" w:rsidRPr="00586DAE">
          <w:rPr>
            <w:rStyle w:val="Hipervnculo"/>
            <w:noProof/>
          </w:rPr>
          <w:t>Ilustración 41: Instalar WampServer paso 2</w:t>
        </w:r>
        <w:r w:rsidR="00FC3CF5">
          <w:rPr>
            <w:noProof/>
            <w:webHidden/>
          </w:rPr>
          <w:tab/>
        </w:r>
        <w:r w:rsidR="00FC3CF5">
          <w:rPr>
            <w:noProof/>
            <w:webHidden/>
          </w:rPr>
          <w:fldChar w:fldCharType="begin"/>
        </w:r>
        <w:r w:rsidR="00FC3CF5">
          <w:rPr>
            <w:noProof/>
            <w:webHidden/>
          </w:rPr>
          <w:instrText xml:space="preserve"> PAGEREF _Toc442010248 \h </w:instrText>
        </w:r>
        <w:r w:rsidR="00FC3CF5">
          <w:rPr>
            <w:noProof/>
            <w:webHidden/>
          </w:rPr>
        </w:r>
        <w:r w:rsidR="00FC3CF5">
          <w:rPr>
            <w:noProof/>
            <w:webHidden/>
          </w:rPr>
          <w:fldChar w:fldCharType="separate"/>
        </w:r>
        <w:r w:rsidR="00FC3CF5">
          <w:rPr>
            <w:noProof/>
            <w:webHidden/>
          </w:rPr>
          <w:t>80</w:t>
        </w:r>
        <w:r w:rsidR="00FC3CF5">
          <w:rPr>
            <w:noProof/>
            <w:webHidden/>
          </w:rPr>
          <w:fldChar w:fldCharType="end"/>
        </w:r>
      </w:hyperlink>
    </w:p>
    <w:p w14:paraId="153E1DCA"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49" w:history="1">
        <w:r w:rsidR="00FC3CF5" w:rsidRPr="00586DAE">
          <w:rPr>
            <w:rStyle w:val="Hipervnculo"/>
            <w:noProof/>
          </w:rPr>
          <w:t>Ilustración 42: Instalar WampServer paso 3</w:t>
        </w:r>
        <w:r w:rsidR="00FC3CF5">
          <w:rPr>
            <w:noProof/>
            <w:webHidden/>
          </w:rPr>
          <w:tab/>
        </w:r>
        <w:r w:rsidR="00FC3CF5">
          <w:rPr>
            <w:noProof/>
            <w:webHidden/>
          </w:rPr>
          <w:fldChar w:fldCharType="begin"/>
        </w:r>
        <w:r w:rsidR="00FC3CF5">
          <w:rPr>
            <w:noProof/>
            <w:webHidden/>
          </w:rPr>
          <w:instrText xml:space="preserve"> PAGEREF _Toc442010249 \h </w:instrText>
        </w:r>
        <w:r w:rsidR="00FC3CF5">
          <w:rPr>
            <w:noProof/>
            <w:webHidden/>
          </w:rPr>
        </w:r>
        <w:r w:rsidR="00FC3CF5">
          <w:rPr>
            <w:noProof/>
            <w:webHidden/>
          </w:rPr>
          <w:fldChar w:fldCharType="separate"/>
        </w:r>
        <w:r w:rsidR="00FC3CF5">
          <w:rPr>
            <w:noProof/>
            <w:webHidden/>
          </w:rPr>
          <w:t>81</w:t>
        </w:r>
        <w:r w:rsidR="00FC3CF5">
          <w:rPr>
            <w:noProof/>
            <w:webHidden/>
          </w:rPr>
          <w:fldChar w:fldCharType="end"/>
        </w:r>
      </w:hyperlink>
    </w:p>
    <w:p w14:paraId="0B09810A"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0" w:history="1">
        <w:r w:rsidR="00FC3CF5" w:rsidRPr="00586DAE">
          <w:rPr>
            <w:rStyle w:val="Hipervnculo"/>
            <w:noProof/>
          </w:rPr>
          <w:t>Ilustración 43: phpMyAdmin</w:t>
        </w:r>
        <w:r w:rsidR="00FC3CF5">
          <w:rPr>
            <w:noProof/>
            <w:webHidden/>
          </w:rPr>
          <w:tab/>
        </w:r>
        <w:r w:rsidR="00FC3CF5">
          <w:rPr>
            <w:noProof/>
            <w:webHidden/>
          </w:rPr>
          <w:fldChar w:fldCharType="begin"/>
        </w:r>
        <w:r w:rsidR="00FC3CF5">
          <w:rPr>
            <w:noProof/>
            <w:webHidden/>
          </w:rPr>
          <w:instrText xml:space="preserve"> PAGEREF _Toc442010250 \h </w:instrText>
        </w:r>
        <w:r w:rsidR="00FC3CF5">
          <w:rPr>
            <w:noProof/>
            <w:webHidden/>
          </w:rPr>
        </w:r>
        <w:r w:rsidR="00FC3CF5">
          <w:rPr>
            <w:noProof/>
            <w:webHidden/>
          </w:rPr>
          <w:fldChar w:fldCharType="separate"/>
        </w:r>
        <w:r w:rsidR="00FC3CF5">
          <w:rPr>
            <w:noProof/>
            <w:webHidden/>
          </w:rPr>
          <w:t>82</w:t>
        </w:r>
        <w:r w:rsidR="00FC3CF5">
          <w:rPr>
            <w:noProof/>
            <w:webHidden/>
          </w:rPr>
          <w:fldChar w:fldCharType="end"/>
        </w:r>
      </w:hyperlink>
    </w:p>
    <w:p w14:paraId="06A80805"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1" w:history="1">
        <w:r w:rsidR="00FC3CF5" w:rsidRPr="00586DAE">
          <w:rPr>
            <w:rStyle w:val="Hipervnculo"/>
            <w:noProof/>
          </w:rPr>
          <w:t>Ilustración 44: phpMyAdmin creación BD Moodle</w:t>
        </w:r>
        <w:r w:rsidR="00FC3CF5">
          <w:rPr>
            <w:noProof/>
            <w:webHidden/>
          </w:rPr>
          <w:tab/>
        </w:r>
        <w:r w:rsidR="00FC3CF5">
          <w:rPr>
            <w:noProof/>
            <w:webHidden/>
          </w:rPr>
          <w:fldChar w:fldCharType="begin"/>
        </w:r>
        <w:r w:rsidR="00FC3CF5">
          <w:rPr>
            <w:noProof/>
            <w:webHidden/>
          </w:rPr>
          <w:instrText xml:space="preserve"> PAGEREF _Toc442010251 \h </w:instrText>
        </w:r>
        <w:r w:rsidR="00FC3CF5">
          <w:rPr>
            <w:noProof/>
            <w:webHidden/>
          </w:rPr>
        </w:r>
        <w:r w:rsidR="00FC3CF5">
          <w:rPr>
            <w:noProof/>
            <w:webHidden/>
          </w:rPr>
          <w:fldChar w:fldCharType="separate"/>
        </w:r>
        <w:r w:rsidR="00FC3CF5">
          <w:rPr>
            <w:noProof/>
            <w:webHidden/>
          </w:rPr>
          <w:t>82</w:t>
        </w:r>
        <w:r w:rsidR="00FC3CF5">
          <w:rPr>
            <w:noProof/>
            <w:webHidden/>
          </w:rPr>
          <w:fldChar w:fldCharType="end"/>
        </w:r>
      </w:hyperlink>
    </w:p>
    <w:p w14:paraId="774861CF"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2" w:history="1">
        <w:r w:rsidR="00FC3CF5" w:rsidRPr="00586DAE">
          <w:rPr>
            <w:rStyle w:val="Hipervnculo"/>
            <w:noProof/>
          </w:rPr>
          <w:t>Ilustración 45: Descarga HeidiSQL</w:t>
        </w:r>
        <w:r w:rsidR="00FC3CF5">
          <w:rPr>
            <w:noProof/>
            <w:webHidden/>
          </w:rPr>
          <w:tab/>
        </w:r>
        <w:r w:rsidR="00FC3CF5">
          <w:rPr>
            <w:noProof/>
            <w:webHidden/>
          </w:rPr>
          <w:fldChar w:fldCharType="begin"/>
        </w:r>
        <w:r w:rsidR="00FC3CF5">
          <w:rPr>
            <w:noProof/>
            <w:webHidden/>
          </w:rPr>
          <w:instrText xml:space="preserve"> PAGEREF _Toc442010252 \h </w:instrText>
        </w:r>
        <w:r w:rsidR="00FC3CF5">
          <w:rPr>
            <w:noProof/>
            <w:webHidden/>
          </w:rPr>
        </w:r>
        <w:r w:rsidR="00FC3CF5">
          <w:rPr>
            <w:noProof/>
            <w:webHidden/>
          </w:rPr>
          <w:fldChar w:fldCharType="separate"/>
        </w:r>
        <w:r w:rsidR="00FC3CF5">
          <w:rPr>
            <w:noProof/>
            <w:webHidden/>
          </w:rPr>
          <w:t>83</w:t>
        </w:r>
        <w:r w:rsidR="00FC3CF5">
          <w:rPr>
            <w:noProof/>
            <w:webHidden/>
          </w:rPr>
          <w:fldChar w:fldCharType="end"/>
        </w:r>
      </w:hyperlink>
    </w:p>
    <w:p w14:paraId="2EDD32AB"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3" w:history="1">
        <w:r w:rsidR="00FC3CF5" w:rsidRPr="00586DAE">
          <w:rPr>
            <w:rStyle w:val="Hipervnculo"/>
            <w:noProof/>
          </w:rPr>
          <w:t>Ilustración 46: HeidiSQL sql creación de tablas</w:t>
        </w:r>
        <w:r w:rsidR="00FC3CF5">
          <w:rPr>
            <w:noProof/>
            <w:webHidden/>
          </w:rPr>
          <w:tab/>
        </w:r>
        <w:r w:rsidR="00FC3CF5">
          <w:rPr>
            <w:noProof/>
            <w:webHidden/>
          </w:rPr>
          <w:fldChar w:fldCharType="begin"/>
        </w:r>
        <w:r w:rsidR="00FC3CF5">
          <w:rPr>
            <w:noProof/>
            <w:webHidden/>
          </w:rPr>
          <w:instrText xml:space="preserve"> PAGEREF _Toc442010253 \h </w:instrText>
        </w:r>
        <w:r w:rsidR="00FC3CF5">
          <w:rPr>
            <w:noProof/>
            <w:webHidden/>
          </w:rPr>
        </w:r>
        <w:r w:rsidR="00FC3CF5">
          <w:rPr>
            <w:noProof/>
            <w:webHidden/>
          </w:rPr>
          <w:fldChar w:fldCharType="separate"/>
        </w:r>
        <w:r w:rsidR="00FC3CF5">
          <w:rPr>
            <w:noProof/>
            <w:webHidden/>
          </w:rPr>
          <w:t>84</w:t>
        </w:r>
        <w:r w:rsidR="00FC3CF5">
          <w:rPr>
            <w:noProof/>
            <w:webHidden/>
          </w:rPr>
          <w:fldChar w:fldCharType="end"/>
        </w:r>
      </w:hyperlink>
    </w:p>
    <w:p w14:paraId="76ED9652"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4" w:history="1">
        <w:r w:rsidR="00FC3CF5" w:rsidRPr="00586DAE">
          <w:rPr>
            <w:rStyle w:val="Hipervnculo"/>
            <w:noProof/>
          </w:rPr>
          <w:t>Ilustración 47: Maven descarga</w:t>
        </w:r>
        <w:r w:rsidR="00FC3CF5">
          <w:rPr>
            <w:noProof/>
            <w:webHidden/>
          </w:rPr>
          <w:tab/>
        </w:r>
        <w:r w:rsidR="00FC3CF5">
          <w:rPr>
            <w:noProof/>
            <w:webHidden/>
          </w:rPr>
          <w:fldChar w:fldCharType="begin"/>
        </w:r>
        <w:r w:rsidR="00FC3CF5">
          <w:rPr>
            <w:noProof/>
            <w:webHidden/>
          </w:rPr>
          <w:instrText xml:space="preserve"> PAGEREF _Toc442010254 \h </w:instrText>
        </w:r>
        <w:r w:rsidR="00FC3CF5">
          <w:rPr>
            <w:noProof/>
            <w:webHidden/>
          </w:rPr>
        </w:r>
        <w:r w:rsidR="00FC3CF5">
          <w:rPr>
            <w:noProof/>
            <w:webHidden/>
          </w:rPr>
          <w:fldChar w:fldCharType="separate"/>
        </w:r>
        <w:r w:rsidR="00FC3CF5">
          <w:rPr>
            <w:noProof/>
            <w:webHidden/>
          </w:rPr>
          <w:t>85</w:t>
        </w:r>
        <w:r w:rsidR="00FC3CF5">
          <w:rPr>
            <w:noProof/>
            <w:webHidden/>
          </w:rPr>
          <w:fldChar w:fldCharType="end"/>
        </w:r>
      </w:hyperlink>
    </w:p>
    <w:p w14:paraId="13ACBD94"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5" w:history="1">
        <w:r w:rsidR="00FC3CF5" w:rsidRPr="00586DAE">
          <w:rPr>
            <w:rStyle w:val="Hipervnculo"/>
            <w:noProof/>
          </w:rPr>
          <w:t>Ilustración 48: CakePHP Instalación</w:t>
        </w:r>
        <w:r w:rsidR="00FC3CF5">
          <w:rPr>
            <w:noProof/>
            <w:webHidden/>
          </w:rPr>
          <w:tab/>
        </w:r>
        <w:r w:rsidR="00FC3CF5">
          <w:rPr>
            <w:noProof/>
            <w:webHidden/>
          </w:rPr>
          <w:fldChar w:fldCharType="begin"/>
        </w:r>
        <w:r w:rsidR="00FC3CF5">
          <w:rPr>
            <w:noProof/>
            <w:webHidden/>
          </w:rPr>
          <w:instrText xml:space="preserve"> PAGEREF _Toc442010255 \h </w:instrText>
        </w:r>
        <w:r w:rsidR="00FC3CF5">
          <w:rPr>
            <w:noProof/>
            <w:webHidden/>
          </w:rPr>
        </w:r>
        <w:r w:rsidR="00FC3CF5">
          <w:rPr>
            <w:noProof/>
            <w:webHidden/>
          </w:rPr>
          <w:fldChar w:fldCharType="separate"/>
        </w:r>
        <w:r w:rsidR="00FC3CF5">
          <w:rPr>
            <w:noProof/>
            <w:webHidden/>
          </w:rPr>
          <w:t>86</w:t>
        </w:r>
        <w:r w:rsidR="00FC3CF5">
          <w:rPr>
            <w:noProof/>
            <w:webHidden/>
          </w:rPr>
          <w:fldChar w:fldCharType="end"/>
        </w:r>
      </w:hyperlink>
    </w:p>
    <w:p w14:paraId="64F19EEB"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6" w:history="1">
        <w:r w:rsidR="00FC3CF5" w:rsidRPr="00586DAE">
          <w:rPr>
            <w:rStyle w:val="Hipervnculo"/>
            <w:noProof/>
          </w:rPr>
          <w:t>Ilustración 49: Bootstrap descarga</w:t>
        </w:r>
        <w:r w:rsidR="00FC3CF5">
          <w:rPr>
            <w:noProof/>
            <w:webHidden/>
          </w:rPr>
          <w:tab/>
        </w:r>
        <w:r w:rsidR="00FC3CF5">
          <w:rPr>
            <w:noProof/>
            <w:webHidden/>
          </w:rPr>
          <w:fldChar w:fldCharType="begin"/>
        </w:r>
        <w:r w:rsidR="00FC3CF5">
          <w:rPr>
            <w:noProof/>
            <w:webHidden/>
          </w:rPr>
          <w:instrText xml:space="preserve"> PAGEREF _Toc442010256 \h </w:instrText>
        </w:r>
        <w:r w:rsidR="00FC3CF5">
          <w:rPr>
            <w:noProof/>
            <w:webHidden/>
          </w:rPr>
        </w:r>
        <w:r w:rsidR="00FC3CF5">
          <w:rPr>
            <w:noProof/>
            <w:webHidden/>
          </w:rPr>
          <w:fldChar w:fldCharType="separate"/>
        </w:r>
        <w:r w:rsidR="00FC3CF5">
          <w:rPr>
            <w:noProof/>
            <w:webHidden/>
          </w:rPr>
          <w:t>87</w:t>
        </w:r>
        <w:r w:rsidR="00FC3CF5">
          <w:rPr>
            <w:noProof/>
            <w:webHidden/>
          </w:rPr>
          <w:fldChar w:fldCharType="end"/>
        </w:r>
      </w:hyperlink>
    </w:p>
    <w:p w14:paraId="246A9A81"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7" w:history="1">
        <w:r w:rsidR="00FC3CF5" w:rsidRPr="00586DAE">
          <w:rPr>
            <w:rStyle w:val="Hipervnculo"/>
            <w:noProof/>
          </w:rPr>
          <w:t>Ilustración 50: Moodle instalación seleccionar idioma</w:t>
        </w:r>
        <w:r w:rsidR="00FC3CF5">
          <w:rPr>
            <w:noProof/>
            <w:webHidden/>
          </w:rPr>
          <w:tab/>
        </w:r>
        <w:r w:rsidR="00FC3CF5">
          <w:rPr>
            <w:noProof/>
            <w:webHidden/>
          </w:rPr>
          <w:fldChar w:fldCharType="begin"/>
        </w:r>
        <w:r w:rsidR="00FC3CF5">
          <w:rPr>
            <w:noProof/>
            <w:webHidden/>
          </w:rPr>
          <w:instrText xml:space="preserve"> PAGEREF _Toc442010257 \h </w:instrText>
        </w:r>
        <w:r w:rsidR="00FC3CF5">
          <w:rPr>
            <w:noProof/>
            <w:webHidden/>
          </w:rPr>
        </w:r>
        <w:r w:rsidR="00FC3CF5">
          <w:rPr>
            <w:noProof/>
            <w:webHidden/>
          </w:rPr>
          <w:fldChar w:fldCharType="separate"/>
        </w:r>
        <w:r w:rsidR="00FC3CF5">
          <w:rPr>
            <w:noProof/>
            <w:webHidden/>
          </w:rPr>
          <w:t>88</w:t>
        </w:r>
        <w:r w:rsidR="00FC3CF5">
          <w:rPr>
            <w:noProof/>
            <w:webHidden/>
          </w:rPr>
          <w:fldChar w:fldCharType="end"/>
        </w:r>
      </w:hyperlink>
    </w:p>
    <w:p w14:paraId="28B60761"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8" w:history="1">
        <w:r w:rsidR="00FC3CF5" w:rsidRPr="00586DAE">
          <w:rPr>
            <w:rStyle w:val="Hipervnculo"/>
            <w:noProof/>
          </w:rPr>
          <w:t>Ilustración 51: Moodle instalación ajuste base de datos</w:t>
        </w:r>
        <w:r w:rsidR="00FC3CF5">
          <w:rPr>
            <w:noProof/>
            <w:webHidden/>
          </w:rPr>
          <w:tab/>
        </w:r>
        <w:r w:rsidR="00FC3CF5">
          <w:rPr>
            <w:noProof/>
            <w:webHidden/>
          </w:rPr>
          <w:fldChar w:fldCharType="begin"/>
        </w:r>
        <w:r w:rsidR="00FC3CF5">
          <w:rPr>
            <w:noProof/>
            <w:webHidden/>
          </w:rPr>
          <w:instrText xml:space="preserve"> PAGEREF _Toc442010258 \h </w:instrText>
        </w:r>
        <w:r w:rsidR="00FC3CF5">
          <w:rPr>
            <w:noProof/>
            <w:webHidden/>
          </w:rPr>
        </w:r>
        <w:r w:rsidR="00FC3CF5">
          <w:rPr>
            <w:noProof/>
            <w:webHidden/>
          </w:rPr>
          <w:fldChar w:fldCharType="separate"/>
        </w:r>
        <w:r w:rsidR="00FC3CF5">
          <w:rPr>
            <w:noProof/>
            <w:webHidden/>
          </w:rPr>
          <w:t>89</w:t>
        </w:r>
        <w:r w:rsidR="00FC3CF5">
          <w:rPr>
            <w:noProof/>
            <w:webHidden/>
          </w:rPr>
          <w:fldChar w:fldCharType="end"/>
        </w:r>
      </w:hyperlink>
    </w:p>
    <w:p w14:paraId="6A45D6C6"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59" w:history="1">
        <w:r w:rsidR="00FC3CF5" w:rsidRPr="00586DAE">
          <w:rPr>
            <w:rStyle w:val="Hipervnculo"/>
            <w:noProof/>
          </w:rPr>
          <w:t>Ilustración 52: Moodle instalación datos admin</w:t>
        </w:r>
        <w:r w:rsidR="00FC3CF5">
          <w:rPr>
            <w:noProof/>
            <w:webHidden/>
          </w:rPr>
          <w:tab/>
        </w:r>
        <w:r w:rsidR="00FC3CF5">
          <w:rPr>
            <w:noProof/>
            <w:webHidden/>
          </w:rPr>
          <w:fldChar w:fldCharType="begin"/>
        </w:r>
        <w:r w:rsidR="00FC3CF5">
          <w:rPr>
            <w:noProof/>
            <w:webHidden/>
          </w:rPr>
          <w:instrText xml:space="preserve"> PAGEREF _Toc442010259 \h </w:instrText>
        </w:r>
        <w:r w:rsidR="00FC3CF5">
          <w:rPr>
            <w:noProof/>
            <w:webHidden/>
          </w:rPr>
        </w:r>
        <w:r w:rsidR="00FC3CF5">
          <w:rPr>
            <w:noProof/>
            <w:webHidden/>
          </w:rPr>
          <w:fldChar w:fldCharType="separate"/>
        </w:r>
        <w:r w:rsidR="00FC3CF5">
          <w:rPr>
            <w:noProof/>
            <w:webHidden/>
          </w:rPr>
          <w:t>90</w:t>
        </w:r>
        <w:r w:rsidR="00FC3CF5">
          <w:rPr>
            <w:noProof/>
            <w:webHidden/>
          </w:rPr>
          <w:fldChar w:fldCharType="end"/>
        </w:r>
      </w:hyperlink>
    </w:p>
    <w:p w14:paraId="144D4F29"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0" w:history="1">
        <w:r w:rsidR="00FC3CF5" w:rsidRPr="00586DAE">
          <w:rPr>
            <w:rStyle w:val="Hipervnculo"/>
            <w:noProof/>
          </w:rPr>
          <w:t>Ilustración 53: Salida cmd obtenida tras ejecuctar pruebas unitarias</w:t>
        </w:r>
        <w:r w:rsidR="00FC3CF5">
          <w:rPr>
            <w:noProof/>
            <w:webHidden/>
          </w:rPr>
          <w:tab/>
        </w:r>
        <w:r w:rsidR="00FC3CF5">
          <w:rPr>
            <w:noProof/>
            <w:webHidden/>
          </w:rPr>
          <w:fldChar w:fldCharType="begin"/>
        </w:r>
        <w:r w:rsidR="00FC3CF5">
          <w:rPr>
            <w:noProof/>
            <w:webHidden/>
          </w:rPr>
          <w:instrText xml:space="preserve"> PAGEREF _Toc442010260 \h </w:instrText>
        </w:r>
        <w:r w:rsidR="00FC3CF5">
          <w:rPr>
            <w:noProof/>
            <w:webHidden/>
          </w:rPr>
        </w:r>
        <w:r w:rsidR="00FC3CF5">
          <w:rPr>
            <w:noProof/>
            <w:webHidden/>
          </w:rPr>
          <w:fldChar w:fldCharType="separate"/>
        </w:r>
        <w:r w:rsidR="00FC3CF5">
          <w:rPr>
            <w:noProof/>
            <w:webHidden/>
          </w:rPr>
          <w:t>93</w:t>
        </w:r>
        <w:r w:rsidR="00FC3CF5">
          <w:rPr>
            <w:noProof/>
            <w:webHidden/>
          </w:rPr>
          <w:fldChar w:fldCharType="end"/>
        </w:r>
      </w:hyperlink>
    </w:p>
    <w:p w14:paraId="74E29A94"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1" w:history="1">
        <w:r w:rsidR="00FC3CF5" w:rsidRPr="00586DAE">
          <w:rPr>
            <w:rStyle w:val="Hipervnculo"/>
            <w:noProof/>
          </w:rPr>
          <w:t>Ilustración 54: Salida cmd obtenida tras ejecutar pruebas de cobertura</w:t>
        </w:r>
        <w:r w:rsidR="00FC3CF5">
          <w:rPr>
            <w:noProof/>
            <w:webHidden/>
          </w:rPr>
          <w:tab/>
        </w:r>
        <w:r w:rsidR="00FC3CF5">
          <w:rPr>
            <w:noProof/>
            <w:webHidden/>
          </w:rPr>
          <w:fldChar w:fldCharType="begin"/>
        </w:r>
        <w:r w:rsidR="00FC3CF5">
          <w:rPr>
            <w:noProof/>
            <w:webHidden/>
          </w:rPr>
          <w:instrText xml:space="preserve"> PAGEREF _Toc442010261 \h </w:instrText>
        </w:r>
        <w:r w:rsidR="00FC3CF5">
          <w:rPr>
            <w:noProof/>
            <w:webHidden/>
          </w:rPr>
        </w:r>
        <w:r w:rsidR="00FC3CF5">
          <w:rPr>
            <w:noProof/>
            <w:webHidden/>
          </w:rPr>
          <w:fldChar w:fldCharType="separate"/>
        </w:r>
        <w:r w:rsidR="00FC3CF5">
          <w:rPr>
            <w:noProof/>
            <w:webHidden/>
          </w:rPr>
          <w:t>94</w:t>
        </w:r>
        <w:r w:rsidR="00FC3CF5">
          <w:rPr>
            <w:noProof/>
            <w:webHidden/>
          </w:rPr>
          <w:fldChar w:fldCharType="end"/>
        </w:r>
      </w:hyperlink>
    </w:p>
    <w:p w14:paraId="345112EE"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2" w:history="1">
        <w:r w:rsidR="00FC3CF5" w:rsidRPr="00586DAE">
          <w:rPr>
            <w:rStyle w:val="Hipervnculo"/>
            <w:noProof/>
          </w:rPr>
          <w:t>Ilustración 55: Resultado del test de cobertura</w:t>
        </w:r>
        <w:r w:rsidR="00FC3CF5">
          <w:rPr>
            <w:noProof/>
            <w:webHidden/>
          </w:rPr>
          <w:tab/>
        </w:r>
        <w:r w:rsidR="00FC3CF5">
          <w:rPr>
            <w:noProof/>
            <w:webHidden/>
          </w:rPr>
          <w:fldChar w:fldCharType="begin"/>
        </w:r>
        <w:r w:rsidR="00FC3CF5">
          <w:rPr>
            <w:noProof/>
            <w:webHidden/>
          </w:rPr>
          <w:instrText xml:space="preserve"> PAGEREF _Toc442010262 \h </w:instrText>
        </w:r>
        <w:r w:rsidR="00FC3CF5">
          <w:rPr>
            <w:noProof/>
            <w:webHidden/>
          </w:rPr>
        </w:r>
        <w:r w:rsidR="00FC3CF5">
          <w:rPr>
            <w:noProof/>
            <w:webHidden/>
          </w:rPr>
          <w:fldChar w:fldCharType="separate"/>
        </w:r>
        <w:r w:rsidR="00FC3CF5">
          <w:rPr>
            <w:noProof/>
            <w:webHidden/>
          </w:rPr>
          <w:t>94</w:t>
        </w:r>
        <w:r w:rsidR="00FC3CF5">
          <w:rPr>
            <w:noProof/>
            <w:webHidden/>
          </w:rPr>
          <w:fldChar w:fldCharType="end"/>
        </w:r>
      </w:hyperlink>
    </w:p>
    <w:p w14:paraId="25501558"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3" w:history="1">
        <w:r w:rsidR="00FC3CF5" w:rsidRPr="00586DAE">
          <w:rPr>
            <w:rStyle w:val="Hipervnculo"/>
            <w:noProof/>
          </w:rPr>
          <w:t>Ilustración 56: Resultado de test de cobertura carpeta "src"</w:t>
        </w:r>
        <w:r w:rsidR="00FC3CF5">
          <w:rPr>
            <w:noProof/>
            <w:webHidden/>
          </w:rPr>
          <w:tab/>
        </w:r>
        <w:r w:rsidR="00FC3CF5">
          <w:rPr>
            <w:noProof/>
            <w:webHidden/>
          </w:rPr>
          <w:fldChar w:fldCharType="begin"/>
        </w:r>
        <w:r w:rsidR="00FC3CF5">
          <w:rPr>
            <w:noProof/>
            <w:webHidden/>
          </w:rPr>
          <w:instrText xml:space="preserve"> PAGEREF _Toc442010263 \h </w:instrText>
        </w:r>
        <w:r w:rsidR="00FC3CF5">
          <w:rPr>
            <w:noProof/>
            <w:webHidden/>
          </w:rPr>
        </w:r>
        <w:r w:rsidR="00FC3CF5">
          <w:rPr>
            <w:noProof/>
            <w:webHidden/>
          </w:rPr>
          <w:fldChar w:fldCharType="separate"/>
        </w:r>
        <w:r w:rsidR="00FC3CF5">
          <w:rPr>
            <w:noProof/>
            <w:webHidden/>
          </w:rPr>
          <w:t>95</w:t>
        </w:r>
        <w:r w:rsidR="00FC3CF5">
          <w:rPr>
            <w:noProof/>
            <w:webHidden/>
          </w:rPr>
          <w:fldChar w:fldCharType="end"/>
        </w:r>
      </w:hyperlink>
    </w:p>
    <w:p w14:paraId="0C4FA57E"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4" w:history="1">
        <w:r w:rsidR="00FC3CF5" w:rsidRPr="00586DAE">
          <w:rPr>
            <w:rStyle w:val="Hipervnculo"/>
            <w:noProof/>
          </w:rPr>
          <w:t>Ilustración 57: Cobertura de código de los controladores</w:t>
        </w:r>
        <w:r w:rsidR="00FC3CF5">
          <w:rPr>
            <w:noProof/>
            <w:webHidden/>
          </w:rPr>
          <w:tab/>
        </w:r>
        <w:r w:rsidR="00FC3CF5">
          <w:rPr>
            <w:noProof/>
            <w:webHidden/>
          </w:rPr>
          <w:fldChar w:fldCharType="begin"/>
        </w:r>
        <w:r w:rsidR="00FC3CF5">
          <w:rPr>
            <w:noProof/>
            <w:webHidden/>
          </w:rPr>
          <w:instrText xml:space="preserve"> PAGEREF _Toc442010264 \h </w:instrText>
        </w:r>
        <w:r w:rsidR="00FC3CF5">
          <w:rPr>
            <w:noProof/>
            <w:webHidden/>
          </w:rPr>
        </w:r>
        <w:r w:rsidR="00FC3CF5">
          <w:rPr>
            <w:noProof/>
            <w:webHidden/>
          </w:rPr>
          <w:fldChar w:fldCharType="separate"/>
        </w:r>
        <w:r w:rsidR="00FC3CF5">
          <w:rPr>
            <w:noProof/>
            <w:webHidden/>
          </w:rPr>
          <w:t>97</w:t>
        </w:r>
        <w:r w:rsidR="00FC3CF5">
          <w:rPr>
            <w:noProof/>
            <w:webHidden/>
          </w:rPr>
          <w:fldChar w:fldCharType="end"/>
        </w:r>
      </w:hyperlink>
    </w:p>
    <w:p w14:paraId="668C820D"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5" w:history="1">
        <w:r w:rsidR="00FC3CF5" w:rsidRPr="00586DAE">
          <w:rPr>
            <w:rStyle w:val="Hipervnculo"/>
            <w:noProof/>
          </w:rPr>
          <w:t>Ilustración 58: Formulario de registro del profesor</w:t>
        </w:r>
        <w:r w:rsidR="00FC3CF5">
          <w:rPr>
            <w:noProof/>
            <w:webHidden/>
          </w:rPr>
          <w:tab/>
        </w:r>
        <w:r w:rsidR="00FC3CF5">
          <w:rPr>
            <w:noProof/>
            <w:webHidden/>
          </w:rPr>
          <w:fldChar w:fldCharType="begin"/>
        </w:r>
        <w:r w:rsidR="00FC3CF5">
          <w:rPr>
            <w:noProof/>
            <w:webHidden/>
          </w:rPr>
          <w:instrText xml:space="preserve"> PAGEREF _Toc442010265 \h </w:instrText>
        </w:r>
        <w:r w:rsidR="00FC3CF5">
          <w:rPr>
            <w:noProof/>
            <w:webHidden/>
          </w:rPr>
        </w:r>
        <w:r w:rsidR="00FC3CF5">
          <w:rPr>
            <w:noProof/>
            <w:webHidden/>
          </w:rPr>
          <w:fldChar w:fldCharType="separate"/>
        </w:r>
        <w:r w:rsidR="00FC3CF5">
          <w:rPr>
            <w:noProof/>
            <w:webHidden/>
          </w:rPr>
          <w:t>99</w:t>
        </w:r>
        <w:r w:rsidR="00FC3CF5">
          <w:rPr>
            <w:noProof/>
            <w:webHidden/>
          </w:rPr>
          <w:fldChar w:fldCharType="end"/>
        </w:r>
      </w:hyperlink>
    </w:p>
    <w:p w14:paraId="37661E2A"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6" w:history="1">
        <w:r w:rsidR="00FC3CF5" w:rsidRPr="00586DAE">
          <w:rPr>
            <w:rStyle w:val="Hipervnculo"/>
            <w:noProof/>
          </w:rPr>
          <w:t>Ilustración 59: Parámetros LTI obtenidos</w:t>
        </w:r>
        <w:r w:rsidR="00FC3CF5">
          <w:rPr>
            <w:noProof/>
            <w:webHidden/>
          </w:rPr>
          <w:tab/>
        </w:r>
        <w:r w:rsidR="00FC3CF5">
          <w:rPr>
            <w:noProof/>
            <w:webHidden/>
          </w:rPr>
          <w:fldChar w:fldCharType="begin"/>
        </w:r>
        <w:r w:rsidR="00FC3CF5">
          <w:rPr>
            <w:noProof/>
            <w:webHidden/>
          </w:rPr>
          <w:instrText xml:space="preserve"> PAGEREF _Toc442010266 \h </w:instrText>
        </w:r>
        <w:r w:rsidR="00FC3CF5">
          <w:rPr>
            <w:noProof/>
            <w:webHidden/>
          </w:rPr>
        </w:r>
        <w:r w:rsidR="00FC3CF5">
          <w:rPr>
            <w:noProof/>
            <w:webHidden/>
          </w:rPr>
          <w:fldChar w:fldCharType="separate"/>
        </w:r>
        <w:r w:rsidR="00FC3CF5">
          <w:rPr>
            <w:noProof/>
            <w:webHidden/>
          </w:rPr>
          <w:t>100</w:t>
        </w:r>
        <w:r w:rsidR="00FC3CF5">
          <w:rPr>
            <w:noProof/>
            <w:webHidden/>
          </w:rPr>
          <w:fldChar w:fldCharType="end"/>
        </w:r>
      </w:hyperlink>
    </w:p>
    <w:p w14:paraId="63A00B3F"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7" w:history="1">
        <w:r w:rsidR="00FC3CF5" w:rsidRPr="00586DAE">
          <w:rPr>
            <w:rStyle w:val="Hipervnculo"/>
            <w:noProof/>
          </w:rPr>
          <w:t>Ilustración 60: Moodle aspecto curso</w:t>
        </w:r>
        <w:r w:rsidR="00FC3CF5">
          <w:rPr>
            <w:noProof/>
            <w:webHidden/>
          </w:rPr>
          <w:tab/>
        </w:r>
        <w:r w:rsidR="00FC3CF5">
          <w:rPr>
            <w:noProof/>
            <w:webHidden/>
          </w:rPr>
          <w:fldChar w:fldCharType="begin"/>
        </w:r>
        <w:r w:rsidR="00FC3CF5">
          <w:rPr>
            <w:noProof/>
            <w:webHidden/>
          </w:rPr>
          <w:instrText xml:space="preserve"> PAGEREF _Toc442010267 \h </w:instrText>
        </w:r>
        <w:r w:rsidR="00FC3CF5">
          <w:rPr>
            <w:noProof/>
            <w:webHidden/>
          </w:rPr>
        </w:r>
        <w:r w:rsidR="00FC3CF5">
          <w:rPr>
            <w:noProof/>
            <w:webHidden/>
          </w:rPr>
          <w:fldChar w:fldCharType="separate"/>
        </w:r>
        <w:r w:rsidR="00FC3CF5">
          <w:rPr>
            <w:noProof/>
            <w:webHidden/>
          </w:rPr>
          <w:t>100</w:t>
        </w:r>
        <w:r w:rsidR="00FC3CF5">
          <w:rPr>
            <w:noProof/>
            <w:webHidden/>
          </w:rPr>
          <w:fldChar w:fldCharType="end"/>
        </w:r>
      </w:hyperlink>
    </w:p>
    <w:p w14:paraId="0DDC4F80"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8" w:history="1">
        <w:r w:rsidR="00FC3CF5" w:rsidRPr="00586DAE">
          <w:rPr>
            <w:rStyle w:val="Hipervnculo"/>
            <w:noProof/>
          </w:rPr>
          <w:t>Ilustración 61: Moodle selección herramienta externa</w:t>
        </w:r>
        <w:r w:rsidR="00FC3CF5">
          <w:rPr>
            <w:noProof/>
            <w:webHidden/>
          </w:rPr>
          <w:tab/>
        </w:r>
        <w:r w:rsidR="00FC3CF5">
          <w:rPr>
            <w:noProof/>
            <w:webHidden/>
          </w:rPr>
          <w:fldChar w:fldCharType="begin"/>
        </w:r>
        <w:r w:rsidR="00FC3CF5">
          <w:rPr>
            <w:noProof/>
            <w:webHidden/>
          </w:rPr>
          <w:instrText xml:space="preserve"> PAGEREF _Toc442010268 \h </w:instrText>
        </w:r>
        <w:r w:rsidR="00FC3CF5">
          <w:rPr>
            <w:noProof/>
            <w:webHidden/>
          </w:rPr>
        </w:r>
        <w:r w:rsidR="00FC3CF5">
          <w:rPr>
            <w:noProof/>
            <w:webHidden/>
          </w:rPr>
          <w:fldChar w:fldCharType="separate"/>
        </w:r>
        <w:r w:rsidR="00FC3CF5">
          <w:rPr>
            <w:noProof/>
            <w:webHidden/>
          </w:rPr>
          <w:t>101</w:t>
        </w:r>
        <w:r w:rsidR="00FC3CF5">
          <w:rPr>
            <w:noProof/>
            <w:webHidden/>
          </w:rPr>
          <w:fldChar w:fldCharType="end"/>
        </w:r>
      </w:hyperlink>
    </w:p>
    <w:p w14:paraId="57E28C48"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69" w:history="1">
        <w:r w:rsidR="00FC3CF5" w:rsidRPr="00586DAE">
          <w:rPr>
            <w:rStyle w:val="Hipervnculo"/>
            <w:noProof/>
          </w:rPr>
          <w:t>Ilustración 62: Moodle configuración parámetros de la tarea paso 1</w:t>
        </w:r>
        <w:r w:rsidR="00FC3CF5">
          <w:rPr>
            <w:noProof/>
            <w:webHidden/>
          </w:rPr>
          <w:tab/>
        </w:r>
        <w:r w:rsidR="00FC3CF5">
          <w:rPr>
            <w:noProof/>
            <w:webHidden/>
          </w:rPr>
          <w:fldChar w:fldCharType="begin"/>
        </w:r>
        <w:r w:rsidR="00FC3CF5">
          <w:rPr>
            <w:noProof/>
            <w:webHidden/>
          </w:rPr>
          <w:instrText xml:space="preserve"> PAGEREF _Toc442010269 \h </w:instrText>
        </w:r>
        <w:r w:rsidR="00FC3CF5">
          <w:rPr>
            <w:noProof/>
            <w:webHidden/>
          </w:rPr>
        </w:r>
        <w:r w:rsidR="00FC3CF5">
          <w:rPr>
            <w:noProof/>
            <w:webHidden/>
          </w:rPr>
          <w:fldChar w:fldCharType="separate"/>
        </w:r>
        <w:r w:rsidR="00FC3CF5">
          <w:rPr>
            <w:noProof/>
            <w:webHidden/>
          </w:rPr>
          <w:t>103</w:t>
        </w:r>
        <w:r w:rsidR="00FC3CF5">
          <w:rPr>
            <w:noProof/>
            <w:webHidden/>
          </w:rPr>
          <w:fldChar w:fldCharType="end"/>
        </w:r>
      </w:hyperlink>
    </w:p>
    <w:p w14:paraId="292C9B7F"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0" w:history="1">
        <w:r w:rsidR="00FC3CF5" w:rsidRPr="00586DAE">
          <w:rPr>
            <w:rStyle w:val="Hipervnculo"/>
            <w:noProof/>
          </w:rPr>
          <w:t>Ilustración 63: Moodle configuración parámetros de la tarea paso 2</w:t>
        </w:r>
        <w:r w:rsidR="00FC3CF5">
          <w:rPr>
            <w:noProof/>
            <w:webHidden/>
          </w:rPr>
          <w:tab/>
        </w:r>
        <w:r w:rsidR="00FC3CF5">
          <w:rPr>
            <w:noProof/>
            <w:webHidden/>
          </w:rPr>
          <w:fldChar w:fldCharType="begin"/>
        </w:r>
        <w:r w:rsidR="00FC3CF5">
          <w:rPr>
            <w:noProof/>
            <w:webHidden/>
          </w:rPr>
          <w:instrText xml:space="preserve"> PAGEREF _Toc442010270 \h </w:instrText>
        </w:r>
        <w:r w:rsidR="00FC3CF5">
          <w:rPr>
            <w:noProof/>
            <w:webHidden/>
          </w:rPr>
        </w:r>
        <w:r w:rsidR="00FC3CF5">
          <w:rPr>
            <w:noProof/>
            <w:webHidden/>
          </w:rPr>
          <w:fldChar w:fldCharType="separate"/>
        </w:r>
        <w:r w:rsidR="00FC3CF5">
          <w:rPr>
            <w:noProof/>
            <w:webHidden/>
          </w:rPr>
          <w:t>104</w:t>
        </w:r>
        <w:r w:rsidR="00FC3CF5">
          <w:rPr>
            <w:noProof/>
            <w:webHidden/>
          </w:rPr>
          <w:fldChar w:fldCharType="end"/>
        </w:r>
      </w:hyperlink>
    </w:p>
    <w:p w14:paraId="2F561BD9"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1" w:history="1">
        <w:r w:rsidR="00FC3CF5" w:rsidRPr="00586DAE">
          <w:rPr>
            <w:rStyle w:val="Hipervnculo"/>
            <w:noProof/>
          </w:rPr>
          <w:t>Ilustración 64: Moodle tarea creada</w:t>
        </w:r>
        <w:r w:rsidR="00FC3CF5">
          <w:rPr>
            <w:noProof/>
            <w:webHidden/>
          </w:rPr>
          <w:tab/>
        </w:r>
        <w:r w:rsidR="00FC3CF5">
          <w:rPr>
            <w:noProof/>
            <w:webHidden/>
          </w:rPr>
          <w:fldChar w:fldCharType="begin"/>
        </w:r>
        <w:r w:rsidR="00FC3CF5">
          <w:rPr>
            <w:noProof/>
            <w:webHidden/>
          </w:rPr>
          <w:instrText xml:space="preserve"> PAGEREF _Toc442010271 \h </w:instrText>
        </w:r>
        <w:r w:rsidR="00FC3CF5">
          <w:rPr>
            <w:noProof/>
            <w:webHidden/>
          </w:rPr>
        </w:r>
        <w:r w:rsidR="00FC3CF5">
          <w:rPr>
            <w:noProof/>
            <w:webHidden/>
          </w:rPr>
          <w:fldChar w:fldCharType="separate"/>
        </w:r>
        <w:r w:rsidR="00FC3CF5">
          <w:rPr>
            <w:noProof/>
            <w:webHidden/>
          </w:rPr>
          <w:t>104</w:t>
        </w:r>
        <w:r w:rsidR="00FC3CF5">
          <w:rPr>
            <w:noProof/>
            <w:webHidden/>
          </w:rPr>
          <w:fldChar w:fldCharType="end"/>
        </w:r>
      </w:hyperlink>
    </w:p>
    <w:p w14:paraId="15771CF7"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2" w:history="1">
        <w:r w:rsidR="00FC3CF5" w:rsidRPr="00586DAE">
          <w:rPr>
            <w:rStyle w:val="Hipervnculo"/>
            <w:noProof/>
          </w:rPr>
          <w:t>Ilustración 65: Panel principal del profesor de la aplicación</w:t>
        </w:r>
        <w:r w:rsidR="00FC3CF5">
          <w:rPr>
            <w:noProof/>
            <w:webHidden/>
          </w:rPr>
          <w:tab/>
        </w:r>
        <w:r w:rsidR="00FC3CF5">
          <w:rPr>
            <w:noProof/>
            <w:webHidden/>
          </w:rPr>
          <w:fldChar w:fldCharType="begin"/>
        </w:r>
        <w:r w:rsidR="00FC3CF5">
          <w:rPr>
            <w:noProof/>
            <w:webHidden/>
          </w:rPr>
          <w:instrText xml:space="preserve"> PAGEREF _Toc442010272 \h </w:instrText>
        </w:r>
        <w:r w:rsidR="00FC3CF5">
          <w:rPr>
            <w:noProof/>
            <w:webHidden/>
          </w:rPr>
        </w:r>
        <w:r w:rsidR="00FC3CF5">
          <w:rPr>
            <w:noProof/>
            <w:webHidden/>
          </w:rPr>
          <w:fldChar w:fldCharType="separate"/>
        </w:r>
        <w:r w:rsidR="00FC3CF5">
          <w:rPr>
            <w:noProof/>
            <w:webHidden/>
          </w:rPr>
          <w:t>105</w:t>
        </w:r>
        <w:r w:rsidR="00FC3CF5">
          <w:rPr>
            <w:noProof/>
            <w:webHidden/>
          </w:rPr>
          <w:fldChar w:fldCharType="end"/>
        </w:r>
      </w:hyperlink>
    </w:p>
    <w:p w14:paraId="159EEE00"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3" w:history="1">
        <w:r w:rsidR="00FC3CF5" w:rsidRPr="00586DAE">
          <w:rPr>
            <w:rStyle w:val="Hipervnculo"/>
            <w:noProof/>
          </w:rPr>
          <w:t>Ilustración 66: Panel del profesor de configuración de parámetros de la tarea</w:t>
        </w:r>
        <w:r w:rsidR="00FC3CF5">
          <w:rPr>
            <w:noProof/>
            <w:webHidden/>
          </w:rPr>
          <w:tab/>
        </w:r>
        <w:r w:rsidR="00FC3CF5">
          <w:rPr>
            <w:noProof/>
            <w:webHidden/>
          </w:rPr>
          <w:fldChar w:fldCharType="begin"/>
        </w:r>
        <w:r w:rsidR="00FC3CF5">
          <w:rPr>
            <w:noProof/>
            <w:webHidden/>
          </w:rPr>
          <w:instrText xml:space="preserve"> PAGEREF _Toc442010273 \h </w:instrText>
        </w:r>
        <w:r w:rsidR="00FC3CF5">
          <w:rPr>
            <w:noProof/>
            <w:webHidden/>
          </w:rPr>
        </w:r>
        <w:r w:rsidR="00FC3CF5">
          <w:rPr>
            <w:noProof/>
            <w:webHidden/>
          </w:rPr>
          <w:fldChar w:fldCharType="separate"/>
        </w:r>
        <w:r w:rsidR="00FC3CF5">
          <w:rPr>
            <w:noProof/>
            <w:webHidden/>
          </w:rPr>
          <w:t>106</w:t>
        </w:r>
        <w:r w:rsidR="00FC3CF5">
          <w:rPr>
            <w:noProof/>
            <w:webHidden/>
          </w:rPr>
          <w:fldChar w:fldCharType="end"/>
        </w:r>
      </w:hyperlink>
    </w:p>
    <w:p w14:paraId="0D1D274E"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4" w:history="1">
        <w:r w:rsidR="00FC3CF5" w:rsidRPr="00586DAE">
          <w:rPr>
            <w:rStyle w:val="Hipervnculo"/>
            <w:noProof/>
          </w:rPr>
          <w:t>Ilustración 67: Panel del profesor de subida de test</w:t>
        </w:r>
        <w:r w:rsidR="00FC3CF5">
          <w:rPr>
            <w:noProof/>
            <w:webHidden/>
          </w:rPr>
          <w:tab/>
        </w:r>
        <w:r w:rsidR="00FC3CF5">
          <w:rPr>
            <w:noProof/>
            <w:webHidden/>
          </w:rPr>
          <w:fldChar w:fldCharType="begin"/>
        </w:r>
        <w:r w:rsidR="00FC3CF5">
          <w:rPr>
            <w:noProof/>
            <w:webHidden/>
          </w:rPr>
          <w:instrText xml:space="preserve"> PAGEREF _Toc442010274 \h </w:instrText>
        </w:r>
        <w:r w:rsidR="00FC3CF5">
          <w:rPr>
            <w:noProof/>
            <w:webHidden/>
          </w:rPr>
        </w:r>
        <w:r w:rsidR="00FC3CF5">
          <w:rPr>
            <w:noProof/>
            <w:webHidden/>
          </w:rPr>
          <w:fldChar w:fldCharType="separate"/>
        </w:r>
        <w:r w:rsidR="00FC3CF5">
          <w:rPr>
            <w:noProof/>
            <w:webHidden/>
          </w:rPr>
          <w:t>107</w:t>
        </w:r>
        <w:r w:rsidR="00FC3CF5">
          <w:rPr>
            <w:noProof/>
            <w:webHidden/>
          </w:rPr>
          <w:fldChar w:fldCharType="end"/>
        </w:r>
      </w:hyperlink>
    </w:p>
    <w:p w14:paraId="3279A2BE"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5" w:history="1">
        <w:r w:rsidR="00FC3CF5" w:rsidRPr="00586DAE">
          <w:rPr>
            <w:rStyle w:val="Hipervnculo"/>
            <w:noProof/>
          </w:rPr>
          <w:t>Ilustración 68: Panel del profesor de estadísticas</w:t>
        </w:r>
        <w:r w:rsidR="00FC3CF5">
          <w:rPr>
            <w:noProof/>
            <w:webHidden/>
          </w:rPr>
          <w:tab/>
        </w:r>
        <w:r w:rsidR="00FC3CF5">
          <w:rPr>
            <w:noProof/>
            <w:webHidden/>
          </w:rPr>
          <w:fldChar w:fldCharType="begin"/>
        </w:r>
        <w:r w:rsidR="00FC3CF5">
          <w:rPr>
            <w:noProof/>
            <w:webHidden/>
          </w:rPr>
          <w:instrText xml:space="preserve"> PAGEREF _Toc442010275 \h </w:instrText>
        </w:r>
        <w:r w:rsidR="00FC3CF5">
          <w:rPr>
            <w:noProof/>
            <w:webHidden/>
          </w:rPr>
        </w:r>
        <w:r w:rsidR="00FC3CF5">
          <w:rPr>
            <w:noProof/>
            <w:webHidden/>
          </w:rPr>
          <w:fldChar w:fldCharType="separate"/>
        </w:r>
        <w:r w:rsidR="00FC3CF5">
          <w:rPr>
            <w:noProof/>
            <w:webHidden/>
          </w:rPr>
          <w:t>108</w:t>
        </w:r>
        <w:r w:rsidR="00FC3CF5">
          <w:rPr>
            <w:noProof/>
            <w:webHidden/>
          </w:rPr>
          <w:fldChar w:fldCharType="end"/>
        </w:r>
      </w:hyperlink>
    </w:p>
    <w:p w14:paraId="7F6530D5"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6" w:history="1">
        <w:r w:rsidR="00FC3CF5" w:rsidRPr="00586DAE">
          <w:rPr>
            <w:rStyle w:val="Hipervnculo"/>
            <w:noProof/>
          </w:rPr>
          <w:t>Ilustración 69: Panel del profesor de estadísticas consluta de reportes</w:t>
        </w:r>
        <w:r w:rsidR="00FC3CF5">
          <w:rPr>
            <w:noProof/>
            <w:webHidden/>
          </w:rPr>
          <w:tab/>
        </w:r>
        <w:r w:rsidR="00FC3CF5">
          <w:rPr>
            <w:noProof/>
            <w:webHidden/>
          </w:rPr>
          <w:fldChar w:fldCharType="begin"/>
        </w:r>
        <w:r w:rsidR="00FC3CF5">
          <w:rPr>
            <w:noProof/>
            <w:webHidden/>
          </w:rPr>
          <w:instrText xml:space="preserve"> PAGEREF _Toc442010276 \h </w:instrText>
        </w:r>
        <w:r w:rsidR="00FC3CF5">
          <w:rPr>
            <w:noProof/>
            <w:webHidden/>
          </w:rPr>
        </w:r>
        <w:r w:rsidR="00FC3CF5">
          <w:rPr>
            <w:noProof/>
            <w:webHidden/>
          </w:rPr>
          <w:fldChar w:fldCharType="separate"/>
        </w:r>
        <w:r w:rsidR="00FC3CF5">
          <w:rPr>
            <w:noProof/>
            <w:webHidden/>
          </w:rPr>
          <w:t>108</w:t>
        </w:r>
        <w:r w:rsidR="00FC3CF5">
          <w:rPr>
            <w:noProof/>
            <w:webHidden/>
          </w:rPr>
          <w:fldChar w:fldCharType="end"/>
        </w:r>
      </w:hyperlink>
    </w:p>
    <w:p w14:paraId="680F451A"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7" w:history="1">
        <w:r w:rsidR="00FC3CF5" w:rsidRPr="00586DAE">
          <w:rPr>
            <w:rStyle w:val="Hipervnculo"/>
            <w:noProof/>
          </w:rPr>
          <w:t>Ilustración 70: Panel del profesor de gráficas</w:t>
        </w:r>
        <w:r w:rsidR="00FC3CF5">
          <w:rPr>
            <w:noProof/>
            <w:webHidden/>
          </w:rPr>
          <w:tab/>
        </w:r>
        <w:r w:rsidR="00FC3CF5">
          <w:rPr>
            <w:noProof/>
            <w:webHidden/>
          </w:rPr>
          <w:fldChar w:fldCharType="begin"/>
        </w:r>
        <w:r w:rsidR="00FC3CF5">
          <w:rPr>
            <w:noProof/>
            <w:webHidden/>
          </w:rPr>
          <w:instrText xml:space="preserve"> PAGEREF _Toc442010277 \h </w:instrText>
        </w:r>
        <w:r w:rsidR="00FC3CF5">
          <w:rPr>
            <w:noProof/>
            <w:webHidden/>
          </w:rPr>
        </w:r>
        <w:r w:rsidR="00FC3CF5">
          <w:rPr>
            <w:noProof/>
            <w:webHidden/>
          </w:rPr>
          <w:fldChar w:fldCharType="separate"/>
        </w:r>
        <w:r w:rsidR="00FC3CF5">
          <w:rPr>
            <w:noProof/>
            <w:webHidden/>
          </w:rPr>
          <w:t>109</w:t>
        </w:r>
        <w:r w:rsidR="00FC3CF5">
          <w:rPr>
            <w:noProof/>
            <w:webHidden/>
          </w:rPr>
          <w:fldChar w:fldCharType="end"/>
        </w:r>
      </w:hyperlink>
    </w:p>
    <w:p w14:paraId="2CDADBAD"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8" w:history="1">
        <w:r w:rsidR="00FC3CF5" w:rsidRPr="00586DAE">
          <w:rPr>
            <w:rStyle w:val="Hipervnculo"/>
            <w:noProof/>
          </w:rPr>
          <w:t>Ilustración 71: Panel del profesor de selección de gráficas</w:t>
        </w:r>
        <w:r w:rsidR="00FC3CF5">
          <w:rPr>
            <w:noProof/>
            <w:webHidden/>
          </w:rPr>
          <w:tab/>
        </w:r>
        <w:r w:rsidR="00FC3CF5">
          <w:rPr>
            <w:noProof/>
            <w:webHidden/>
          </w:rPr>
          <w:fldChar w:fldCharType="begin"/>
        </w:r>
        <w:r w:rsidR="00FC3CF5">
          <w:rPr>
            <w:noProof/>
            <w:webHidden/>
          </w:rPr>
          <w:instrText xml:space="preserve"> PAGEREF _Toc442010278 \h </w:instrText>
        </w:r>
        <w:r w:rsidR="00FC3CF5">
          <w:rPr>
            <w:noProof/>
            <w:webHidden/>
          </w:rPr>
        </w:r>
        <w:r w:rsidR="00FC3CF5">
          <w:rPr>
            <w:noProof/>
            <w:webHidden/>
          </w:rPr>
          <w:fldChar w:fldCharType="separate"/>
        </w:r>
        <w:r w:rsidR="00FC3CF5">
          <w:rPr>
            <w:noProof/>
            <w:webHidden/>
          </w:rPr>
          <w:t>110</w:t>
        </w:r>
        <w:r w:rsidR="00FC3CF5">
          <w:rPr>
            <w:noProof/>
            <w:webHidden/>
          </w:rPr>
          <w:fldChar w:fldCharType="end"/>
        </w:r>
      </w:hyperlink>
    </w:p>
    <w:p w14:paraId="632A3E88"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79" w:history="1">
        <w:r w:rsidR="00FC3CF5" w:rsidRPr="00586DAE">
          <w:rPr>
            <w:rStyle w:val="Hipervnculo"/>
            <w:noProof/>
          </w:rPr>
          <w:t>Ilustración 72: Panel del profesor de comprobación de plagios</w:t>
        </w:r>
        <w:r w:rsidR="00FC3CF5">
          <w:rPr>
            <w:noProof/>
            <w:webHidden/>
          </w:rPr>
          <w:tab/>
        </w:r>
        <w:r w:rsidR="00FC3CF5">
          <w:rPr>
            <w:noProof/>
            <w:webHidden/>
          </w:rPr>
          <w:fldChar w:fldCharType="begin"/>
        </w:r>
        <w:r w:rsidR="00FC3CF5">
          <w:rPr>
            <w:noProof/>
            <w:webHidden/>
          </w:rPr>
          <w:instrText xml:space="preserve"> PAGEREF _Toc442010279 \h </w:instrText>
        </w:r>
        <w:r w:rsidR="00FC3CF5">
          <w:rPr>
            <w:noProof/>
            <w:webHidden/>
          </w:rPr>
        </w:r>
        <w:r w:rsidR="00FC3CF5">
          <w:rPr>
            <w:noProof/>
            <w:webHidden/>
          </w:rPr>
          <w:fldChar w:fldCharType="separate"/>
        </w:r>
        <w:r w:rsidR="00FC3CF5">
          <w:rPr>
            <w:noProof/>
            <w:webHidden/>
          </w:rPr>
          <w:t>111</w:t>
        </w:r>
        <w:r w:rsidR="00FC3CF5">
          <w:rPr>
            <w:noProof/>
            <w:webHidden/>
          </w:rPr>
          <w:fldChar w:fldCharType="end"/>
        </w:r>
      </w:hyperlink>
    </w:p>
    <w:p w14:paraId="66ADDA92"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0" w:history="1">
        <w:r w:rsidR="00FC3CF5" w:rsidRPr="00586DAE">
          <w:rPr>
            <w:rStyle w:val="Hipervnculo"/>
            <w:noProof/>
          </w:rPr>
          <w:t>Ilustración 73: Panel del profesor de selección de plagios</w:t>
        </w:r>
        <w:r w:rsidR="00FC3CF5">
          <w:rPr>
            <w:noProof/>
            <w:webHidden/>
          </w:rPr>
          <w:tab/>
        </w:r>
        <w:r w:rsidR="00FC3CF5">
          <w:rPr>
            <w:noProof/>
            <w:webHidden/>
          </w:rPr>
          <w:fldChar w:fldCharType="begin"/>
        </w:r>
        <w:r w:rsidR="00FC3CF5">
          <w:rPr>
            <w:noProof/>
            <w:webHidden/>
          </w:rPr>
          <w:instrText xml:space="preserve"> PAGEREF _Toc442010280 \h </w:instrText>
        </w:r>
        <w:r w:rsidR="00FC3CF5">
          <w:rPr>
            <w:noProof/>
            <w:webHidden/>
          </w:rPr>
        </w:r>
        <w:r w:rsidR="00FC3CF5">
          <w:rPr>
            <w:noProof/>
            <w:webHidden/>
          </w:rPr>
          <w:fldChar w:fldCharType="separate"/>
        </w:r>
        <w:r w:rsidR="00FC3CF5">
          <w:rPr>
            <w:noProof/>
            <w:webHidden/>
          </w:rPr>
          <w:t>112</w:t>
        </w:r>
        <w:r w:rsidR="00FC3CF5">
          <w:rPr>
            <w:noProof/>
            <w:webHidden/>
          </w:rPr>
          <w:fldChar w:fldCharType="end"/>
        </w:r>
      </w:hyperlink>
    </w:p>
    <w:p w14:paraId="36A6F3D9"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1" w:history="1">
        <w:r w:rsidR="00FC3CF5" w:rsidRPr="00586DAE">
          <w:rPr>
            <w:rStyle w:val="Hipervnculo"/>
            <w:noProof/>
          </w:rPr>
          <w:t>Ilustración 74: Panel principal del alumno</w:t>
        </w:r>
        <w:r w:rsidR="00FC3CF5">
          <w:rPr>
            <w:noProof/>
            <w:webHidden/>
          </w:rPr>
          <w:tab/>
        </w:r>
        <w:r w:rsidR="00FC3CF5">
          <w:rPr>
            <w:noProof/>
            <w:webHidden/>
          </w:rPr>
          <w:fldChar w:fldCharType="begin"/>
        </w:r>
        <w:r w:rsidR="00FC3CF5">
          <w:rPr>
            <w:noProof/>
            <w:webHidden/>
          </w:rPr>
          <w:instrText xml:space="preserve"> PAGEREF _Toc442010281 \h </w:instrText>
        </w:r>
        <w:r w:rsidR="00FC3CF5">
          <w:rPr>
            <w:noProof/>
            <w:webHidden/>
          </w:rPr>
        </w:r>
        <w:r w:rsidR="00FC3CF5">
          <w:rPr>
            <w:noProof/>
            <w:webHidden/>
          </w:rPr>
          <w:fldChar w:fldCharType="separate"/>
        </w:r>
        <w:r w:rsidR="00FC3CF5">
          <w:rPr>
            <w:noProof/>
            <w:webHidden/>
          </w:rPr>
          <w:t>113</w:t>
        </w:r>
        <w:r w:rsidR="00FC3CF5">
          <w:rPr>
            <w:noProof/>
            <w:webHidden/>
          </w:rPr>
          <w:fldChar w:fldCharType="end"/>
        </w:r>
      </w:hyperlink>
    </w:p>
    <w:p w14:paraId="3DE59962"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2" w:history="1">
        <w:r w:rsidR="00FC3CF5" w:rsidRPr="00586DAE">
          <w:rPr>
            <w:rStyle w:val="Hipervnculo"/>
            <w:noProof/>
          </w:rPr>
          <w:t>Ilustración 75: Panel del alumno visualización de gráficas y reportes</w:t>
        </w:r>
        <w:r w:rsidR="00FC3CF5">
          <w:rPr>
            <w:noProof/>
            <w:webHidden/>
          </w:rPr>
          <w:tab/>
        </w:r>
        <w:r w:rsidR="00FC3CF5">
          <w:rPr>
            <w:noProof/>
            <w:webHidden/>
          </w:rPr>
          <w:fldChar w:fldCharType="begin"/>
        </w:r>
        <w:r w:rsidR="00FC3CF5">
          <w:rPr>
            <w:noProof/>
            <w:webHidden/>
          </w:rPr>
          <w:instrText xml:space="preserve"> PAGEREF _Toc442010282 \h </w:instrText>
        </w:r>
        <w:r w:rsidR="00FC3CF5">
          <w:rPr>
            <w:noProof/>
            <w:webHidden/>
          </w:rPr>
        </w:r>
        <w:r w:rsidR="00FC3CF5">
          <w:rPr>
            <w:noProof/>
            <w:webHidden/>
          </w:rPr>
          <w:fldChar w:fldCharType="separate"/>
        </w:r>
        <w:r w:rsidR="00FC3CF5">
          <w:rPr>
            <w:noProof/>
            <w:webHidden/>
          </w:rPr>
          <w:t>114</w:t>
        </w:r>
        <w:r w:rsidR="00FC3CF5">
          <w:rPr>
            <w:noProof/>
            <w:webHidden/>
          </w:rPr>
          <w:fldChar w:fldCharType="end"/>
        </w:r>
      </w:hyperlink>
    </w:p>
    <w:p w14:paraId="2C3A1E5E"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3" w:history="1">
        <w:r w:rsidR="00FC3CF5" w:rsidRPr="00586DAE">
          <w:rPr>
            <w:rStyle w:val="Hipervnculo"/>
            <w:noProof/>
          </w:rPr>
          <w:t>Ilustración 76: Panel del alumno información y enunciado</w:t>
        </w:r>
        <w:r w:rsidR="00FC3CF5">
          <w:rPr>
            <w:noProof/>
            <w:webHidden/>
          </w:rPr>
          <w:tab/>
        </w:r>
        <w:r w:rsidR="00FC3CF5">
          <w:rPr>
            <w:noProof/>
            <w:webHidden/>
          </w:rPr>
          <w:fldChar w:fldCharType="begin"/>
        </w:r>
        <w:r w:rsidR="00FC3CF5">
          <w:rPr>
            <w:noProof/>
            <w:webHidden/>
          </w:rPr>
          <w:instrText xml:space="preserve"> PAGEREF _Toc442010283 \h </w:instrText>
        </w:r>
        <w:r w:rsidR="00FC3CF5">
          <w:rPr>
            <w:noProof/>
            <w:webHidden/>
          </w:rPr>
        </w:r>
        <w:r w:rsidR="00FC3CF5">
          <w:rPr>
            <w:noProof/>
            <w:webHidden/>
          </w:rPr>
          <w:fldChar w:fldCharType="separate"/>
        </w:r>
        <w:r w:rsidR="00FC3CF5">
          <w:rPr>
            <w:noProof/>
            <w:webHidden/>
          </w:rPr>
          <w:t>114</w:t>
        </w:r>
        <w:r w:rsidR="00FC3CF5">
          <w:rPr>
            <w:noProof/>
            <w:webHidden/>
          </w:rPr>
          <w:fldChar w:fldCharType="end"/>
        </w:r>
      </w:hyperlink>
    </w:p>
    <w:p w14:paraId="4CABC6DA"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4" w:history="1">
        <w:r w:rsidR="00FC3CF5" w:rsidRPr="00586DAE">
          <w:rPr>
            <w:rStyle w:val="Hipervnculo"/>
            <w:noProof/>
          </w:rPr>
          <w:t>Ilustración 77: Panel del alumno parámetros de la tarea</w:t>
        </w:r>
        <w:r w:rsidR="00FC3CF5">
          <w:rPr>
            <w:noProof/>
            <w:webHidden/>
          </w:rPr>
          <w:tab/>
        </w:r>
        <w:r w:rsidR="00FC3CF5">
          <w:rPr>
            <w:noProof/>
            <w:webHidden/>
          </w:rPr>
          <w:fldChar w:fldCharType="begin"/>
        </w:r>
        <w:r w:rsidR="00FC3CF5">
          <w:rPr>
            <w:noProof/>
            <w:webHidden/>
          </w:rPr>
          <w:instrText xml:space="preserve"> PAGEREF _Toc442010284 \h </w:instrText>
        </w:r>
        <w:r w:rsidR="00FC3CF5">
          <w:rPr>
            <w:noProof/>
            <w:webHidden/>
          </w:rPr>
        </w:r>
        <w:r w:rsidR="00FC3CF5">
          <w:rPr>
            <w:noProof/>
            <w:webHidden/>
          </w:rPr>
          <w:fldChar w:fldCharType="separate"/>
        </w:r>
        <w:r w:rsidR="00FC3CF5">
          <w:rPr>
            <w:noProof/>
            <w:webHidden/>
          </w:rPr>
          <w:t>115</w:t>
        </w:r>
        <w:r w:rsidR="00FC3CF5">
          <w:rPr>
            <w:noProof/>
            <w:webHidden/>
          </w:rPr>
          <w:fldChar w:fldCharType="end"/>
        </w:r>
      </w:hyperlink>
    </w:p>
    <w:p w14:paraId="74F876B4"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5" w:history="1">
        <w:r w:rsidR="00FC3CF5" w:rsidRPr="00586DAE">
          <w:rPr>
            <w:rStyle w:val="Hipervnculo"/>
            <w:noProof/>
          </w:rPr>
          <w:t>Ilustración 78: Panel del alumno error subida de práctica</w:t>
        </w:r>
        <w:r w:rsidR="00FC3CF5">
          <w:rPr>
            <w:noProof/>
            <w:webHidden/>
          </w:rPr>
          <w:tab/>
        </w:r>
        <w:r w:rsidR="00FC3CF5">
          <w:rPr>
            <w:noProof/>
            <w:webHidden/>
          </w:rPr>
          <w:fldChar w:fldCharType="begin"/>
        </w:r>
        <w:r w:rsidR="00FC3CF5">
          <w:rPr>
            <w:noProof/>
            <w:webHidden/>
          </w:rPr>
          <w:instrText xml:space="preserve"> PAGEREF _Toc442010285 \h </w:instrText>
        </w:r>
        <w:r w:rsidR="00FC3CF5">
          <w:rPr>
            <w:noProof/>
            <w:webHidden/>
          </w:rPr>
        </w:r>
        <w:r w:rsidR="00FC3CF5">
          <w:rPr>
            <w:noProof/>
            <w:webHidden/>
          </w:rPr>
          <w:fldChar w:fldCharType="separate"/>
        </w:r>
        <w:r w:rsidR="00FC3CF5">
          <w:rPr>
            <w:noProof/>
            <w:webHidden/>
          </w:rPr>
          <w:t>116</w:t>
        </w:r>
        <w:r w:rsidR="00FC3CF5">
          <w:rPr>
            <w:noProof/>
            <w:webHidden/>
          </w:rPr>
          <w:fldChar w:fldCharType="end"/>
        </w:r>
      </w:hyperlink>
    </w:p>
    <w:p w14:paraId="7AEECB9A"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6" w:history="1">
        <w:r w:rsidR="00FC3CF5" w:rsidRPr="00586DAE">
          <w:rPr>
            <w:rStyle w:val="Hipervnculo"/>
            <w:noProof/>
          </w:rPr>
          <w:t>Ilustración 79: Panel del alumno ver reportes y gráficas</w:t>
        </w:r>
        <w:r w:rsidR="00FC3CF5">
          <w:rPr>
            <w:noProof/>
            <w:webHidden/>
          </w:rPr>
          <w:tab/>
        </w:r>
        <w:r w:rsidR="00FC3CF5">
          <w:rPr>
            <w:noProof/>
            <w:webHidden/>
          </w:rPr>
          <w:fldChar w:fldCharType="begin"/>
        </w:r>
        <w:r w:rsidR="00FC3CF5">
          <w:rPr>
            <w:noProof/>
            <w:webHidden/>
          </w:rPr>
          <w:instrText xml:space="preserve"> PAGEREF _Toc442010286 \h </w:instrText>
        </w:r>
        <w:r w:rsidR="00FC3CF5">
          <w:rPr>
            <w:noProof/>
            <w:webHidden/>
          </w:rPr>
        </w:r>
        <w:r w:rsidR="00FC3CF5">
          <w:rPr>
            <w:noProof/>
            <w:webHidden/>
          </w:rPr>
          <w:fldChar w:fldCharType="separate"/>
        </w:r>
        <w:r w:rsidR="00FC3CF5">
          <w:rPr>
            <w:noProof/>
            <w:webHidden/>
          </w:rPr>
          <w:t>116</w:t>
        </w:r>
        <w:r w:rsidR="00FC3CF5">
          <w:rPr>
            <w:noProof/>
            <w:webHidden/>
          </w:rPr>
          <w:fldChar w:fldCharType="end"/>
        </w:r>
      </w:hyperlink>
    </w:p>
    <w:p w14:paraId="3605C8A9" w14:textId="77777777" w:rsidR="00FC3CF5"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10287" w:history="1">
        <w:r w:rsidR="00FC3CF5" w:rsidRPr="00586DAE">
          <w:rPr>
            <w:rStyle w:val="Hipervnculo"/>
            <w:noProof/>
          </w:rPr>
          <w:t>Ilustración 80: Cambiar idioma</w:t>
        </w:r>
        <w:r w:rsidR="00FC3CF5">
          <w:rPr>
            <w:noProof/>
            <w:webHidden/>
          </w:rPr>
          <w:tab/>
        </w:r>
        <w:r w:rsidR="00FC3CF5">
          <w:rPr>
            <w:noProof/>
            <w:webHidden/>
          </w:rPr>
          <w:fldChar w:fldCharType="begin"/>
        </w:r>
        <w:r w:rsidR="00FC3CF5">
          <w:rPr>
            <w:noProof/>
            <w:webHidden/>
          </w:rPr>
          <w:instrText xml:space="preserve"> PAGEREF _Toc442010287 \h </w:instrText>
        </w:r>
        <w:r w:rsidR="00FC3CF5">
          <w:rPr>
            <w:noProof/>
            <w:webHidden/>
          </w:rPr>
        </w:r>
        <w:r w:rsidR="00FC3CF5">
          <w:rPr>
            <w:noProof/>
            <w:webHidden/>
          </w:rPr>
          <w:fldChar w:fldCharType="separate"/>
        </w:r>
        <w:r w:rsidR="00FC3CF5">
          <w:rPr>
            <w:noProof/>
            <w:webHidden/>
          </w:rPr>
          <w:t>117</w:t>
        </w:r>
        <w:r w:rsidR="00FC3CF5">
          <w:rPr>
            <w:noProof/>
            <w:webHidden/>
          </w:rPr>
          <w:fldChar w:fldCharType="end"/>
        </w:r>
      </w:hyperlink>
    </w:p>
    <w:p w14:paraId="1733D5F1" w14:textId="56871EDC" w:rsidR="00E96677" w:rsidRDefault="00E96677">
      <w:pPr>
        <w:rPr>
          <w:b/>
          <w:sz w:val="22"/>
        </w:rPr>
      </w:pPr>
      <w:r>
        <w:rPr>
          <w:b/>
          <w:sz w:val="22"/>
        </w:rPr>
        <w:fldChar w:fldCharType="end"/>
      </w:r>
    </w:p>
    <w:p w14:paraId="18B7B584" w14:textId="77777777" w:rsidR="00E96677" w:rsidRDefault="00E96677">
      <w:pPr>
        <w:rPr>
          <w:b/>
          <w:sz w:val="22"/>
        </w:rPr>
      </w:pPr>
      <w:r>
        <w:rPr>
          <w:b/>
          <w:sz w:val="22"/>
        </w:rPr>
        <w:br w:type="page"/>
      </w:r>
    </w:p>
    <w:p w14:paraId="1BEFB889" w14:textId="5DFB6342" w:rsidR="00E96677" w:rsidRDefault="00E96677">
      <w:pPr>
        <w:rPr>
          <w:b/>
          <w:sz w:val="22"/>
        </w:rPr>
      </w:pPr>
      <w:r>
        <w:rPr>
          <w:b/>
          <w:sz w:val="22"/>
        </w:rPr>
        <w:lastRenderedPageBreak/>
        <w:t>Índice de Tablas</w:t>
      </w:r>
    </w:p>
    <w:p w14:paraId="6D0537A9" w14:textId="77777777" w:rsidR="00E96677" w:rsidRDefault="00E96677">
      <w:pPr>
        <w:pStyle w:val="Tabladeilustraciones"/>
        <w:tabs>
          <w:tab w:val="right" w:leader="dot" w:pos="6197"/>
        </w:tabs>
        <w:rPr>
          <w:rFonts w:asciiTheme="minorHAnsi" w:eastAsiaTheme="minorEastAsia" w:hAnsiTheme="minorHAnsi"/>
          <w:smallCaps w:val="0"/>
          <w:noProof/>
          <w:sz w:val="22"/>
          <w:szCs w:val="22"/>
          <w:lang w:eastAsia="es-ES"/>
        </w:rPr>
      </w:pPr>
      <w:r>
        <w:rPr>
          <w:b/>
          <w:sz w:val="22"/>
        </w:rPr>
        <w:fldChar w:fldCharType="begin"/>
      </w:r>
      <w:r>
        <w:rPr>
          <w:b/>
          <w:sz w:val="22"/>
        </w:rPr>
        <w:instrText xml:space="preserve"> TOC \h \z \c "Tabla" </w:instrText>
      </w:r>
      <w:r>
        <w:rPr>
          <w:b/>
          <w:sz w:val="22"/>
        </w:rPr>
        <w:fldChar w:fldCharType="separate"/>
      </w:r>
      <w:hyperlink w:anchor="_Toc442008953" w:history="1">
        <w:r w:rsidRPr="0002148E">
          <w:rPr>
            <w:rStyle w:val="Hipervnculo"/>
            <w:noProof/>
          </w:rPr>
          <w:t>Tabla 1: Costes de software</w:t>
        </w:r>
        <w:r>
          <w:rPr>
            <w:noProof/>
            <w:webHidden/>
          </w:rPr>
          <w:tab/>
        </w:r>
        <w:r>
          <w:rPr>
            <w:noProof/>
            <w:webHidden/>
          </w:rPr>
          <w:fldChar w:fldCharType="begin"/>
        </w:r>
        <w:r>
          <w:rPr>
            <w:noProof/>
            <w:webHidden/>
          </w:rPr>
          <w:instrText xml:space="preserve"> PAGEREF _Toc442008953 \h </w:instrText>
        </w:r>
        <w:r>
          <w:rPr>
            <w:noProof/>
            <w:webHidden/>
          </w:rPr>
        </w:r>
        <w:r>
          <w:rPr>
            <w:noProof/>
            <w:webHidden/>
          </w:rPr>
          <w:fldChar w:fldCharType="separate"/>
        </w:r>
        <w:r>
          <w:rPr>
            <w:noProof/>
            <w:webHidden/>
          </w:rPr>
          <w:t>29</w:t>
        </w:r>
        <w:r>
          <w:rPr>
            <w:noProof/>
            <w:webHidden/>
          </w:rPr>
          <w:fldChar w:fldCharType="end"/>
        </w:r>
      </w:hyperlink>
    </w:p>
    <w:p w14:paraId="7C3542FB"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4" w:history="1">
        <w:r w:rsidR="00E96677" w:rsidRPr="0002148E">
          <w:rPr>
            <w:rStyle w:val="Hipervnculo"/>
            <w:noProof/>
          </w:rPr>
          <w:t>Tabla 2: Plantilla tipo casos de uso</w:t>
        </w:r>
        <w:r w:rsidR="00E96677">
          <w:rPr>
            <w:noProof/>
            <w:webHidden/>
          </w:rPr>
          <w:tab/>
        </w:r>
        <w:r w:rsidR="00E96677">
          <w:rPr>
            <w:noProof/>
            <w:webHidden/>
          </w:rPr>
          <w:fldChar w:fldCharType="begin"/>
        </w:r>
        <w:r w:rsidR="00E96677">
          <w:rPr>
            <w:noProof/>
            <w:webHidden/>
          </w:rPr>
          <w:instrText xml:space="preserve"> PAGEREF _Toc442008954 \h </w:instrText>
        </w:r>
        <w:r w:rsidR="00E96677">
          <w:rPr>
            <w:noProof/>
            <w:webHidden/>
          </w:rPr>
        </w:r>
        <w:r w:rsidR="00E96677">
          <w:rPr>
            <w:noProof/>
            <w:webHidden/>
          </w:rPr>
          <w:fldChar w:fldCharType="separate"/>
        </w:r>
        <w:r w:rsidR="00E96677">
          <w:rPr>
            <w:noProof/>
            <w:webHidden/>
          </w:rPr>
          <w:t>39</w:t>
        </w:r>
        <w:r w:rsidR="00E96677">
          <w:rPr>
            <w:noProof/>
            <w:webHidden/>
          </w:rPr>
          <w:fldChar w:fldCharType="end"/>
        </w:r>
      </w:hyperlink>
    </w:p>
    <w:p w14:paraId="2257894D"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5" w:history="1">
        <w:r w:rsidR="00E96677" w:rsidRPr="0002148E">
          <w:rPr>
            <w:rStyle w:val="Hipervnculo"/>
            <w:noProof/>
          </w:rPr>
          <w:t>Tabla 3: Plantilla RF-M01 "Crear la tarea"</w:t>
        </w:r>
        <w:r w:rsidR="00E96677">
          <w:rPr>
            <w:noProof/>
            <w:webHidden/>
          </w:rPr>
          <w:tab/>
        </w:r>
        <w:r w:rsidR="00E96677">
          <w:rPr>
            <w:noProof/>
            <w:webHidden/>
          </w:rPr>
          <w:fldChar w:fldCharType="begin"/>
        </w:r>
        <w:r w:rsidR="00E96677">
          <w:rPr>
            <w:noProof/>
            <w:webHidden/>
          </w:rPr>
          <w:instrText xml:space="preserve"> PAGEREF _Toc442008955 \h </w:instrText>
        </w:r>
        <w:r w:rsidR="00E96677">
          <w:rPr>
            <w:noProof/>
            <w:webHidden/>
          </w:rPr>
        </w:r>
        <w:r w:rsidR="00E96677">
          <w:rPr>
            <w:noProof/>
            <w:webHidden/>
          </w:rPr>
          <w:fldChar w:fldCharType="separate"/>
        </w:r>
        <w:r w:rsidR="00E96677">
          <w:rPr>
            <w:noProof/>
            <w:webHidden/>
          </w:rPr>
          <w:t>40</w:t>
        </w:r>
        <w:r w:rsidR="00E96677">
          <w:rPr>
            <w:noProof/>
            <w:webHidden/>
          </w:rPr>
          <w:fldChar w:fldCharType="end"/>
        </w:r>
      </w:hyperlink>
    </w:p>
    <w:p w14:paraId="133B1B07"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6" w:history="1">
        <w:r w:rsidR="00E96677" w:rsidRPr="0002148E">
          <w:rPr>
            <w:rStyle w:val="Hipervnculo"/>
            <w:noProof/>
          </w:rPr>
          <w:t>Tabla 4: Plantilla RF-M02 "Configurar la tarea"</w:t>
        </w:r>
        <w:r w:rsidR="00E96677">
          <w:rPr>
            <w:noProof/>
            <w:webHidden/>
          </w:rPr>
          <w:tab/>
        </w:r>
        <w:r w:rsidR="00E96677">
          <w:rPr>
            <w:noProof/>
            <w:webHidden/>
          </w:rPr>
          <w:fldChar w:fldCharType="begin"/>
        </w:r>
        <w:r w:rsidR="00E96677">
          <w:rPr>
            <w:noProof/>
            <w:webHidden/>
          </w:rPr>
          <w:instrText xml:space="preserve"> PAGEREF _Toc442008956 \h </w:instrText>
        </w:r>
        <w:r w:rsidR="00E96677">
          <w:rPr>
            <w:noProof/>
            <w:webHidden/>
          </w:rPr>
        </w:r>
        <w:r w:rsidR="00E96677">
          <w:rPr>
            <w:noProof/>
            <w:webHidden/>
          </w:rPr>
          <w:fldChar w:fldCharType="separate"/>
        </w:r>
        <w:r w:rsidR="00E96677">
          <w:rPr>
            <w:noProof/>
            <w:webHidden/>
          </w:rPr>
          <w:t>41</w:t>
        </w:r>
        <w:r w:rsidR="00E96677">
          <w:rPr>
            <w:noProof/>
            <w:webHidden/>
          </w:rPr>
          <w:fldChar w:fldCharType="end"/>
        </w:r>
      </w:hyperlink>
    </w:p>
    <w:p w14:paraId="5D889D07"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7" w:history="1">
        <w:r w:rsidR="00E96677" w:rsidRPr="0002148E">
          <w:rPr>
            <w:rStyle w:val="Hipervnculo"/>
            <w:noProof/>
          </w:rPr>
          <w:t>Tabla 5: Plantilla RF-M03 "Seleccionar la tarea"</w:t>
        </w:r>
        <w:r w:rsidR="00E96677">
          <w:rPr>
            <w:noProof/>
            <w:webHidden/>
          </w:rPr>
          <w:tab/>
        </w:r>
        <w:r w:rsidR="00E96677">
          <w:rPr>
            <w:noProof/>
            <w:webHidden/>
          </w:rPr>
          <w:fldChar w:fldCharType="begin"/>
        </w:r>
        <w:r w:rsidR="00E96677">
          <w:rPr>
            <w:noProof/>
            <w:webHidden/>
          </w:rPr>
          <w:instrText xml:space="preserve"> PAGEREF _Toc442008957 \h </w:instrText>
        </w:r>
        <w:r w:rsidR="00E96677">
          <w:rPr>
            <w:noProof/>
            <w:webHidden/>
          </w:rPr>
        </w:r>
        <w:r w:rsidR="00E96677">
          <w:rPr>
            <w:noProof/>
            <w:webHidden/>
          </w:rPr>
          <w:fldChar w:fldCharType="separate"/>
        </w:r>
        <w:r w:rsidR="00E96677">
          <w:rPr>
            <w:noProof/>
            <w:webHidden/>
          </w:rPr>
          <w:t>42</w:t>
        </w:r>
        <w:r w:rsidR="00E96677">
          <w:rPr>
            <w:noProof/>
            <w:webHidden/>
          </w:rPr>
          <w:fldChar w:fldCharType="end"/>
        </w:r>
      </w:hyperlink>
    </w:p>
    <w:p w14:paraId="5CFD0C4E"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8" w:history="1">
        <w:r w:rsidR="00E96677" w:rsidRPr="0002148E">
          <w:rPr>
            <w:rStyle w:val="Hipervnculo"/>
            <w:noProof/>
          </w:rPr>
          <w:t>Tabla 6: Plantilla RF-AW01 "Registrarse en la aplicación web"</w:t>
        </w:r>
        <w:r w:rsidR="00E96677">
          <w:rPr>
            <w:noProof/>
            <w:webHidden/>
          </w:rPr>
          <w:tab/>
        </w:r>
        <w:r w:rsidR="00E96677">
          <w:rPr>
            <w:noProof/>
            <w:webHidden/>
          </w:rPr>
          <w:fldChar w:fldCharType="begin"/>
        </w:r>
        <w:r w:rsidR="00E96677">
          <w:rPr>
            <w:noProof/>
            <w:webHidden/>
          </w:rPr>
          <w:instrText xml:space="preserve"> PAGEREF _Toc442008958 \h </w:instrText>
        </w:r>
        <w:r w:rsidR="00E96677">
          <w:rPr>
            <w:noProof/>
            <w:webHidden/>
          </w:rPr>
        </w:r>
        <w:r w:rsidR="00E96677">
          <w:rPr>
            <w:noProof/>
            <w:webHidden/>
          </w:rPr>
          <w:fldChar w:fldCharType="separate"/>
        </w:r>
        <w:r w:rsidR="00E96677">
          <w:rPr>
            <w:noProof/>
            <w:webHidden/>
          </w:rPr>
          <w:t>43</w:t>
        </w:r>
        <w:r w:rsidR="00E96677">
          <w:rPr>
            <w:noProof/>
            <w:webHidden/>
          </w:rPr>
          <w:fldChar w:fldCharType="end"/>
        </w:r>
      </w:hyperlink>
    </w:p>
    <w:p w14:paraId="72CDE25A"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59" w:history="1">
        <w:r w:rsidR="00E96677" w:rsidRPr="0002148E">
          <w:rPr>
            <w:rStyle w:val="Hipervnculo"/>
            <w:noProof/>
          </w:rPr>
          <w:t>Tabla 7: Plantilla RF-AW02 "Configurar los parámetros de la tarea"</w:t>
        </w:r>
        <w:r w:rsidR="00E96677">
          <w:rPr>
            <w:noProof/>
            <w:webHidden/>
          </w:rPr>
          <w:tab/>
        </w:r>
        <w:r w:rsidR="00E96677">
          <w:rPr>
            <w:noProof/>
            <w:webHidden/>
          </w:rPr>
          <w:fldChar w:fldCharType="begin"/>
        </w:r>
        <w:r w:rsidR="00E96677">
          <w:rPr>
            <w:noProof/>
            <w:webHidden/>
          </w:rPr>
          <w:instrText xml:space="preserve"> PAGEREF _Toc442008959 \h </w:instrText>
        </w:r>
        <w:r w:rsidR="00E96677">
          <w:rPr>
            <w:noProof/>
            <w:webHidden/>
          </w:rPr>
        </w:r>
        <w:r w:rsidR="00E96677">
          <w:rPr>
            <w:noProof/>
            <w:webHidden/>
          </w:rPr>
          <w:fldChar w:fldCharType="separate"/>
        </w:r>
        <w:r w:rsidR="00E96677">
          <w:rPr>
            <w:noProof/>
            <w:webHidden/>
          </w:rPr>
          <w:t>43</w:t>
        </w:r>
        <w:r w:rsidR="00E96677">
          <w:rPr>
            <w:noProof/>
            <w:webHidden/>
          </w:rPr>
          <w:fldChar w:fldCharType="end"/>
        </w:r>
      </w:hyperlink>
    </w:p>
    <w:p w14:paraId="5F71849D"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0" w:history="1">
        <w:r w:rsidR="00E96677" w:rsidRPr="0002148E">
          <w:rPr>
            <w:rStyle w:val="Hipervnculo"/>
            <w:noProof/>
          </w:rPr>
          <w:t>Tabla 8: Plantilla RF-AW03 "Subir test"</w:t>
        </w:r>
        <w:r w:rsidR="00E96677">
          <w:rPr>
            <w:noProof/>
            <w:webHidden/>
          </w:rPr>
          <w:tab/>
        </w:r>
        <w:r w:rsidR="00E96677">
          <w:rPr>
            <w:noProof/>
            <w:webHidden/>
          </w:rPr>
          <w:fldChar w:fldCharType="begin"/>
        </w:r>
        <w:r w:rsidR="00E96677">
          <w:rPr>
            <w:noProof/>
            <w:webHidden/>
          </w:rPr>
          <w:instrText xml:space="preserve"> PAGEREF _Toc442008960 \h </w:instrText>
        </w:r>
        <w:r w:rsidR="00E96677">
          <w:rPr>
            <w:noProof/>
            <w:webHidden/>
          </w:rPr>
        </w:r>
        <w:r w:rsidR="00E96677">
          <w:rPr>
            <w:noProof/>
            <w:webHidden/>
          </w:rPr>
          <w:fldChar w:fldCharType="separate"/>
        </w:r>
        <w:r w:rsidR="00E96677">
          <w:rPr>
            <w:noProof/>
            <w:webHidden/>
          </w:rPr>
          <w:t>44</w:t>
        </w:r>
        <w:r w:rsidR="00E96677">
          <w:rPr>
            <w:noProof/>
            <w:webHidden/>
          </w:rPr>
          <w:fldChar w:fldCharType="end"/>
        </w:r>
      </w:hyperlink>
    </w:p>
    <w:p w14:paraId="20F966DC"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1" w:history="1">
        <w:r w:rsidR="00E96677" w:rsidRPr="0002148E">
          <w:rPr>
            <w:rStyle w:val="Hipervnculo"/>
            <w:noProof/>
          </w:rPr>
          <w:t>Tabla 9: Plantilla RF-AW04 "Consultar estadísticas de las prácticas"</w:t>
        </w:r>
        <w:r w:rsidR="00E96677">
          <w:rPr>
            <w:noProof/>
            <w:webHidden/>
          </w:rPr>
          <w:tab/>
        </w:r>
        <w:r w:rsidR="00E96677">
          <w:rPr>
            <w:noProof/>
            <w:webHidden/>
          </w:rPr>
          <w:fldChar w:fldCharType="begin"/>
        </w:r>
        <w:r w:rsidR="00E96677">
          <w:rPr>
            <w:noProof/>
            <w:webHidden/>
          </w:rPr>
          <w:instrText xml:space="preserve"> PAGEREF _Toc442008961 \h </w:instrText>
        </w:r>
        <w:r w:rsidR="00E96677">
          <w:rPr>
            <w:noProof/>
            <w:webHidden/>
          </w:rPr>
        </w:r>
        <w:r w:rsidR="00E96677">
          <w:rPr>
            <w:noProof/>
            <w:webHidden/>
          </w:rPr>
          <w:fldChar w:fldCharType="separate"/>
        </w:r>
        <w:r w:rsidR="00E96677">
          <w:rPr>
            <w:noProof/>
            <w:webHidden/>
          </w:rPr>
          <w:t>45</w:t>
        </w:r>
        <w:r w:rsidR="00E96677">
          <w:rPr>
            <w:noProof/>
            <w:webHidden/>
          </w:rPr>
          <w:fldChar w:fldCharType="end"/>
        </w:r>
      </w:hyperlink>
    </w:p>
    <w:p w14:paraId="1AEBC803"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2" w:history="1">
        <w:r w:rsidR="00E96677" w:rsidRPr="0002148E">
          <w:rPr>
            <w:rStyle w:val="Hipervnculo"/>
            <w:noProof/>
          </w:rPr>
          <w:t>Tabla 10: Plantilla RF-AW05 "Descargar prácticas"</w:t>
        </w:r>
        <w:r w:rsidR="00E96677">
          <w:rPr>
            <w:noProof/>
            <w:webHidden/>
          </w:rPr>
          <w:tab/>
        </w:r>
        <w:r w:rsidR="00E96677">
          <w:rPr>
            <w:noProof/>
            <w:webHidden/>
          </w:rPr>
          <w:fldChar w:fldCharType="begin"/>
        </w:r>
        <w:r w:rsidR="00E96677">
          <w:rPr>
            <w:noProof/>
            <w:webHidden/>
          </w:rPr>
          <w:instrText xml:space="preserve"> PAGEREF _Toc442008962 \h </w:instrText>
        </w:r>
        <w:r w:rsidR="00E96677">
          <w:rPr>
            <w:noProof/>
            <w:webHidden/>
          </w:rPr>
        </w:r>
        <w:r w:rsidR="00E96677">
          <w:rPr>
            <w:noProof/>
            <w:webHidden/>
          </w:rPr>
          <w:fldChar w:fldCharType="separate"/>
        </w:r>
        <w:r w:rsidR="00E96677">
          <w:rPr>
            <w:noProof/>
            <w:webHidden/>
          </w:rPr>
          <w:t>46</w:t>
        </w:r>
        <w:r w:rsidR="00E96677">
          <w:rPr>
            <w:noProof/>
            <w:webHidden/>
          </w:rPr>
          <w:fldChar w:fldCharType="end"/>
        </w:r>
      </w:hyperlink>
    </w:p>
    <w:p w14:paraId="6264D682"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3" w:history="1">
        <w:r w:rsidR="00E96677" w:rsidRPr="0002148E">
          <w:rPr>
            <w:rStyle w:val="Hipervnculo"/>
            <w:noProof/>
          </w:rPr>
          <w:t>Tabla 11: Plantilla RF-AW06 "Comprobar plagios de prácticas"</w:t>
        </w:r>
        <w:r w:rsidR="00E96677">
          <w:rPr>
            <w:noProof/>
            <w:webHidden/>
          </w:rPr>
          <w:tab/>
        </w:r>
        <w:r w:rsidR="00E96677">
          <w:rPr>
            <w:noProof/>
            <w:webHidden/>
          </w:rPr>
          <w:fldChar w:fldCharType="begin"/>
        </w:r>
        <w:r w:rsidR="00E96677">
          <w:rPr>
            <w:noProof/>
            <w:webHidden/>
          </w:rPr>
          <w:instrText xml:space="preserve"> PAGEREF _Toc442008963 \h </w:instrText>
        </w:r>
        <w:r w:rsidR="00E96677">
          <w:rPr>
            <w:noProof/>
            <w:webHidden/>
          </w:rPr>
        </w:r>
        <w:r w:rsidR="00E96677">
          <w:rPr>
            <w:noProof/>
            <w:webHidden/>
          </w:rPr>
          <w:fldChar w:fldCharType="separate"/>
        </w:r>
        <w:r w:rsidR="00E96677">
          <w:rPr>
            <w:noProof/>
            <w:webHidden/>
          </w:rPr>
          <w:t>47</w:t>
        </w:r>
        <w:r w:rsidR="00E96677">
          <w:rPr>
            <w:noProof/>
            <w:webHidden/>
          </w:rPr>
          <w:fldChar w:fldCharType="end"/>
        </w:r>
      </w:hyperlink>
    </w:p>
    <w:p w14:paraId="518614A3"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4" w:history="1">
        <w:r w:rsidR="00E96677" w:rsidRPr="0002148E">
          <w:rPr>
            <w:rStyle w:val="Hipervnculo"/>
            <w:noProof/>
          </w:rPr>
          <w:t>Tabla 12: Plantilla RF-AW07 "Visualizar gráficas"</w:t>
        </w:r>
        <w:r w:rsidR="00E96677">
          <w:rPr>
            <w:noProof/>
            <w:webHidden/>
          </w:rPr>
          <w:tab/>
        </w:r>
        <w:r w:rsidR="00E96677">
          <w:rPr>
            <w:noProof/>
            <w:webHidden/>
          </w:rPr>
          <w:fldChar w:fldCharType="begin"/>
        </w:r>
        <w:r w:rsidR="00E96677">
          <w:rPr>
            <w:noProof/>
            <w:webHidden/>
          </w:rPr>
          <w:instrText xml:space="preserve"> PAGEREF _Toc442008964 \h </w:instrText>
        </w:r>
        <w:r w:rsidR="00E96677">
          <w:rPr>
            <w:noProof/>
            <w:webHidden/>
          </w:rPr>
        </w:r>
        <w:r w:rsidR="00E96677">
          <w:rPr>
            <w:noProof/>
            <w:webHidden/>
          </w:rPr>
          <w:fldChar w:fldCharType="separate"/>
        </w:r>
        <w:r w:rsidR="00E96677">
          <w:rPr>
            <w:noProof/>
            <w:webHidden/>
          </w:rPr>
          <w:t>47</w:t>
        </w:r>
        <w:r w:rsidR="00E96677">
          <w:rPr>
            <w:noProof/>
            <w:webHidden/>
          </w:rPr>
          <w:fldChar w:fldCharType="end"/>
        </w:r>
      </w:hyperlink>
    </w:p>
    <w:p w14:paraId="1FD2A222"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5" w:history="1">
        <w:r w:rsidR="00E96677" w:rsidRPr="0002148E">
          <w:rPr>
            <w:rStyle w:val="Hipervnculo"/>
            <w:noProof/>
          </w:rPr>
          <w:t>Tabla 13: Plantilla RF-AW08 "Subir práctica"</w:t>
        </w:r>
        <w:r w:rsidR="00E96677">
          <w:rPr>
            <w:noProof/>
            <w:webHidden/>
          </w:rPr>
          <w:tab/>
        </w:r>
        <w:r w:rsidR="00E96677">
          <w:rPr>
            <w:noProof/>
            <w:webHidden/>
          </w:rPr>
          <w:fldChar w:fldCharType="begin"/>
        </w:r>
        <w:r w:rsidR="00E96677">
          <w:rPr>
            <w:noProof/>
            <w:webHidden/>
          </w:rPr>
          <w:instrText xml:space="preserve"> PAGEREF _Toc442008965 \h </w:instrText>
        </w:r>
        <w:r w:rsidR="00E96677">
          <w:rPr>
            <w:noProof/>
            <w:webHidden/>
          </w:rPr>
        </w:r>
        <w:r w:rsidR="00E96677">
          <w:rPr>
            <w:noProof/>
            <w:webHidden/>
          </w:rPr>
          <w:fldChar w:fldCharType="separate"/>
        </w:r>
        <w:r w:rsidR="00E96677">
          <w:rPr>
            <w:noProof/>
            <w:webHidden/>
          </w:rPr>
          <w:t>48</w:t>
        </w:r>
        <w:r w:rsidR="00E96677">
          <w:rPr>
            <w:noProof/>
            <w:webHidden/>
          </w:rPr>
          <w:fldChar w:fldCharType="end"/>
        </w:r>
      </w:hyperlink>
    </w:p>
    <w:p w14:paraId="6EA2C1EC"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6" w:history="1">
        <w:r w:rsidR="00E96677" w:rsidRPr="0002148E">
          <w:rPr>
            <w:rStyle w:val="Hipervnculo"/>
            <w:noProof/>
          </w:rPr>
          <w:t>Tabla 14: Plantilla RF-AW09 "Consultar datos de la tarea"</w:t>
        </w:r>
        <w:r w:rsidR="00E96677">
          <w:rPr>
            <w:noProof/>
            <w:webHidden/>
          </w:rPr>
          <w:tab/>
        </w:r>
        <w:r w:rsidR="00E96677">
          <w:rPr>
            <w:noProof/>
            <w:webHidden/>
          </w:rPr>
          <w:fldChar w:fldCharType="begin"/>
        </w:r>
        <w:r w:rsidR="00E96677">
          <w:rPr>
            <w:noProof/>
            <w:webHidden/>
          </w:rPr>
          <w:instrText xml:space="preserve"> PAGEREF _Toc442008966 \h </w:instrText>
        </w:r>
        <w:r w:rsidR="00E96677">
          <w:rPr>
            <w:noProof/>
            <w:webHidden/>
          </w:rPr>
        </w:r>
        <w:r w:rsidR="00E96677">
          <w:rPr>
            <w:noProof/>
            <w:webHidden/>
          </w:rPr>
          <w:fldChar w:fldCharType="separate"/>
        </w:r>
        <w:r w:rsidR="00E96677">
          <w:rPr>
            <w:noProof/>
            <w:webHidden/>
          </w:rPr>
          <w:t>49</w:t>
        </w:r>
        <w:r w:rsidR="00E96677">
          <w:rPr>
            <w:noProof/>
            <w:webHidden/>
          </w:rPr>
          <w:fldChar w:fldCharType="end"/>
        </w:r>
      </w:hyperlink>
    </w:p>
    <w:p w14:paraId="74F67730"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7" w:history="1">
        <w:r w:rsidR="00E96677" w:rsidRPr="0002148E">
          <w:rPr>
            <w:rStyle w:val="Hipervnculo"/>
            <w:noProof/>
          </w:rPr>
          <w:t>Tabla 15: Plantilla RF-AW10 "Reemplazar la práctica seleccionada"</w:t>
        </w:r>
        <w:r w:rsidR="00E96677">
          <w:rPr>
            <w:noProof/>
            <w:webHidden/>
          </w:rPr>
          <w:tab/>
        </w:r>
        <w:r w:rsidR="00E96677">
          <w:rPr>
            <w:noProof/>
            <w:webHidden/>
          </w:rPr>
          <w:fldChar w:fldCharType="begin"/>
        </w:r>
        <w:r w:rsidR="00E96677">
          <w:rPr>
            <w:noProof/>
            <w:webHidden/>
          </w:rPr>
          <w:instrText xml:space="preserve"> PAGEREF _Toc442008967 \h </w:instrText>
        </w:r>
        <w:r w:rsidR="00E96677">
          <w:rPr>
            <w:noProof/>
            <w:webHidden/>
          </w:rPr>
        </w:r>
        <w:r w:rsidR="00E96677">
          <w:rPr>
            <w:noProof/>
            <w:webHidden/>
          </w:rPr>
          <w:fldChar w:fldCharType="separate"/>
        </w:r>
        <w:r w:rsidR="00E96677">
          <w:rPr>
            <w:noProof/>
            <w:webHidden/>
          </w:rPr>
          <w:t>50</w:t>
        </w:r>
        <w:r w:rsidR="00E96677">
          <w:rPr>
            <w:noProof/>
            <w:webHidden/>
          </w:rPr>
          <w:fldChar w:fldCharType="end"/>
        </w:r>
      </w:hyperlink>
    </w:p>
    <w:p w14:paraId="2E476167"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8" w:history="1">
        <w:r w:rsidR="00E96677" w:rsidRPr="0002148E">
          <w:rPr>
            <w:rStyle w:val="Hipervnculo"/>
            <w:noProof/>
          </w:rPr>
          <w:t>Tabla 16: Plantilla RF-AW11 "Consultar reportes"</w:t>
        </w:r>
        <w:r w:rsidR="00E96677">
          <w:rPr>
            <w:noProof/>
            <w:webHidden/>
          </w:rPr>
          <w:tab/>
        </w:r>
        <w:r w:rsidR="00E96677">
          <w:rPr>
            <w:noProof/>
            <w:webHidden/>
          </w:rPr>
          <w:fldChar w:fldCharType="begin"/>
        </w:r>
        <w:r w:rsidR="00E96677">
          <w:rPr>
            <w:noProof/>
            <w:webHidden/>
          </w:rPr>
          <w:instrText xml:space="preserve"> PAGEREF _Toc442008968 \h </w:instrText>
        </w:r>
        <w:r w:rsidR="00E96677">
          <w:rPr>
            <w:noProof/>
            <w:webHidden/>
          </w:rPr>
        </w:r>
        <w:r w:rsidR="00E96677">
          <w:rPr>
            <w:noProof/>
            <w:webHidden/>
          </w:rPr>
          <w:fldChar w:fldCharType="separate"/>
        </w:r>
        <w:r w:rsidR="00E96677">
          <w:rPr>
            <w:noProof/>
            <w:webHidden/>
          </w:rPr>
          <w:t>50</w:t>
        </w:r>
        <w:r w:rsidR="00E96677">
          <w:rPr>
            <w:noProof/>
            <w:webHidden/>
          </w:rPr>
          <w:fldChar w:fldCharType="end"/>
        </w:r>
      </w:hyperlink>
    </w:p>
    <w:p w14:paraId="037074BA"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69" w:history="1">
        <w:r w:rsidR="00E96677" w:rsidRPr="0002148E">
          <w:rPr>
            <w:rStyle w:val="Hipervnculo"/>
            <w:noProof/>
          </w:rPr>
          <w:t>Tabla 17: Plantilla RF-AW12 "Consultar gráficas"</w:t>
        </w:r>
        <w:r w:rsidR="00E96677">
          <w:rPr>
            <w:noProof/>
            <w:webHidden/>
          </w:rPr>
          <w:tab/>
        </w:r>
        <w:r w:rsidR="00E96677">
          <w:rPr>
            <w:noProof/>
            <w:webHidden/>
          </w:rPr>
          <w:fldChar w:fldCharType="begin"/>
        </w:r>
        <w:r w:rsidR="00E96677">
          <w:rPr>
            <w:noProof/>
            <w:webHidden/>
          </w:rPr>
          <w:instrText xml:space="preserve"> PAGEREF _Toc442008969 \h </w:instrText>
        </w:r>
        <w:r w:rsidR="00E96677">
          <w:rPr>
            <w:noProof/>
            <w:webHidden/>
          </w:rPr>
        </w:r>
        <w:r w:rsidR="00E96677">
          <w:rPr>
            <w:noProof/>
            <w:webHidden/>
          </w:rPr>
          <w:fldChar w:fldCharType="separate"/>
        </w:r>
        <w:r w:rsidR="00E96677">
          <w:rPr>
            <w:noProof/>
            <w:webHidden/>
          </w:rPr>
          <w:t>51</w:t>
        </w:r>
        <w:r w:rsidR="00E96677">
          <w:rPr>
            <w:noProof/>
            <w:webHidden/>
          </w:rPr>
          <w:fldChar w:fldCharType="end"/>
        </w:r>
      </w:hyperlink>
    </w:p>
    <w:p w14:paraId="0C3AC1EA"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0" w:history="1">
        <w:r w:rsidR="00E96677" w:rsidRPr="0002148E">
          <w:rPr>
            <w:rStyle w:val="Hipervnculo"/>
            <w:noProof/>
          </w:rPr>
          <w:t>Tabla 18: Tabla profesores</w:t>
        </w:r>
        <w:r w:rsidR="00E96677">
          <w:rPr>
            <w:noProof/>
            <w:webHidden/>
          </w:rPr>
          <w:tab/>
        </w:r>
        <w:r w:rsidR="00E96677">
          <w:rPr>
            <w:noProof/>
            <w:webHidden/>
          </w:rPr>
          <w:fldChar w:fldCharType="begin"/>
        </w:r>
        <w:r w:rsidR="00E96677">
          <w:rPr>
            <w:noProof/>
            <w:webHidden/>
          </w:rPr>
          <w:instrText xml:space="preserve"> PAGEREF _Toc442008970 \h </w:instrText>
        </w:r>
        <w:r w:rsidR="00E96677">
          <w:rPr>
            <w:noProof/>
            <w:webHidden/>
          </w:rPr>
        </w:r>
        <w:r w:rsidR="00E96677">
          <w:rPr>
            <w:noProof/>
            <w:webHidden/>
          </w:rPr>
          <w:fldChar w:fldCharType="separate"/>
        </w:r>
        <w:r w:rsidR="00E96677">
          <w:rPr>
            <w:noProof/>
            <w:webHidden/>
          </w:rPr>
          <w:t>53</w:t>
        </w:r>
        <w:r w:rsidR="00E96677">
          <w:rPr>
            <w:noProof/>
            <w:webHidden/>
          </w:rPr>
          <w:fldChar w:fldCharType="end"/>
        </w:r>
      </w:hyperlink>
    </w:p>
    <w:p w14:paraId="452DE647"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1" w:history="1">
        <w:r w:rsidR="00E96677" w:rsidRPr="0002148E">
          <w:rPr>
            <w:rStyle w:val="Hipervnculo"/>
            <w:noProof/>
          </w:rPr>
          <w:t>Tabla 19: Tabla alumnos</w:t>
        </w:r>
        <w:r w:rsidR="00E96677">
          <w:rPr>
            <w:noProof/>
            <w:webHidden/>
          </w:rPr>
          <w:tab/>
        </w:r>
        <w:r w:rsidR="00E96677">
          <w:rPr>
            <w:noProof/>
            <w:webHidden/>
          </w:rPr>
          <w:fldChar w:fldCharType="begin"/>
        </w:r>
        <w:r w:rsidR="00E96677">
          <w:rPr>
            <w:noProof/>
            <w:webHidden/>
          </w:rPr>
          <w:instrText xml:space="preserve"> PAGEREF _Toc442008971 \h </w:instrText>
        </w:r>
        <w:r w:rsidR="00E96677">
          <w:rPr>
            <w:noProof/>
            <w:webHidden/>
          </w:rPr>
        </w:r>
        <w:r w:rsidR="00E96677">
          <w:rPr>
            <w:noProof/>
            <w:webHidden/>
          </w:rPr>
          <w:fldChar w:fldCharType="separate"/>
        </w:r>
        <w:r w:rsidR="00E96677">
          <w:rPr>
            <w:noProof/>
            <w:webHidden/>
          </w:rPr>
          <w:t>54</w:t>
        </w:r>
        <w:r w:rsidR="00E96677">
          <w:rPr>
            <w:noProof/>
            <w:webHidden/>
          </w:rPr>
          <w:fldChar w:fldCharType="end"/>
        </w:r>
      </w:hyperlink>
    </w:p>
    <w:p w14:paraId="0CE81B72"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2" w:history="1">
        <w:r w:rsidR="00E96677" w:rsidRPr="0002148E">
          <w:rPr>
            <w:rStyle w:val="Hipervnculo"/>
            <w:noProof/>
          </w:rPr>
          <w:t>Tabla 20: Tabla tareas</w:t>
        </w:r>
        <w:r w:rsidR="00E96677">
          <w:rPr>
            <w:noProof/>
            <w:webHidden/>
          </w:rPr>
          <w:tab/>
        </w:r>
        <w:r w:rsidR="00E96677">
          <w:rPr>
            <w:noProof/>
            <w:webHidden/>
          </w:rPr>
          <w:fldChar w:fldCharType="begin"/>
        </w:r>
        <w:r w:rsidR="00E96677">
          <w:rPr>
            <w:noProof/>
            <w:webHidden/>
          </w:rPr>
          <w:instrText xml:space="preserve"> PAGEREF _Toc442008972 \h </w:instrText>
        </w:r>
        <w:r w:rsidR="00E96677">
          <w:rPr>
            <w:noProof/>
            <w:webHidden/>
          </w:rPr>
        </w:r>
        <w:r w:rsidR="00E96677">
          <w:rPr>
            <w:noProof/>
            <w:webHidden/>
          </w:rPr>
          <w:fldChar w:fldCharType="separate"/>
        </w:r>
        <w:r w:rsidR="00E96677">
          <w:rPr>
            <w:noProof/>
            <w:webHidden/>
          </w:rPr>
          <w:t>55</w:t>
        </w:r>
        <w:r w:rsidR="00E96677">
          <w:rPr>
            <w:noProof/>
            <w:webHidden/>
          </w:rPr>
          <w:fldChar w:fldCharType="end"/>
        </w:r>
      </w:hyperlink>
    </w:p>
    <w:p w14:paraId="3F719C3C"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3" w:history="1">
        <w:r w:rsidR="00E96677" w:rsidRPr="0002148E">
          <w:rPr>
            <w:rStyle w:val="Hipervnculo"/>
            <w:noProof/>
          </w:rPr>
          <w:t>Tabla 21: Tabla tests</w:t>
        </w:r>
        <w:r w:rsidR="00E96677">
          <w:rPr>
            <w:noProof/>
            <w:webHidden/>
          </w:rPr>
          <w:tab/>
        </w:r>
        <w:r w:rsidR="00E96677">
          <w:rPr>
            <w:noProof/>
            <w:webHidden/>
          </w:rPr>
          <w:fldChar w:fldCharType="begin"/>
        </w:r>
        <w:r w:rsidR="00E96677">
          <w:rPr>
            <w:noProof/>
            <w:webHidden/>
          </w:rPr>
          <w:instrText xml:space="preserve"> PAGEREF _Toc442008973 \h </w:instrText>
        </w:r>
        <w:r w:rsidR="00E96677">
          <w:rPr>
            <w:noProof/>
            <w:webHidden/>
          </w:rPr>
        </w:r>
        <w:r w:rsidR="00E96677">
          <w:rPr>
            <w:noProof/>
            <w:webHidden/>
          </w:rPr>
          <w:fldChar w:fldCharType="separate"/>
        </w:r>
        <w:r w:rsidR="00E96677">
          <w:rPr>
            <w:noProof/>
            <w:webHidden/>
          </w:rPr>
          <w:t>56</w:t>
        </w:r>
        <w:r w:rsidR="00E96677">
          <w:rPr>
            <w:noProof/>
            <w:webHidden/>
          </w:rPr>
          <w:fldChar w:fldCharType="end"/>
        </w:r>
      </w:hyperlink>
    </w:p>
    <w:p w14:paraId="04839001"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4" w:history="1">
        <w:r w:rsidR="00E96677" w:rsidRPr="0002148E">
          <w:rPr>
            <w:rStyle w:val="Hipervnculo"/>
            <w:noProof/>
          </w:rPr>
          <w:t>Tabla 22: Tabla intentos</w:t>
        </w:r>
        <w:r w:rsidR="00E96677">
          <w:rPr>
            <w:noProof/>
            <w:webHidden/>
          </w:rPr>
          <w:tab/>
        </w:r>
        <w:r w:rsidR="00E96677">
          <w:rPr>
            <w:noProof/>
            <w:webHidden/>
          </w:rPr>
          <w:fldChar w:fldCharType="begin"/>
        </w:r>
        <w:r w:rsidR="00E96677">
          <w:rPr>
            <w:noProof/>
            <w:webHidden/>
          </w:rPr>
          <w:instrText xml:space="preserve"> PAGEREF _Toc442008974 \h </w:instrText>
        </w:r>
        <w:r w:rsidR="00E96677">
          <w:rPr>
            <w:noProof/>
            <w:webHidden/>
          </w:rPr>
        </w:r>
        <w:r w:rsidR="00E96677">
          <w:rPr>
            <w:noProof/>
            <w:webHidden/>
          </w:rPr>
          <w:fldChar w:fldCharType="separate"/>
        </w:r>
        <w:r w:rsidR="00E96677">
          <w:rPr>
            <w:noProof/>
            <w:webHidden/>
          </w:rPr>
          <w:t>57</w:t>
        </w:r>
        <w:r w:rsidR="00E96677">
          <w:rPr>
            <w:noProof/>
            <w:webHidden/>
          </w:rPr>
          <w:fldChar w:fldCharType="end"/>
        </w:r>
      </w:hyperlink>
    </w:p>
    <w:p w14:paraId="4638208C"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5" w:history="1">
        <w:r w:rsidR="00E96677" w:rsidRPr="0002148E">
          <w:rPr>
            <w:rStyle w:val="Hipervnculo"/>
            <w:noProof/>
          </w:rPr>
          <w:t>Tabla 23: Tabla violaciones</w:t>
        </w:r>
        <w:r w:rsidR="00E96677">
          <w:rPr>
            <w:noProof/>
            <w:webHidden/>
          </w:rPr>
          <w:tab/>
        </w:r>
        <w:r w:rsidR="00E96677">
          <w:rPr>
            <w:noProof/>
            <w:webHidden/>
          </w:rPr>
          <w:fldChar w:fldCharType="begin"/>
        </w:r>
        <w:r w:rsidR="00E96677">
          <w:rPr>
            <w:noProof/>
            <w:webHidden/>
          </w:rPr>
          <w:instrText xml:space="preserve"> PAGEREF _Toc442008975 \h </w:instrText>
        </w:r>
        <w:r w:rsidR="00E96677">
          <w:rPr>
            <w:noProof/>
            <w:webHidden/>
          </w:rPr>
        </w:r>
        <w:r w:rsidR="00E96677">
          <w:rPr>
            <w:noProof/>
            <w:webHidden/>
          </w:rPr>
          <w:fldChar w:fldCharType="separate"/>
        </w:r>
        <w:r w:rsidR="00E96677">
          <w:rPr>
            <w:noProof/>
            <w:webHidden/>
          </w:rPr>
          <w:t>58</w:t>
        </w:r>
        <w:r w:rsidR="00E96677">
          <w:rPr>
            <w:noProof/>
            <w:webHidden/>
          </w:rPr>
          <w:fldChar w:fldCharType="end"/>
        </w:r>
      </w:hyperlink>
    </w:p>
    <w:p w14:paraId="72457ED0"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6" w:history="1">
        <w:r w:rsidR="00E96677" w:rsidRPr="0002148E">
          <w:rPr>
            <w:rStyle w:val="Hipervnculo"/>
            <w:noProof/>
          </w:rPr>
          <w:t>Tabla 24: Tabla errores</w:t>
        </w:r>
        <w:r w:rsidR="00E96677">
          <w:rPr>
            <w:noProof/>
            <w:webHidden/>
          </w:rPr>
          <w:tab/>
        </w:r>
        <w:r w:rsidR="00E96677">
          <w:rPr>
            <w:noProof/>
            <w:webHidden/>
          </w:rPr>
          <w:fldChar w:fldCharType="begin"/>
        </w:r>
        <w:r w:rsidR="00E96677">
          <w:rPr>
            <w:noProof/>
            <w:webHidden/>
          </w:rPr>
          <w:instrText xml:space="preserve"> PAGEREF _Toc442008976 \h </w:instrText>
        </w:r>
        <w:r w:rsidR="00E96677">
          <w:rPr>
            <w:noProof/>
            <w:webHidden/>
          </w:rPr>
        </w:r>
        <w:r w:rsidR="00E96677">
          <w:rPr>
            <w:noProof/>
            <w:webHidden/>
          </w:rPr>
          <w:fldChar w:fldCharType="separate"/>
        </w:r>
        <w:r w:rsidR="00E96677">
          <w:rPr>
            <w:noProof/>
            <w:webHidden/>
          </w:rPr>
          <w:t>58</w:t>
        </w:r>
        <w:r w:rsidR="00E96677">
          <w:rPr>
            <w:noProof/>
            <w:webHidden/>
          </w:rPr>
          <w:fldChar w:fldCharType="end"/>
        </w:r>
      </w:hyperlink>
    </w:p>
    <w:p w14:paraId="6F1ED73D" w14:textId="77777777" w:rsidR="00E96677" w:rsidRDefault="000E72D2">
      <w:pPr>
        <w:pStyle w:val="Tabladeilustraciones"/>
        <w:tabs>
          <w:tab w:val="right" w:leader="dot" w:pos="6197"/>
        </w:tabs>
        <w:rPr>
          <w:rFonts w:asciiTheme="minorHAnsi" w:eastAsiaTheme="minorEastAsia" w:hAnsiTheme="minorHAnsi"/>
          <w:smallCaps w:val="0"/>
          <w:noProof/>
          <w:sz w:val="22"/>
          <w:szCs w:val="22"/>
          <w:lang w:eastAsia="es-ES"/>
        </w:rPr>
      </w:pPr>
      <w:hyperlink w:anchor="_Toc442008977" w:history="1">
        <w:r w:rsidR="00E96677" w:rsidRPr="0002148E">
          <w:rPr>
            <w:rStyle w:val="Hipervnculo"/>
            <w:noProof/>
          </w:rPr>
          <w:t>Tabla 25: Tabla pruebas unitarias</w:t>
        </w:r>
        <w:r w:rsidR="00E96677">
          <w:rPr>
            <w:noProof/>
            <w:webHidden/>
          </w:rPr>
          <w:tab/>
        </w:r>
        <w:r w:rsidR="00E96677">
          <w:rPr>
            <w:noProof/>
            <w:webHidden/>
          </w:rPr>
          <w:fldChar w:fldCharType="begin"/>
        </w:r>
        <w:r w:rsidR="00E96677">
          <w:rPr>
            <w:noProof/>
            <w:webHidden/>
          </w:rPr>
          <w:instrText xml:space="preserve"> PAGEREF _Toc442008977 \h </w:instrText>
        </w:r>
        <w:r w:rsidR="00E96677">
          <w:rPr>
            <w:noProof/>
            <w:webHidden/>
          </w:rPr>
        </w:r>
        <w:r w:rsidR="00E96677">
          <w:rPr>
            <w:noProof/>
            <w:webHidden/>
          </w:rPr>
          <w:fldChar w:fldCharType="separate"/>
        </w:r>
        <w:r w:rsidR="00E96677">
          <w:rPr>
            <w:noProof/>
            <w:webHidden/>
          </w:rPr>
          <w:t>95</w:t>
        </w:r>
        <w:r w:rsidR="00E96677">
          <w:rPr>
            <w:noProof/>
            <w:webHidden/>
          </w:rPr>
          <w:fldChar w:fldCharType="end"/>
        </w:r>
      </w:hyperlink>
    </w:p>
    <w:p w14:paraId="5ABB4964" w14:textId="77777777" w:rsidR="00E96677" w:rsidRDefault="00E96677">
      <w:pPr>
        <w:rPr>
          <w:b/>
          <w:sz w:val="22"/>
        </w:rPr>
      </w:pPr>
      <w:r>
        <w:rPr>
          <w:b/>
          <w:sz w:val="22"/>
        </w:rPr>
        <w:fldChar w:fldCharType="end"/>
      </w:r>
    </w:p>
    <w:p w14:paraId="26514E64" w14:textId="012FEADA" w:rsidR="00E96677" w:rsidRDefault="00E96677">
      <w:pPr>
        <w:rPr>
          <w:rFonts w:ascii="Liberation Sans" w:eastAsiaTheme="majorEastAsia" w:hAnsi="Liberation Sans" w:cstheme="majorBidi"/>
          <w:b/>
          <w:smallCaps/>
          <w:sz w:val="24"/>
          <w:szCs w:val="32"/>
        </w:rPr>
      </w:pPr>
    </w:p>
    <w:p w14:paraId="326D0D5A" w14:textId="6785241D" w:rsidR="00E96677" w:rsidRPr="00E96677" w:rsidRDefault="00E96677">
      <w:pPr>
        <w:rPr>
          <w:rFonts w:ascii="Liberation Sans" w:eastAsiaTheme="majorEastAsia" w:hAnsi="Liberation Sans" w:cstheme="majorBidi"/>
          <w:b/>
          <w:smallCaps/>
          <w:sz w:val="24"/>
          <w:szCs w:val="32"/>
        </w:rPr>
      </w:pPr>
      <w:r w:rsidRPr="00E96677">
        <w:rPr>
          <w:rFonts w:ascii="Liberation Sans" w:eastAsiaTheme="majorEastAsia" w:hAnsi="Liberation Sans" w:cstheme="majorBidi"/>
          <w:b/>
          <w:smallCaps/>
          <w:sz w:val="24"/>
          <w:szCs w:val="32"/>
        </w:rPr>
        <w:br w:type="page"/>
      </w:r>
    </w:p>
    <w:p w14:paraId="2263967A" w14:textId="1E3355BE" w:rsidR="008E2418" w:rsidRDefault="008E2418" w:rsidP="005F784B">
      <w:pPr>
        <w:pStyle w:val="Ttulo1"/>
      </w:pPr>
      <w:bookmarkStart w:id="0" w:name="_Toc442008729"/>
      <w:r w:rsidRPr="00E53536">
        <w:lastRenderedPageBreak/>
        <w:t>Plan</w:t>
      </w:r>
      <w:r>
        <w:t xml:space="preserve"> de proyecto software</w:t>
      </w:r>
      <w:bookmarkEnd w:id="0"/>
    </w:p>
    <w:p w14:paraId="61908D20" w14:textId="77777777" w:rsidR="008E2418" w:rsidRDefault="008E2418" w:rsidP="005F784B">
      <w:pPr>
        <w:pStyle w:val="Ttulo2"/>
      </w:pPr>
      <w:bookmarkStart w:id="1" w:name="_Toc442008730"/>
      <w:r w:rsidRPr="009B4A3F">
        <w:t>Introducción</w:t>
      </w:r>
      <w:bookmarkEnd w:id="1"/>
    </w:p>
    <w:p w14:paraId="0182F76B" w14:textId="7A8BDD5B" w:rsidR="008F39E7" w:rsidRDefault="00431627" w:rsidP="008F39E7">
      <w:r>
        <w:t xml:space="preserve">En este apartado se tratará la planificación temporal del proyecto, que se refiere a una estimación dentro de un marco de tiempo limitado en la que se recogerán todas las taras necesarias y sus </w:t>
      </w:r>
      <w:del w:id="2" w:author="BRUNO BARUQUE ZANON" w:date="2016-02-01T11:46:00Z">
        <w:r w:rsidDel="000E72D2">
          <w:delText>plazas</w:delText>
        </w:r>
      </w:del>
      <w:ins w:id="3" w:author="BRUNO BARUQUE ZANON" w:date="2016-02-01T11:46:00Z">
        <w:r w:rsidR="000E72D2">
          <w:t>plazos</w:t>
        </w:r>
      </w:ins>
      <w:r>
        <w:t>, para obtener el resultado final esperado.</w:t>
      </w:r>
    </w:p>
    <w:p w14:paraId="0EBEA7A1" w14:textId="53AC709F" w:rsidR="00431627" w:rsidRDefault="00431627" w:rsidP="008F39E7">
      <w:r>
        <w:t>Por lo tanto</w:t>
      </w:r>
      <w:ins w:id="4" w:author="BRUNO BARUQUE ZANON" w:date="2016-02-01T11:47:00Z">
        <w:r w:rsidR="000E72D2">
          <w:t>,</w:t>
        </w:r>
      </w:ins>
      <w:r>
        <w:t xml:space="preserve"> la planificación temporal será una referencia con la que se podrá estimar el estado del proyecto en cada momento.</w:t>
      </w:r>
    </w:p>
    <w:p w14:paraId="6883E3EA" w14:textId="22700145" w:rsidR="00431627" w:rsidRPr="009B4A3F" w:rsidRDefault="00431627" w:rsidP="009B4A3F">
      <w:r>
        <w:t xml:space="preserve">En </w:t>
      </w:r>
      <w:r w:rsidRPr="009B4A3F">
        <w:t xml:space="preserve">este apartado se hablará también sobre la viabilidad económica del proyecto, que dará una perspectiva acerca de la rentabilidad o no del desarrollo del </w:t>
      </w:r>
      <w:r w:rsidR="008212D8" w:rsidRPr="009B4A3F">
        <w:t xml:space="preserve">proyecto. Además del estudio de </w:t>
      </w:r>
      <w:r w:rsidRPr="009B4A3F">
        <w:t>viabilidad legal, sobre el cuál se debe estudiar la clasificación de las distintas licencias software y sus características.</w:t>
      </w:r>
    </w:p>
    <w:p w14:paraId="185A81D7" w14:textId="77777777" w:rsidR="008E2418" w:rsidRDefault="008E2418" w:rsidP="00DF74C3">
      <w:pPr>
        <w:pStyle w:val="Ttulo2"/>
      </w:pPr>
      <w:bookmarkStart w:id="5" w:name="_Toc442008731"/>
      <w:r>
        <w:t>Planificación temporal del proyecto</w:t>
      </w:r>
      <w:bookmarkEnd w:id="5"/>
    </w:p>
    <w:p w14:paraId="6333D0E6" w14:textId="1169FD6C" w:rsidR="008E2418" w:rsidRDefault="00431627" w:rsidP="008E2418">
      <w:r>
        <w:t>El trabajo fin de grado se ha desarrollado en base a los principios de las metodologías ágiles, SCRUM concretamente.</w:t>
      </w:r>
    </w:p>
    <w:p w14:paraId="42E9763E" w14:textId="7D1B54F1" w:rsidR="00431627" w:rsidRDefault="00431627" w:rsidP="008E2418">
      <w:r>
        <w:t>El procedimiento seguido a la hora de planificar, es el de distribuir el trabajo en iteraciones de dos semanas, llevando a cabo para ello reuniones con el tutor. Al finalizar cada iteración se decidirá, entre tutor y alumno, las tareas a incluir en la siguiente iteración, intentando maximizar en todo momento el valor del proyecto.</w:t>
      </w:r>
    </w:p>
    <w:p w14:paraId="500579B8" w14:textId="0B7B79ED" w:rsidR="00431627" w:rsidRDefault="00431627" w:rsidP="008E2418">
      <w:r>
        <w:t xml:space="preserve">Las tareas seleccionables en cada iteración residen en el </w:t>
      </w:r>
      <w:proofErr w:type="spellStart"/>
      <w:r w:rsidRPr="00431627">
        <w:rPr>
          <w:i/>
        </w:rPr>
        <w:t>ProductBacklog</w:t>
      </w:r>
      <w:proofErr w:type="spellEnd"/>
      <w:r>
        <w:rPr>
          <w:i/>
        </w:rPr>
        <w:t xml:space="preserve">, </w:t>
      </w:r>
      <w:r>
        <w:t>que constituye una lista de tareas priorizadas.</w:t>
      </w:r>
    </w:p>
    <w:p w14:paraId="568D72D7" w14:textId="7DB8F900" w:rsidR="00431627" w:rsidRDefault="00431627" w:rsidP="008E2418">
      <w:r>
        <w:t xml:space="preserve">Dentro de las metodologías ágiles, uno de los indicadores de productividad más comunes es la velocidad. Hace referencia a la cantidad de trabajo (historias de usuario) que se realiza en una iteración. Aquí cobran especial importancia los gráficas </w:t>
      </w:r>
      <w:proofErr w:type="spellStart"/>
      <w:r w:rsidRPr="00431627">
        <w:rPr>
          <w:i/>
        </w:rPr>
        <w:t>BurnDown</w:t>
      </w:r>
      <w:proofErr w:type="spellEnd"/>
      <w:r>
        <w:t>.</w:t>
      </w:r>
    </w:p>
    <w:p w14:paraId="3C3573EE" w14:textId="172FA18B" w:rsidR="00431627" w:rsidRDefault="00431627" w:rsidP="008E2418">
      <w:r>
        <w:t xml:space="preserve">Los gráficos </w:t>
      </w:r>
      <w:proofErr w:type="spellStart"/>
      <w:r w:rsidRPr="00431627">
        <w:rPr>
          <w:i/>
        </w:rPr>
        <w:t>BurnDown</w:t>
      </w:r>
      <w:proofErr w:type="spellEnd"/>
      <w:r>
        <w:t xml:space="preserve"> son una representación del trabajo que queda por hacer y a su vez, permiten comparar el progreso del proyecto o del </w:t>
      </w:r>
      <w:r w:rsidRPr="000E72D2">
        <w:rPr>
          <w:i/>
          <w:rPrChange w:id="6" w:author="BRUNO BARUQUE ZANON" w:date="2016-02-01T11:51:00Z">
            <w:rPr/>
          </w:rPrChange>
        </w:rPr>
        <w:t>Sprint</w:t>
      </w:r>
      <w:r>
        <w:t xml:space="preserve"> con la planificación inicial. Normalmente el </w:t>
      </w:r>
      <w:r w:rsidRPr="00431627">
        <w:rPr>
          <w:i/>
        </w:rPr>
        <w:t xml:space="preserve">Sprint </w:t>
      </w:r>
      <w:proofErr w:type="spellStart"/>
      <w:r w:rsidRPr="00431627">
        <w:rPr>
          <w:i/>
        </w:rPr>
        <w:t>Backlog</w:t>
      </w:r>
      <w:proofErr w:type="spellEnd"/>
      <w:r>
        <w:rPr>
          <w:i/>
        </w:rPr>
        <w:t xml:space="preserve"> </w:t>
      </w:r>
      <w:r>
        <w:t>(tareas a realizar en una iteración) se muestra en el eje vertical y los días hábiles de los que se compone el Sprint en el eje horizonta</w:t>
      </w:r>
      <w:r w:rsidR="00302F31">
        <w:t>l.</w:t>
      </w:r>
    </w:p>
    <w:p w14:paraId="270F7607" w14:textId="4DFD9369" w:rsidR="00302F31" w:rsidRDefault="00302F31" w:rsidP="008E2418">
      <w:pPr>
        <w:rPr>
          <w:i/>
        </w:rPr>
      </w:pPr>
      <w:r>
        <w:t xml:space="preserve">A continuación se van a mostrar los </w:t>
      </w:r>
      <w:r w:rsidRPr="00302F31">
        <w:rPr>
          <w:i/>
        </w:rPr>
        <w:t xml:space="preserve">Sprint </w:t>
      </w:r>
      <w:proofErr w:type="spellStart"/>
      <w:r w:rsidRPr="00302F31">
        <w:rPr>
          <w:i/>
        </w:rPr>
        <w:t>Backlogs</w:t>
      </w:r>
      <w:proofErr w:type="spellEnd"/>
      <w:r>
        <w:t xml:space="preserve"> del proyecto junto con sus correspondientes </w:t>
      </w:r>
      <w:proofErr w:type="spellStart"/>
      <w:r w:rsidRPr="00302F31">
        <w:rPr>
          <w:i/>
        </w:rPr>
        <w:t>BurndownCharts</w:t>
      </w:r>
      <w:proofErr w:type="spellEnd"/>
      <w:r>
        <w:rPr>
          <w:i/>
        </w:rPr>
        <w:t>.</w:t>
      </w:r>
    </w:p>
    <w:p w14:paraId="531F0929" w14:textId="3647045B" w:rsidR="008212D8" w:rsidRPr="008212D8" w:rsidRDefault="008212D8" w:rsidP="008E2418">
      <w:pPr>
        <w:rPr>
          <w:b/>
          <w:color w:val="FF0000"/>
          <w:sz w:val="32"/>
        </w:rPr>
      </w:pPr>
      <w:r w:rsidRPr="008212D8">
        <w:rPr>
          <w:b/>
          <w:color w:val="FF0000"/>
          <w:sz w:val="32"/>
        </w:rPr>
        <w:lastRenderedPageBreak/>
        <w:t>AQUÍ HAY QUE PONER EL GRÁFICO GLOBAL DEL PROYECTO</w:t>
      </w:r>
    </w:p>
    <w:p w14:paraId="51550117" w14:textId="4517A4A0" w:rsidR="00302F31" w:rsidRPr="00302F31" w:rsidRDefault="00302F31" w:rsidP="008E2418">
      <w:pPr>
        <w:rPr>
          <w:i/>
        </w:rPr>
      </w:pPr>
      <w:r>
        <w:rPr>
          <w:i/>
        </w:rPr>
        <w:br w:type="page"/>
      </w:r>
    </w:p>
    <w:p w14:paraId="55E1EAF2" w14:textId="77777777" w:rsidR="008E2418" w:rsidRDefault="008E2418" w:rsidP="00DF74C3">
      <w:pPr>
        <w:pStyle w:val="Ttulo3"/>
      </w:pPr>
      <w:bookmarkStart w:id="7" w:name="_Toc442008732"/>
      <w:r>
        <w:lastRenderedPageBreak/>
        <w:t>Iteración 1 (25 Sept 2015 a 1 Oct 2015)</w:t>
      </w:r>
      <w:bookmarkEnd w:id="7"/>
    </w:p>
    <w:p w14:paraId="56FF30E9" w14:textId="77777777" w:rsidR="008E2418" w:rsidRDefault="008E2418" w:rsidP="008E2418">
      <w:r>
        <w:t>Esta fue la primera reunión mantenida con el tutor.</w:t>
      </w:r>
    </w:p>
    <w:p w14:paraId="1704432C" w14:textId="77777777" w:rsidR="008E2418" w:rsidRDefault="008E2418" w:rsidP="008E2418">
      <w:r>
        <w:t>En esta se inició el trabajo fin de grado con tareas más básicas y prácticamente enfocadas a instalaciones y a una investigación inicial:</w:t>
      </w:r>
    </w:p>
    <w:p w14:paraId="1991B160" w14:textId="77777777" w:rsidR="008E2418" w:rsidRDefault="008E2418" w:rsidP="00711285">
      <w:pPr>
        <w:pStyle w:val="Prrafodelista"/>
        <w:numPr>
          <w:ilvl w:val="0"/>
          <w:numId w:val="8"/>
        </w:numPr>
        <w:contextualSpacing/>
      </w:pPr>
      <w:r>
        <w:t>Instalación de los programas necesarios para realizar el trabajo fin de grado, así como las configuraciones previas necesarias para la realización del mismo:</w:t>
      </w:r>
    </w:p>
    <w:p w14:paraId="054E60CF" w14:textId="77777777" w:rsidR="008E2418" w:rsidRDefault="008E2418" w:rsidP="00711285">
      <w:pPr>
        <w:pStyle w:val="Prrafodelista"/>
        <w:numPr>
          <w:ilvl w:val="1"/>
          <w:numId w:val="8"/>
        </w:numPr>
        <w:contextualSpacing/>
      </w:pPr>
      <w:r>
        <w:t xml:space="preserve">Instalación del </w:t>
      </w:r>
      <w:proofErr w:type="spellStart"/>
      <w:r>
        <w:t>WampServer</w:t>
      </w:r>
      <w:proofErr w:type="spellEnd"/>
    </w:p>
    <w:p w14:paraId="2AE489C4" w14:textId="77777777" w:rsidR="008E2418" w:rsidRDefault="008E2418" w:rsidP="00711285">
      <w:pPr>
        <w:pStyle w:val="Prrafodelista"/>
        <w:numPr>
          <w:ilvl w:val="1"/>
          <w:numId w:val="8"/>
        </w:numPr>
        <w:contextualSpacing/>
      </w:pPr>
      <w:r>
        <w:t>Instalación de Moodle</w:t>
      </w:r>
    </w:p>
    <w:p w14:paraId="1C85F042" w14:textId="77777777" w:rsidR="008E2418" w:rsidRDefault="008E2418" w:rsidP="00711285">
      <w:pPr>
        <w:pStyle w:val="Prrafodelista"/>
        <w:numPr>
          <w:ilvl w:val="1"/>
          <w:numId w:val="8"/>
        </w:numPr>
        <w:contextualSpacing/>
      </w:pPr>
      <w:r>
        <w:t xml:space="preserve">Instalación del </w:t>
      </w:r>
      <w:proofErr w:type="spellStart"/>
      <w:r>
        <w:t>Plugin</w:t>
      </w:r>
      <w:proofErr w:type="spellEnd"/>
      <w:r>
        <w:t xml:space="preserve"> LTI</w:t>
      </w:r>
    </w:p>
    <w:p w14:paraId="595ED576" w14:textId="77777777" w:rsidR="008E2418" w:rsidRDefault="008E2418" w:rsidP="00711285">
      <w:pPr>
        <w:pStyle w:val="Prrafodelista"/>
        <w:numPr>
          <w:ilvl w:val="1"/>
          <w:numId w:val="8"/>
        </w:numPr>
        <w:contextualSpacing/>
      </w:pPr>
      <w:r>
        <w:t xml:space="preserve">Instalación de </w:t>
      </w:r>
      <w:proofErr w:type="spellStart"/>
      <w:r>
        <w:t>Webmin</w:t>
      </w:r>
      <w:proofErr w:type="spellEnd"/>
    </w:p>
    <w:p w14:paraId="263006A1" w14:textId="77777777" w:rsidR="008E2418" w:rsidRDefault="008E2418" w:rsidP="00711285">
      <w:pPr>
        <w:pStyle w:val="Prrafodelista"/>
        <w:numPr>
          <w:ilvl w:val="1"/>
          <w:numId w:val="8"/>
        </w:numPr>
        <w:contextualSpacing/>
      </w:pPr>
      <w:r>
        <w:t xml:space="preserve">Instalación de </w:t>
      </w:r>
      <w:proofErr w:type="spellStart"/>
      <w:r>
        <w:t>GitHub</w:t>
      </w:r>
      <w:proofErr w:type="spellEnd"/>
    </w:p>
    <w:p w14:paraId="1B7B2482" w14:textId="77777777" w:rsidR="008E2418" w:rsidRDefault="008E2418" w:rsidP="00711285">
      <w:pPr>
        <w:pStyle w:val="Prrafodelista"/>
        <w:numPr>
          <w:ilvl w:val="1"/>
          <w:numId w:val="8"/>
        </w:numPr>
        <w:contextualSpacing/>
      </w:pPr>
      <w:r>
        <w:t>Creación de una Base de datos para la plataforma Moodle</w:t>
      </w:r>
    </w:p>
    <w:p w14:paraId="5E3456C8" w14:textId="77777777" w:rsidR="008E2418" w:rsidRDefault="008E2418" w:rsidP="00711285">
      <w:pPr>
        <w:pStyle w:val="Prrafodelista"/>
        <w:numPr>
          <w:ilvl w:val="1"/>
          <w:numId w:val="8"/>
        </w:numPr>
        <w:contextualSpacing/>
      </w:pPr>
      <w:r>
        <w:t>Creación de una cuenta en XP-DEV</w:t>
      </w:r>
    </w:p>
    <w:p w14:paraId="18F22268" w14:textId="77777777" w:rsidR="008E2418" w:rsidRDefault="008E2418" w:rsidP="00711285">
      <w:pPr>
        <w:pStyle w:val="Prrafodelista"/>
        <w:numPr>
          <w:ilvl w:val="0"/>
          <w:numId w:val="8"/>
        </w:numPr>
        <w:contextualSpacing/>
      </w:pPr>
      <w:r>
        <w:t xml:space="preserve">Primera toma de contacto con Moodle y primer ejemplo usando el </w:t>
      </w:r>
      <w:proofErr w:type="spellStart"/>
      <w:r>
        <w:t>plugin</w:t>
      </w:r>
      <w:proofErr w:type="spellEnd"/>
      <w:r>
        <w:t xml:space="preserve"> LTI.</w:t>
      </w:r>
    </w:p>
    <w:p w14:paraId="1C1EAAE7" w14:textId="77777777" w:rsidR="008E2418" w:rsidRDefault="008E2418" w:rsidP="00711285">
      <w:pPr>
        <w:pStyle w:val="Prrafodelista"/>
        <w:numPr>
          <w:ilvl w:val="0"/>
          <w:numId w:val="8"/>
        </w:numPr>
        <w:contextualSpacing/>
      </w:pPr>
      <w:r>
        <w:t xml:space="preserve">Investigación acerca del protocolo </w:t>
      </w:r>
      <w:proofErr w:type="spellStart"/>
      <w:r>
        <w:t>OAuth</w:t>
      </w:r>
      <w:proofErr w:type="spellEnd"/>
      <w:r>
        <w:t>.</w:t>
      </w:r>
    </w:p>
    <w:p w14:paraId="5F8F1F75" w14:textId="6A2C6783" w:rsidR="008E2418" w:rsidRDefault="008E2418" w:rsidP="00711285">
      <w:pPr>
        <w:pStyle w:val="Prrafodelista"/>
        <w:numPr>
          <w:ilvl w:val="0"/>
          <w:numId w:val="8"/>
        </w:numPr>
        <w:contextualSpacing/>
      </w:pPr>
      <w:r>
        <w:t>Comienzo de la documentación del Anexo del manual del programador.</w:t>
      </w:r>
    </w:p>
    <w:p w14:paraId="1946E497" w14:textId="448BF81D" w:rsidR="008212D8" w:rsidRDefault="00B92287" w:rsidP="008212D8">
      <w:pPr>
        <w:keepNext/>
      </w:pPr>
      <w:r>
        <w:rPr>
          <w:noProof/>
          <w:lang w:eastAsia="es-ES"/>
        </w:rPr>
        <w:drawing>
          <wp:anchor distT="0" distB="0" distL="114300" distR="114300" simplePos="0" relativeHeight="251665408" behindDoc="0" locked="0" layoutInCell="1" allowOverlap="1" wp14:anchorId="0EE46D75" wp14:editId="3984EA2B">
            <wp:simplePos x="0" y="0"/>
            <wp:positionH relativeFrom="column">
              <wp:posOffset>-15875</wp:posOffset>
            </wp:positionH>
            <wp:positionV relativeFrom="paragraph">
              <wp:posOffset>165100</wp:posOffset>
            </wp:positionV>
            <wp:extent cx="3942715" cy="816610"/>
            <wp:effectExtent l="0" t="0" r="635" b="2540"/>
            <wp:wrapThrough wrapText="bothSides">
              <wp:wrapPolygon edited="0">
                <wp:start x="0" y="0"/>
                <wp:lineTo x="0" y="21163"/>
                <wp:lineTo x="21499" y="21163"/>
                <wp:lineTo x="2149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6048"/>
                    <a:stretch/>
                  </pic:blipFill>
                  <pic:spPr bwMode="auto">
                    <a:xfrm>
                      <a:off x="0" y="0"/>
                      <a:ext cx="3942715" cy="81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B6A68C" w14:textId="58359AF8" w:rsidR="008E2418" w:rsidRDefault="008212D8" w:rsidP="008212D8">
      <w:pPr>
        <w:pStyle w:val="Epgrafe"/>
        <w:jc w:val="center"/>
      </w:pPr>
      <w:bookmarkStart w:id="8" w:name="_Toc442010208"/>
      <w:r>
        <w:t xml:space="preserve">Ilustración </w:t>
      </w:r>
      <w:fldSimple w:instr=" SEQ Ilustración \* ARABIC ">
        <w:r w:rsidR="00362B9A">
          <w:rPr>
            <w:noProof/>
          </w:rPr>
          <w:t>1</w:t>
        </w:r>
      </w:fldSimple>
      <w:r>
        <w:t xml:space="preserve">: Sprint </w:t>
      </w:r>
      <w:proofErr w:type="spellStart"/>
      <w:r>
        <w:t>Backlog</w:t>
      </w:r>
      <w:proofErr w:type="spellEnd"/>
      <w:r>
        <w:t xml:space="preserve"> Iteración 1</w:t>
      </w:r>
      <w:bookmarkEnd w:id="8"/>
    </w:p>
    <w:p w14:paraId="6F830AFA" w14:textId="77777777" w:rsidR="008212D8" w:rsidRDefault="008E2418" w:rsidP="008212D8">
      <w:pPr>
        <w:keepNext/>
        <w:jc w:val="center"/>
      </w:pPr>
      <w:r>
        <w:rPr>
          <w:noProof/>
          <w:lang w:eastAsia="es-ES"/>
        </w:rPr>
        <w:lastRenderedPageBreak/>
        <w:drawing>
          <wp:inline distT="0" distB="0" distL="0" distR="0" wp14:anchorId="18D07DE2" wp14:editId="0686A7D9">
            <wp:extent cx="3885260" cy="2737135"/>
            <wp:effectExtent l="0" t="0" r="127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5260" cy="2737135"/>
                    </a:xfrm>
                    <a:prstGeom prst="rect">
                      <a:avLst/>
                    </a:prstGeom>
                  </pic:spPr>
                </pic:pic>
              </a:graphicData>
            </a:graphic>
          </wp:inline>
        </w:drawing>
      </w:r>
    </w:p>
    <w:p w14:paraId="4A1FF092" w14:textId="5992F445" w:rsidR="008E2418" w:rsidRDefault="008212D8" w:rsidP="008212D8">
      <w:pPr>
        <w:pStyle w:val="Epgrafe"/>
        <w:jc w:val="center"/>
      </w:pPr>
      <w:bookmarkStart w:id="9" w:name="_Toc442010209"/>
      <w:r>
        <w:t xml:space="preserve">Ilustración </w:t>
      </w:r>
      <w:fldSimple w:instr=" SEQ Ilustración \* ARABIC ">
        <w:r w:rsidR="00362B9A">
          <w:rPr>
            <w:noProof/>
          </w:rPr>
          <w:t>2</w:t>
        </w:r>
      </w:fldSimple>
      <w:r>
        <w:t xml:space="preserve">: </w:t>
      </w:r>
      <w:proofErr w:type="spellStart"/>
      <w:r>
        <w:t>Burndown</w:t>
      </w:r>
      <w:proofErr w:type="spellEnd"/>
      <w:r>
        <w:t xml:space="preserve"> Chart Iteración 1</w:t>
      </w:r>
      <w:bookmarkEnd w:id="9"/>
    </w:p>
    <w:p w14:paraId="465CF538" w14:textId="77777777" w:rsidR="003B38DF" w:rsidRDefault="003B38DF" w:rsidP="003B38DF"/>
    <w:p w14:paraId="7738398F" w14:textId="77777777" w:rsidR="00E4606B" w:rsidRDefault="00E4606B" w:rsidP="00DF74C3">
      <w:pPr>
        <w:pStyle w:val="Ttulo3"/>
      </w:pPr>
      <w:bookmarkStart w:id="10" w:name="_Toc442008733"/>
      <w:r>
        <w:t>Iteración 2 (1 Oct 2015 a 15 Oct 2015)</w:t>
      </w:r>
      <w:bookmarkEnd w:id="10"/>
    </w:p>
    <w:p w14:paraId="43052972" w14:textId="77777777" w:rsidR="00E4606B" w:rsidRDefault="00E4606B" w:rsidP="00E4606B">
      <w:r>
        <w:t>En esta iteración:</w:t>
      </w:r>
    </w:p>
    <w:p w14:paraId="3813D60D" w14:textId="77777777" w:rsidR="00E4606B" w:rsidRDefault="00E4606B" w:rsidP="00711285">
      <w:pPr>
        <w:pStyle w:val="Prrafodelista"/>
        <w:numPr>
          <w:ilvl w:val="0"/>
          <w:numId w:val="18"/>
        </w:numPr>
      </w:pPr>
      <w:r>
        <w:t>Se crean los hosts virtuales modificando el fichero de configuración de apache.</w:t>
      </w:r>
    </w:p>
    <w:p w14:paraId="6C07902E" w14:textId="77777777" w:rsidR="00E4606B" w:rsidRDefault="00E4606B" w:rsidP="00711285">
      <w:pPr>
        <w:pStyle w:val="Prrafodelista"/>
        <w:numPr>
          <w:ilvl w:val="0"/>
          <w:numId w:val="18"/>
        </w:numPr>
      </w:pPr>
      <w:r>
        <w:t>Se trabaja sobre los Anexos y se modifican los siguientes apartados:</w:t>
      </w:r>
    </w:p>
    <w:p w14:paraId="79331E48" w14:textId="77777777" w:rsidR="00E4606B" w:rsidRDefault="00E4606B" w:rsidP="00711285">
      <w:pPr>
        <w:pStyle w:val="Prrafodelista"/>
        <w:numPr>
          <w:ilvl w:val="1"/>
          <w:numId w:val="18"/>
        </w:numPr>
      </w:pPr>
      <w:r>
        <w:t>Manual del programador.</w:t>
      </w:r>
    </w:p>
    <w:p w14:paraId="391DADD0" w14:textId="77777777" w:rsidR="00E4606B" w:rsidRDefault="00E4606B" w:rsidP="00711285">
      <w:pPr>
        <w:pStyle w:val="Prrafodelista"/>
        <w:numPr>
          <w:ilvl w:val="1"/>
          <w:numId w:val="18"/>
        </w:numPr>
      </w:pPr>
      <w:r>
        <w:t>Especificación de requisitos.</w:t>
      </w:r>
    </w:p>
    <w:p w14:paraId="42A1CF91" w14:textId="77777777" w:rsidR="00E4606B" w:rsidRDefault="00E4606B" w:rsidP="00711285">
      <w:pPr>
        <w:pStyle w:val="Prrafodelista"/>
        <w:numPr>
          <w:ilvl w:val="1"/>
          <w:numId w:val="18"/>
        </w:numPr>
      </w:pPr>
      <w:r>
        <w:t>Plan de proyecto software.</w:t>
      </w:r>
    </w:p>
    <w:p w14:paraId="54A4C0B2" w14:textId="77777777" w:rsidR="00E4606B" w:rsidRDefault="00E4606B" w:rsidP="00711285">
      <w:pPr>
        <w:pStyle w:val="Prrafodelista"/>
        <w:numPr>
          <w:ilvl w:val="1"/>
          <w:numId w:val="18"/>
        </w:numPr>
      </w:pPr>
      <w:r>
        <w:t>Diagramas de casos de uso.</w:t>
      </w:r>
    </w:p>
    <w:p w14:paraId="4F815065" w14:textId="77777777" w:rsidR="00E4606B" w:rsidRDefault="00E4606B" w:rsidP="00711285">
      <w:pPr>
        <w:pStyle w:val="Prrafodelista"/>
        <w:numPr>
          <w:ilvl w:val="1"/>
          <w:numId w:val="18"/>
        </w:numPr>
      </w:pPr>
      <w:r>
        <w:t>Modificación del formato del documento (tamaño y letra de los títulos).</w:t>
      </w:r>
    </w:p>
    <w:p w14:paraId="2EF60377" w14:textId="77777777" w:rsidR="00E4606B" w:rsidRDefault="00E4606B" w:rsidP="00711285">
      <w:pPr>
        <w:pStyle w:val="Prrafodelista"/>
        <w:numPr>
          <w:ilvl w:val="0"/>
          <w:numId w:val="18"/>
        </w:numPr>
      </w:pPr>
      <w:r>
        <w:lastRenderedPageBreak/>
        <w:t xml:space="preserve">Se trabaja con el protocolo </w:t>
      </w:r>
      <w:proofErr w:type="spellStart"/>
      <w:r>
        <w:t>OAuth</w:t>
      </w:r>
      <w:proofErr w:type="spellEnd"/>
      <w:r>
        <w:t>. Para ello en primer lugar se busca una librería para poder trabajar con el protocolo, y después se realiza un ejemplo de ejecución para ver su funcionamiento.</w:t>
      </w:r>
    </w:p>
    <w:p w14:paraId="3656BC2E" w14:textId="148E05B5" w:rsidR="00B92287" w:rsidRDefault="00E4606B" w:rsidP="00B92287">
      <w:pPr>
        <w:pStyle w:val="Prrafodelista"/>
        <w:numPr>
          <w:ilvl w:val="0"/>
          <w:numId w:val="18"/>
        </w:numPr>
      </w:pPr>
      <w:r>
        <w:t>Se sigue investigando sobre el LTI y se realiza un ejemplo que per</w:t>
      </w:r>
      <w:r w:rsidR="00776827">
        <w:t xml:space="preserve">mite enlazar Moodle con nuestra aplicación </w:t>
      </w:r>
      <w:r>
        <w:t xml:space="preserve">web creando para ello una actividad de tipo “herramienta externa” desde Moodle. El resultado es que al </w:t>
      </w:r>
      <w:del w:id="11" w:author="BRUNO BARUQUE ZANON" w:date="2016-02-01T11:52:00Z">
        <w:r w:rsidDel="000E72D2">
          <w:delText xml:space="preserve">pinchar </w:delText>
        </w:r>
      </w:del>
      <w:ins w:id="12" w:author="BRUNO BARUQUE ZANON" w:date="2016-02-01T11:52:00Z">
        <w:r w:rsidR="000E72D2">
          <w:t xml:space="preserve">seleccionar </w:t>
        </w:r>
      </w:ins>
      <w:r>
        <w:t xml:space="preserve">en dicha actividad, se mostrará en </w:t>
      </w:r>
      <w:proofErr w:type="gramStart"/>
      <w:r>
        <w:t>el</w:t>
      </w:r>
      <w:proofErr w:type="gramEnd"/>
      <w:r>
        <w:t xml:space="preserve"> </w:t>
      </w:r>
      <w:r w:rsidR="00776827">
        <w:t>aplicación</w:t>
      </w:r>
      <w:r>
        <w:t xml:space="preserve"> web la información del usuario que la ha </w:t>
      </w:r>
      <w:del w:id="13" w:author="BRUNO BARUQUE ZANON" w:date="2016-02-01T11:52:00Z">
        <w:r w:rsidDel="000E72D2">
          <w:delText>pincado</w:delText>
        </w:r>
      </w:del>
      <w:ins w:id="14" w:author="BRUNO BARUQUE ZANON" w:date="2016-02-01T11:52:00Z">
        <w:r w:rsidR="000E72D2">
          <w:t>seleccionado</w:t>
        </w:r>
      </w:ins>
      <w:r>
        <w:t>.</w:t>
      </w:r>
    </w:p>
    <w:p w14:paraId="7EEB62BF" w14:textId="77777777" w:rsidR="008212D8" w:rsidRDefault="00C72026" w:rsidP="008212D8">
      <w:pPr>
        <w:keepNext/>
      </w:pPr>
      <w:r>
        <w:rPr>
          <w:noProof/>
          <w:lang w:eastAsia="es-ES"/>
        </w:rPr>
        <w:drawing>
          <wp:inline distT="0" distB="0" distL="0" distR="0" wp14:anchorId="0EFF17E8" wp14:editId="5CBF70C9">
            <wp:extent cx="3887241" cy="7817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973"/>
                    <a:stretch/>
                  </pic:blipFill>
                  <pic:spPr bwMode="auto">
                    <a:xfrm>
                      <a:off x="0" y="0"/>
                      <a:ext cx="3964899" cy="797339"/>
                    </a:xfrm>
                    <a:prstGeom prst="rect">
                      <a:avLst/>
                    </a:prstGeom>
                    <a:ln>
                      <a:noFill/>
                    </a:ln>
                    <a:extLst>
                      <a:ext uri="{53640926-AAD7-44D8-BBD7-CCE9431645EC}">
                        <a14:shadowObscured xmlns:a14="http://schemas.microsoft.com/office/drawing/2010/main"/>
                      </a:ext>
                    </a:extLst>
                  </pic:spPr>
                </pic:pic>
              </a:graphicData>
            </a:graphic>
          </wp:inline>
        </w:drawing>
      </w:r>
    </w:p>
    <w:p w14:paraId="3E74BEE3" w14:textId="1D2F4C4A" w:rsidR="0008359C" w:rsidRDefault="008212D8" w:rsidP="008212D8">
      <w:pPr>
        <w:pStyle w:val="Epgrafe"/>
        <w:jc w:val="center"/>
      </w:pPr>
      <w:bookmarkStart w:id="15" w:name="_Toc442010210"/>
      <w:r>
        <w:t xml:space="preserve">Ilustración </w:t>
      </w:r>
      <w:fldSimple w:instr=" SEQ Ilustración \* ARABIC ">
        <w:r w:rsidR="00362B9A">
          <w:rPr>
            <w:noProof/>
          </w:rPr>
          <w:t>3</w:t>
        </w:r>
      </w:fldSimple>
      <w:r>
        <w:t xml:space="preserve">: Sprint </w:t>
      </w:r>
      <w:proofErr w:type="spellStart"/>
      <w:r>
        <w:t>Backlog</w:t>
      </w:r>
      <w:proofErr w:type="spellEnd"/>
      <w:r>
        <w:t xml:space="preserve"> Iteración 2</w:t>
      </w:r>
      <w:bookmarkEnd w:id="15"/>
    </w:p>
    <w:p w14:paraId="420DBF9D" w14:textId="77777777" w:rsidR="008212D8" w:rsidRDefault="0008359C" w:rsidP="008212D8">
      <w:pPr>
        <w:keepNext/>
        <w:jc w:val="center"/>
      </w:pPr>
      <w:r>
        <w:rPr>
          <w:noProof/>
          <w:lang w:eastAsia="es-ES"/>
        </w:rPr>
        <w:drawing>
          <wp:inline distT="0" distB="0" distL="0" distR="0" wp14:anchorId="4C67165A" wp14:editId="37623E20">
            <wp:extent cx="3886835" cy="2747386"/>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1329" cy="2764699"/>
                    </a:xfrm>
                    <a:prstGeom prst="rect">
                      <a:avLst/>
                    </a:prstGeom>
                  </pic:spPr>
                </pic:pic>
              </a:graphicData>
            </a:graphic>
          </wp:inline>
        </w:drawing>
      </w:r>
    </w:p>
    <w:p w14:paraId="69397614" w14:textId="58DE717F" w:rsidR="001B69A9" w:rsidRDefault="008212D8" w:rsidP="008212D8">
      <w:pPr>
        <w:pStyle w:val="Epgrafe"/>
        <w:jc w:val="center"/>
      </w:pPr>
      <w:bookmarkStart w:id="16" w:name="_Toc442010211"/>
      <w:r>
        <w:t xml:space="preserve">Ilustración </w:t>
      </w:r>
      <w:fldSimple w:instr=" SEQ Ilustración \* ARABIC ">
        <w:r w:rsidR="00362B9A">
          <w:rPr>
            <w:noProof/>
          </w:rPr>
          <w:t>4</w:t>
        </w:r>
      </w:fldSimple>
      <w:r>
        <w:t xml:space="preserve">: </w:t>
      </w:r>
      <w:proofErr w:type="spellStart"/>
      <w:r>
        <w:t>Burndown</w:t>
      </w:r>
      <w:proofErr w:type="spellEnd"/>
      <w:r>
        <w:t xml:space="preserve"> Chart Iteración 2</w:t>
      </w:r>
      <w:bookmarkEnd w:id="16"/>
    </w:p>
    <w:p w14:paraId="02B902A7" w14:textId="35B26E23" w:rsidR="00FC3CF5" w:rsidRPr="00FC3CF5" w:rsidRDefault="00FC3CF5" w:rsidP="00FC3CF5">
      <w:r>
        <w:br w:type="page"/>
      </w:r>
    </w:p>
    <w:p w14:paraId="5C73CF3B" w14:textId="77777777" w:rsidR="001B69A9" w:rsidRDefault="001B69A9" w:rsidP="00DF74C3">
      <w:pPr>
        <w:pStyle w:val="Ttulo3"/>
      </w:pPr>
      <w:bookmarkStart w:id="17" w:name="_Toc442008734"/>
      <w:r>
        <w:lastRenderedPageBreak/>
        <w:t>Iteración 3 (15 Oct 2015 a 29 Oct 2015)</w:t>
      </w:r>
      <w:bookmarkEnd w:id="17"/>
    </w:p>
    <w:p w14:paraId="61E1EED6" w14:textId="77777777" w:rsidR="001B69A9" w:rsidRDefault="001B69A9" w:rsidP="001B69A9">
      <w:r>
        <w:t>Tareas realizadas durante esta iteración:</w:t>
      </w:r>
    </w:p>
    <w:p w14:paraId="339470DE" w14:textId="77777777" w:rsidR="001B69A9" w:rsidRDefault="001B69A9" w:rsidP="00711285">
      <w:pPr>
        <w:pStyle w:val="Prrafodelista"/>
        <w:numPr>
          <w:ilvl w:val="0"/>
          <w:numId w:val="19"/>
        </w:numPr>
      </w:pPr>
      <w:r>
        <w:t>Creación de un formulario de subida de ficheros, que va a permitir que posteriormente los alumnos puedan subir sus prácticas y los profesores los test que van a aplicarse a dichas prácticas.</w:t>
      </w:r>
    </w:p>
    <w:p w14:paraId="60BAC86B" w14:textId="57EE0852" w:rsidR="001B69A9" w:rsidRDefault="001B69A9" w:rsidP="00711285">
      <w:pPr>
        <w:pStyle w:val="Prrafodelista"/>
        <w:numPr>
          <w:ilvl w:val="0"/>
          <w:numId w:val="19"/>
        </w:numPr>
      </w:pPr>
      <w:r>
        <w:t>Creación y uso de una tabla en la base de datos que va a almacenar los parámetros LTI (</w:t>
      </w:r>
      <w:proofErr w:type="spellStart"/>
      <w:r>
        <w:t>consumer</w:t>
      </w:r>
      <w:proofErr w:type="spellEnd"/>
      <w:r>
        <w:t xml:space="preserve"> </w:t>
      </w:r>
      <w:proofErr w:type="spellStart"/>
      <w:r>
        <w:t>key</w:t>
      </w:r>
      <w:proofErr w:type="spellEnd"/>
      <w:r>
        <w:t xml:space="preserve"> y </w:t>
      </w:r>
      <w:proofErr w:type="spellStart"/>
      <w:r>
        <w:t>secret</w:t>
      </w:r>
      <w:proofErr w:type="spellEnd"/>
      <w:r>
        <w:t>) necesarios a la hora de realiza</w:t>
      </w:r>
      <w:r w:rsidR="00776827">
        <w:t>r la conexión entre Moodle y la aplicación</w:t>
      </w:r>
      <w:r>
        <w:t xml:space="preserve"> web.</w:t>
      </w:r>
    </w:p>
    <w:p w14:paraId="78A78D8E" w14:textId="77777777" w:rsidR="001B69A9" w:rsidRDefault="001B69A9" w:rsidP="00711285">
      <w:pPr>
        <w:pStyle w:val="Prrafodelista"/>
        <w:numPr>
          <w:ilvl w:val="0"/>
          <w:numId w:val="19"/>
        </w:numPr>
      </w:pPr>
      <w:r>
        <w:t xml:space="preserve">Investigación sobre </w:t>
      </w:r>
      <w:proofErr w:type="spellStart"/>
      <w:r>
        <w:t>Bootstrap</w:t>
      </w:r>
      <w:proofErr w:type="spellEnd"/>
      <w:r>
        <w:t xml:space="preserve"> e implementación de algún ejemplo para entender mejor su funcionamiento.</w:t>
      </w:r>
    </w:p>
    <w:p w14:paraId="4EEE74E0" w14:textId="77777777" w:rsidR="001B69A9" w:rsidRDefault="001B69A9" w:rsidP="00711285">
      <w:pPr>
        <w:pStyle w:val="Prrafodelista"/>
        <w:numPr>
          <w:ilvl w:val="0"/>
          <w:numId w:val="19"/>
        </w:numPr>
      </w:pPr>
      <w:r>
        <w:t>Documentación de los Anexos:</w:t>
      </w:r>
    </w:p>
    <w:p w14:paraId="2D068B9E" w14:textId="77777777" w:rsidR="001B69A9" w:rsidRDefault="009046FC" w:rsidP="00711285">
      <w:pPr>
        <w:pStyle w:val="Prrafodelista"/>
        <w:numPr>
          <w:ilvl w:val="1"/>
          <w:numId w:val="19"/>
        </w:numPr>
      </w:pPr>
      <w:r>
        <w:t>Se añade la anterior iteración a la planificación temporal del proyecto.</w:t>
      </w:r>
    </w:p>
    <w:p w14:paraId="6F2708DB" w14:textId="77777777" w:rsidR="009046FC" w:rsidRDefault="009046FC" w:rsidP="00711285">
      <w:pPr>
        <w:pStyle w:val="Prrafodelista"/>
        <w:numPr>
          <w:ilvl w:val="1"/>
          <w:numId w:val="19"/>
        </w:numPr>
      </w:pPr>
      <w:r>
        <w:t>Modificación de los requisitos, diagramas y plantillas de los casos de uso.</w:t>
      </w:r>
    </w:p>
    <w:p w14:paraId="200A3F94" w14:textId="77777777" w:rsidR="00B92287" w:rsidRDefault="00B92287" w:rsidP="008212D8">
      <w:pPr>
        <w:keepNext/>
        <w:rPr>
          <w:noProof/>
          <w:lang w:eastAsia="es-ES"/>
        </w:rPr>
      </w:pPr>
    </w:p>
    <w:p w14:paraId="7103F680" w14:textId="77777777" w:rsidR="008212D8" w:rsidRDefault="00C72026" w:rsidP="008212D8">
      <w:pPr>
        <w:keepNext/>
      </w:pPr>
      <w:r>
        <w:rPr>
          <w:noProof/>
          <w:lang w:eastAsia="es-ES"/>
        </w:rPr>
        <w:drawing>
          <wp:inline distT="0" distB="0" distL="0" distR="0" wp14:anchorId="5FF24E70" wp14:editId="06FBEA4A">
            <wp:extent cx="3910203" cy="7829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799"/>
                    <a:stretch/>
                  </pic:blipFill>
                  <pic:spPr bwMode="auto">
                    <a:xfrm>
                      <a:off x="0" y="0"/>
                      <a:ext cx="3998416" cy="800593"/>
                    </a:xfrm>
                    <a:prstGeom prst="rect">
                      <a:avLst/>
                    </a:prstGeom>
                    <a:ln>
                      <a:noFill/>
                    </a:ln>
                    <a:extLst>
                      <a:ext uri="{53640926-AAD7-44D8-BBD7-CCE9431645EC}">
                        <a14:shadowObscured xmlns:a14="http://schemas.microsoft.com/office/drawing/2010/main"/>
                      </a:ext>
                    </a:extLst>
                  </pic:spPr>
                </pic:pic>
              </a:graphicData>
            </a:graphic>
          </wp:inline>
        </w:drawing>
      </w:r>
    </w:p>
    <w:p w14:paraId="5736F604" w14:textId="1F5ECFCF" w:rsidR="009046FC" w:rsidRPr="001B69A9" w:rsidRDefault="008212D8" w:rsidP="008212D8">
      <w:pPr>
        <w:pStyle w:val="Epgrafe"/>
        <w:jc w:val="center"/>
      </w:pPr>
      <w:bookmarkStart w:id="18" w:name="_Toc442010212"/>
      <w:r>
        <w:t xml:space="preserve">Ilustración </w:t>
      </w:r>
      <w:fldSimple w:instr=" SEQ Ilustración \* ARABIC ">
        <w:r w:rsidR="00362B9A">
          <w:rPr>
            <w:noProof/>
          </w:rPr>
          <w:t>5</w:t>
        </w:r>
      </w:fldSimple>
      <w:r>
        <w:t xml:space="preserve">: Sprint </w:t>
      </w:r>
      <w:proofErr w:type="spellStart"/>
      <w:r>
        <w:t>Backlog</w:t>
      </w:r>
      <w:proofErr w:type="spellEnd"/>
      <w:r>
        <w:t xml:space="preserve"> Iteración 3</w:t>
      </w:r>
      <w:bookmarkEnd w:id="18"/>
    </w:p>
    <w:p w14:paraId="7288D9C2" w14:textId="77777777" w:rsidR="003B38DF" w:rsidRDefault="003B38DF" w:rsidP="003B38DF"/>
    <w:p w14:paraId="1D9A6FB5" w14:textId="77777777" w:rsidR="00B92287" w:rsidRDefault="00B92287" w:rsidP="00B92287">
      <w:pPr>
        <w:keepNext/>
        <w:jc w:val="center"/>
      </w:pPr>
      <w:r>
        <w:rPr>
          <w:noProof/>
          <w:lang w:eastAsia="es-ES"/>
        </w:rPr>
        <w:lastRenderedPageBreak/>
        <w:drawing>
          <wp:inline distT="0" distB="0" distL="0" distR="0" wp14:anchorId="7482B7DA" wp14:editId="228FB102">
            <wp:extent cx="3887241" cy="274995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90900" cy="2752546"/>
                    </a:xfrm>
                    <a:prstGeom prst="rect">
                      <a:avLst/>
                    </a:prstGeom>
                  </pic:spPr>
                </pic:pic>
              </a:graphicData>
            </a:graphic>
          </wp:inline>
        </w:drawing>
      </w:r>
    </w:p>
    <w:p w14:paraId="3C924F7D" w14:textId="0A122457" w:rsidR="008212D8" w:rsidRDefault="00B92287" w:rsidP="00B92287">
      <w:pPr>
        <w:pStyle w:val="Epgrafe"/>
        <w:jc w:val="center"/>
      </w:pPr>
      <w:bookmarkStart w:id="19" w:name="_Toc442010213"/>
      <w:r>
        <w:t xml:space="preserve">Ilustración </w:t>
      </w:r>
      <w:fldSimple w:instr=" SEQ Ilustración \* ARABIC ">
        <w:r w:rsidR="00362B9A">
          <w:rPr>
            <w:noProof/>
          </w:rPr>
          <w:t>6</w:t>
        </w:r>
      </w:fldSimple>
      <w:r>
        <w:t xml:space="preserve">: </w:t>
      </w:r>
      <w:proofErr w:type="spellStart"/>
      <w:r w:rsidRPr="007F2B18">
        <w:t>Burndown</w:t>
      </w:r>
      <w:proofErr w:type="spellEnd"/>
      <w:r w:rsidRPr="007F2B18">
        <w:t xml:space="preserve"> Chart Iteración 3</w:t>
      </w:r>
      <w:bookmarkEnd w:id="19"/>
    </w:p>
    <w:p w14:paraId="6FDF30D8" w14:textId="5BFB15CB" w:rsidR="00C72026" w:rsidRDefault="00C72026" w:rsidP="00DF74C3">
      <w:pPr>
        <w:pStyle w:val="Ttulo3"/>
      </w:pPr>
      <w:bookmarkStart w:id="20" w:name="_Toc442008735"/>
      <w:r>
        <w:t>Iteración 4 (29 Oct 2015 a 12 Nov 2015)</w:t>
      </w:r>
      <w:bookmarkEnd w:id="20"/>
    </w:p>
    <w:p w14:paraId="6061D484" w14:textId="0ED37850" w:rsidR="00C72026" w:rsidRDefault="00C72026" w:rsidP="00C72026">
      <w:r>
        <w:t>Tareas realizadas en esta iteración:</w:t>
      </w:r>
    </w:p>
    <w:p w14:paraId="2422A425" w14:textId="6F547AEB" w:rsidR="00C72026" w:rsidRDefault="00C72026" w:rsidP="00711285">
      <w:pPr>
        <w:pStyle w:val="Prrafodelista"/>
        <w:numPr>
          <w:ilvl w:val="0"/>
          <w:numId w:val="23"/>
        </w:numPr>
      </w:pPr>
      <w:r>
        <w:t>Creación de un formulario para registrar a los profesores que quieran usar el servicio web. Tras rellenar el formulario los profesores obtendrán los parámetros LTI necesarios para crear la tarea de tipo herramienta externa desde Moodle.</w:t>
      </w:r>
    </w:p>
    <w:p w14:paraId="5FFFF143" w14:textId="77777777" w:rsidR="00C72026" w:rsidRDefault="00C72026" w:rsidP="00711285">
      <w:pPr>
        <w:pStyle w:val="Prrafodelista"/>
        <w:numPr>
          <w:ilvl w:val="0"/>
          <w:numId w:val="23"/>
        </w:numPr>
      </w:pPr>
      <w:r>
        <w:t>Se lleva a cabo que cuando un alumno acceda por primera vez al servicio web, este sea registrado en la base de datos con sus datos de Moodle.</w:t>
      </w:r>
    </w:p>
    <w:p w14:paraId="78D77EAA" w14:textId="2820BAFB" w:rsidR="00C72026" w:rsidRDefault="00C72026" w:rsidP="00711285">
      <w:pPr>
        <w:pStyle w:val="Prrafodelista"/>
        <w:numPr>
          <w:ilvl w:val="0"/>
          <w:numId w:val="23"/>
        </w:numPr>
      </w:pPr>
      <w:r>
        <w:t xml:space="preserve">Se crea por primera vez un script </w:t>
      </w:r>
      <w:del w:id="21" w:author="BRUNO BARUQUE ZANON" w:date="2016-02-01T11:55:00Z">
        <w:r w:rsidDel="00180DCC">
          <w:delText xml:space="preserve">sql </w:delText>
        </w:r>
      </w:del>
      <w:ins w:id="22" w:author="BRUNO BARUQUE ZANON" w:date="2016-02-01T11:55:00Z">
        <w:r w:rsidR="00180DCC">
          <w:t>SQL</w:t>
        </w:r>
        <w:r w:rsidR="00180DCC">
          <w:t xml:space="preserve"> </w:t>
        </w:r>
      </w:ins>
      <w:r>
        <w:t>que va a permitir la creación y eliminación de las tablas de la base de datos.</w:t>
      </w:r>
    </w:p>
    <w:p w14:paraId="7E232C1A" w14:textId="77777777" w:rsidR="00C72026" w:rsidRDefault="00C72026" w:rsidP="00711285">
      <w:pPr>
        <w:pStyle w:val="Prrafodelista"/>
        <w:numPr>
          <w:ilvl w:val="0"/>
          <w:numId w:val="23"/>
        </w:numPr>
      </w:pPr>
      <w:r>
        <w:t xml:space="preserve">Se investiga sobre </w:t>
      </w:r>
      <w:proofErr w:type="spellStart"/>
      <w:r>
        <w:t>Maven</w:t>
      </w:r>
      <w:proofErr w:type="spellEnd"/>
      <w:r>
        <w:t xml:space="preserve"> y se consigue:</w:t>
      </w:r>
    </w:p>
    <w:p w14:paraId="265FD476" w14:textId="77777777" w:rsidR="00C72026" w:rsidRDefault="00C72026" w:rsidP="00711285">
      <w:pPr>
        <w:pStyle w:val="Prrafodelista"/>
        <w:numPr>
          <w:ilvl w:val="1"/>
          <w:numId w:val="23"/>
        </w:numPr>
      </w:pPr>
      <w:r>
        <w:t xml:space="preserve">La creación automática desde </w:t>
      </w:r>
      <w:proofErr w:type="spellStart"/>
      <w:r>
        <w:t>php</w:t>
      </w:r>
      <w:proofErr w:type="spellEnd"/>
      <w:r>
        <w:t xml:space="preserve"> de un arquetipo </w:t>
      </w:r>
      <w:proofErr w:type="spellStart"/>
      <w:r>
        <w:t>maven</w:t>
      </w:r>
      <w:proofErr w:type="spellEnd"/>
      <w:r>
        <w:t>.</w:t>
      </w:r>
    </w:p>
    <w:p w14:paraId="456685D0" w14:textId="77777777" w:rsidR="00C72026" w:rsidRDefault="00C72026" w:rsidP="00711285">
      <w:pPr>
        <w:pStyle w:val="Prrafodelista"/>
        <w:numPr>
          <w:ilvl w:val="1"/>
          <w:numId w:val="23"/>
        </w:numPr>
      </w:pPr>
      <w:r>
        <w:t>El proceso de guardado de test y prácticas subidas por profe</w:t>
      </w:r>
      <w:r w:rsidR="005B6988">
        <w:t xml:space="preserve">sores y alumnos respectivamente (no se consigue que puedan subirse en archivos </w:t>
      </w:r>
      <w:proofErr w:type="spellStart"/>
      <w:r w:rsidR="005B6988">
        <w:t>zip</w:t>
      </w:r>
      <w:proofErr w:type="spellEnd"/>
      <w:r w:rsidR="005B6988">
        <w:t>).</w:t>
      </w:r>
    </w:p>
    <w:p w14:paraId="09285954" w14:textId="77777777" w:rsidR="00C72026" w:rsidRDefault="005B6988" w:rsidP="00711285">
      <w:pPr>
        <w:pStyle w:val="Prrafodelista"/>
        <w:numPr>
          <w:ilvl w:val="1"/>
          <w:numId w:val="23"/>
        </w:numPr>
      </w:pPr>
      <w:r>
        <w:t>Ejecutar los test subidos por el profesor para corregir las prácticas y comprobar si han sido pasados correctamente o no.</w:t>
      </w:r>
    </w:p>
    <w:p w14:paraId="6BF79A0B" w14:textId="77777777" w:rsidR="00C72026" w:rsidRDefault="005B6988" w:rsidP="00711285">
      <w:pPr>
        <w:pStyle w:val="Prrafodelista"/>
        <w:numPr>
          <w:ilvl w:val="0"/>
          <w:numId w:val="23"/>
        </w:numPr>
      </w:pPr>
      <w:r>
        <w:lastRenderedPageBreak/>
        <w:t>En cuanto a la documentación de los Anexos:</w:t>
      </w:r>
    </w:p>
    <w:p w14:paraId="14DD907C" w14:textId="77777777" w:rsidR="005B6988" w:rsidRDefault="005B6988" w:rsidP="00711285">
      <w:pPr>
        <w:pStyle w:val="Prrafodelista"/>
        <w:numPr>
          <w:ilvl w:val="1"/>
          <w:numId w:val="23"/>
        </w:numPr>
      </w:pPr>
      <w:r>
        <w:t>Se añade la pasa iteración en la planificación temporal del proyecto.</w:t>
      </w:r>
    </w:p>
    <w:p w14:paraId="12FC9B86" w14:textId="77777777" w:rsidR="005B6988" w:rsidRDefault="005B6988" w:rsidP="00711285">
      <w:pPr>
        <w:pStyle w:val="Prrafodelista"/>
        <w:numPr>
          <w:ilvl w:val="1"/>
          <w:numId w:val="23"/>
        </w:numPr>
      </w:pPr>
      <w:r>
        <w:t>Se modifican los diagramas de casos de uso.</w:t>
      </w:r>
    </w:p>
    <w:p w14:paraId="7FE7192D" w14:textId="77777777" w:rsidR="005B6988" w:rsidRDefault="005B6988" w:rsidP="00711285">
      <w:pPr>
        <w:pStyle w:val="Prrafodelista"/>
        <w:numPr>
          <w:ilvl w:val="1"/>
          <w:numId w:val="23"/>
        </w:numPr>
      </w:pPr>
      <w:r>
        <w:t>Se añade el apartado de diccionario de datos.</w:t>
      </w:r>
    </w:p>
    <w:p w14:paraId="5FBDC7B6" w14:textId="77777777" w:rsidR="005B6988" w:rsidRDefault="005B6988" w:rsidP="00711285">
      <w:pPr>
        <w:pStyle w:val="Prrafodelista"/>
        <w:numPr>
          <w:ilvl w:val="1"/>
          <w:numId w:val="23"/>
        </w:numPr>
      </w:pPr>
      <w:r>
        <w:t>Se modifican los requisitos funcionales.</w:t>
      </w:r>
    </w:p>
    <w:p w14:paraId="5821530E" w14:textId="4D152066" w:rsidR="00B92287" w:rsidRDefault="005B6988" w:rsidP="00B92287">
      <w:pPr>
        <w:pStyle w:val="Prrafodelista"/>
        <w:numPr>
          <w:ilvl w:val="0"/>
          <w:numId w:val="23"/>
        </w:numPr>
      </w:pPr>
      <w:r>
        <w:t xml:space="preserve">Se investiga sobre el </w:t>
      </w:r>
      <w:proofErr w:type="spellStart"/>
      <w:r>
        <w:t>framework</w:t>
      </w:r>
      <w:proofErr w:type="spellEnd"/>
      <w:r>
        <w:t xml:space="preserve"> </w:t>
      </w:r>
      <w:proofErr w:type="spellStart"/>
      <w:r>
        <w:t>CakePHP</w:t>
      </w:r>
      <w:proofErr w:type="spellEnd"/>
      <w:r>
        <w:t xml:space="preserve"> y se adapta </w:t>
      </w:r>
      <w:del w:id="23" w:author="BRUNO BARUQUE ZANON" w:date="2016-02-01T11:58:00Z">
        <w:r w:rsidDel="00180DCC">
          <w:delText xml:space="preserve">todo </w:delText>
        </w:r>
      </w:del>
      <w:r>
        <w:t xml:space="preserve">el código que se tenía realizado </w:t>
      </w:r>
      <w:ins w:id="24" w:author="BRUNO BARUQUE ZANON" w:date="2016-02-01T11:58:00Z">
        <w:r w:rsidR="00180DCC">
          <w:t xml:space="preserve">hasta el momento </w:t>
        </w:r>
      </w:ins>
      <w:r>
        <w:t xml:space="preserve">para poder </w:t>
      </w:r>
      <w:del w:id="25" w:author="BRUNO BARUQUE ZANON" w:date="2016-02-01T11:58:00Z">
        <w:r w:rsidDel="00180DCC">
          <w:delText xml:space="preserve">aplicar </w:delText>
        </w:r>
      </w:del>
      <w:ins w:id="26" w:author="BRUNO BARUQUE ZANON" w:date="2016-02-01T11:58:00Z">
        <w:r w:rsidR="00180DCC">
          <w:t>integrarse en</w:t>
        </w:r>
        <w:r w:rsidR="00180DCC">
          <w:t xml:space="preserve"> </w:t>
        </w:r>
      </w:ins>
      <w:r>
        <w:t xml:space="preserve">dicho </w:t>
      </w:r>
      <w:proofErr w:type="spellStart"/>
      <w:r>
        <w:t>framework</w:t>
      </w:r>
      <w:proofErr w:type="spellEnd"/>
      <w:r>
        <w:t>.</w:t>
      </w:r>
    </w:p>
    <w:p w14:paraId="074660EF" w14:textId="77777777" w:rsidR="008212D8" w:rsidRDefault="005B6988" w:rsidP="008212D8">
      <w:pPr>
        <w:keepNext/>
      </w:pPr>
      <w:r>
        <w:rPr>
          <w:noProof/>
          <w:lang w:eastAsia="es-ES"/>
        </w:rPr>
        <w:drawing>
          <wp:inline distT="0" distB="0" distL="0" distR="0" wp14:anchorId="5AB024FC" wp14:editId="249C5322">
            <wp:extent cx="3885260" cy="1067017"/>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715"/>
                    <a:stretch/>
                  </pic:blipFill>
                  <pic:spPr bwMode="auto">
                    <a:xfrm>
                      <a:off x="0" y="0"/>
                      <a:ext cx="3947771" cy="1084184"/>
                    </a:xfrm>
                    <a:prstGeom prst="rect">
                      <a:avLst/>
                    </a:prstGeom>
                    <a:ln>
                      <a:noFill/>
                    </a:ln>
                    <a:extLst>
                      <a:ext uri="{53640926-AAD7-44D8-BBD7-CCE9431645EC}">
                        <a14:shadowObscured xmlns:a14="http://schemas.microsoft.com/office/drawing/2010/main"/>
                      </a:ext>
                    </a:extLst>
                  </pic:spPr>
                </pic:pic>
              </a:graphicData>
            </a:graphic>
          </wp:inline>
        </w:drawing>
      </w:r>
    </w:p>
    <w:p w14:paraId="2ECF44BA" w14:textId="52002EB7" w:rsidR="005B6988" w:rsidRDefault="008212D8" w:rsidP="008212D8">
      <w:pPr>
        <w:pStyle w:val="Epgrafe"/>
        <w:jc w:val="center"/>
      </w:pPr>
      <w:bookmarkStart w:id="27" w:name="_Toc442010214"/>
      <w:r>
        <w:t xml:space="preserve">Ilustración </w:t>
      </w:r>
      <w:fldSimple w:instr=" SEQ Ilustración \* ARABIC ">
        <w:r w:rsidR="00362B9A">
          <w:rPr>
            <w:noProof/>
          </w:rPr>
          <w:t>7</w:t>
        </w:r>
      </w:fldSimple>
      <w:r>
        <w:t xml:space="preserve">: Sprint </w:t>
      </w:r>
      <w:proofErr w:type="spellStart"/>
      <w:r>
        <w:t>Backlog</w:t>
      </w:r>
      <w:proofErr w:type="spellEnd"/>
      <w:r>
        <w:t xml:space="preserve"> Iteración 4</w:t>
      </w:r>
      <w:bookmarkEnd w:id="27"/>
    </w:p>
    <w:p w14:paraId="608C6F35" w14:textId="77777777" w:rsidR="005B6988" w:rsidRPr="00C72026" w:rsidRDefault="005B6988" w:rsidP="005B6988"/>
    <w:p w14:paraId="606C652E" w14:textId="77777777" w:rsidR="008212D8" w:rsidRDefault="005B6988" w:rsidP="008212D8">
      <w:pPr>
        <w:keepNext/>
        <w:jc w:val="center"/>
      </w:pPr>
      <w:r>
        <w:rPr>
          <w:noProof/>
          <w:lang w:eastAsia="es-ES"/>
        </w:rPr>
        <w:lastRenderedPageBreak/>
        <w:drawing>
          <wp:inline distT="0" distB="0" distL="0" distR="0" wp14:anchorId="19CCBEBA" wp14:editId="140946A8">
            <wp:extent cx="3859124" cy="2714183"/>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9698" cy="2735687"/>
                    </a:xfrm>
                    <a:prstGeom prst="rect">
                      <a:avLst/>
                    </a:prstGeom>
                  </pic:spPr>
                </pic:pic>
              </a:graphicData>
            </a:graphic>
          </wp:inline>
        </w:drawing>
      </w:r>
    </w:p>
    <w:p w14:paraId="069323B7" w14:textId="034369F3" w:rsidR="005B6988" w:rsidRDefault="008212D8" w:rsidP="008212D8">
      <w:pPr>
        <w:pStyle w:val="Epgrafe"/>
        <w:jc w:val="center"/>
      </w:pPr>
      <w:bookmarkStart w:id="28" w:name="_Toc442010215"/>
      <w:r>
        <w:t xml:space="preserve">Ilustración </w:t>
      </w:r>
      <w:fldSimple w:instr=" SEQ Ilustración \* ARABIC ">
        <w:r w:rsidR="00362B9A">
          <w:rPr>
            <w:noProof/>
          </w:rPr>
          <w:t>8</w:t>
        </w:r>
      </w:fldSimple>
      <w:r>
        <w:t xml:space="preserve">: </w:t>
      </w:r>
      <w:proofErr w:type="spellStart"/>
      <w:r>
        <w:t>Burndown</w:t>
      </w:r>
      <w:proofErr w:type="spellEnd"/>
      <w:r>
        <w:t xml:space="preserve"> Chart Iteración 4</w:t>
      </w:r>
      <w:bookmarkEnd w:id="28"/>
    </w:p>
    <w:p w14:paraId="55CDE6B1" w14:textId="77777777" w:rsidR="005B6988" w:rsidRDefault="005B6988" w:rsidP="009046FC"/>
    <w:p w14:paraId="5717EB84" w14:textId="77777777" w:rsidR="003C42D4" w:rsidRDefault="003C42D4" w:rsidP="00DF74C3">
      <w:pPr>
        <w:pStyle w:val="Ttulo3"/>
      </w:pPr>
      <w:bookmarkStart w:id="29" w:name="_Toc442008736"/>
      <w:r>
        <w:t>Iteración 5 (12 Nov 2015 a 26 Nov 2015)</w:t>
      </w:r>
      <w:bookmarkEnd w:id="29"/>
    </w:p>
    <w:p w14:paraId="4BB31147" w14:textId="77777777" w:rsidR="003C42D4" w:rsidRDefault="003C42D4" w:rsidP="003C42D4">
      <w:r>
        <w:t>Lista de tareas realizadas:</w:t>
      </w:r>
    </w:p>
    <w:p w14:paraId="2FAAA0F8" w14:textId="77777777" w:rsidR="003C42D4" w:rsidRDefault="003C42D4" w:rsidP="00711285">
      <w:pPr>
        <w:pStyle w:val="Prrafodelista"/>
        <w:numPr>
          <w:ilvl w:val="0"/>
          <w:numId w:val="30"/>
        </w:numPr>
      </w:pPr>
      <w:r>
        <w:t>Se permite la subida de ficheros .</w:t>
      </w:r>
      <w:proofErr w:type="spellStart"/>
      <w:r>
        <w:t>zip</w:t>
      </w:r>
      <w:proofErr w:type="spellEnd"/>
      <w:r>
        <w:t xml:space="preserve"> para que los profesores y alumnos puedan subir sus test y prácticas respectivamente.</w:t>
      </w:r>
    </w:p>
    <w:p w14:paraId="3FEE0B35" w14:textId="33C73B86" w:rsidR="003C42D4" w:rsidRDefault="003C42D4" w:rsidP="00711285">
      <w:pPr>
        <w:pStyle w:val="Prrafodelista"/>
        <w:numPr>
          <w:ilvl w:val="0"/>
          <w:numId w:val="30"/>
        </w:numPr>
      </w:pPr>
      <w:r>
        <w:t>Tras la subida de las prácticas de los alumnos</w:t>
      </w:r>
      <w:ins w:id="30" w:author="BRUNO BARUQUE ZANON" w:date="2016-02-01T11:59:00Z">
        <w:r w:rsidR="00180DCC">
          <w:t>,</w:t>
        </w:r>
      </w:ins>
      <w:r>
        <w:t xml:space="preserve"> se comprueba que estas tengan la estructura correcta de carpetas acorde al paquete establecido por el profesor, se comprueba una correcta compilación, y se ejecutan los test verificando la salida generada.</w:t>
      </w:r>
    </w:p>
    <w:p w14:paraId="2A30C42D" w14:textId="77777777" w:rsidR="003C42D4" w:rsidRDefault="003C42D4" w:rsidP="00711285">
      <w:pPr>
        <w:pStyle w:val="Prrafodelista"/>
        <w:numPr>
          <w:ilvl w:val="0"/>
          <w:numId w:val="30"/>
        </w:numPr>
      </w:pPr>
      <w:r>
        <w:t xml:space="preserve">Se comienza a leer documentación acerca del </w:t>
      </w:r>
      <w:proofErr w:type="spellStart"/>
      <w:r>
        <w:t>plugin</w:t>
      </w:r>
      <w:proofErr w:type="spellEnd"/>
      <w:r>
        <w:t xml:space="preserve"> PMD de </w:t>
      </w:r>
      <w:proofErr w:type="spellStart"/>
      <w:r>
        <w:t>Maven</w:t>
      </w:r>
      <w:proofErr w:type="spellEnd"/>
      <w:r>
        <w:t xml:space="preserve"> y se consigue:</w:t>
      </w:r>
    </w:p>
    <w:p w14:paraId="2BE2B69C" w14:textId="77777777" w:rsidR="003C42D4" w:rsidRDefault="003C42D4" w:rsidP="00711285">
      <w:pPr>
        <w:pStyle w:val="Prrafodelista"/>
        <w:numPr>
          <w:ilvl w:val="1"/>
          <w:numId w:val="30"/>
        </w:numPr>
      </w:pPr>
      <w:r>
        <w:t xml:space="preserve">Generar el fichero </w:t>
      </w:r>
      <w:proofErr w:type="spellStart"/>
      <w:r>
        <w:t>xml</w:t>
      </w:r>
      <w:proofErr w:type="spellEnd"/>
      <w:r>
        <w:t>.</w:t>
      </w:r>
    </w:p>
    <w:p w14:paraId="3384445B" w14:textId="77777777" w:rsidR="003C42D4" w:rsidRDefault="003C42D4" w:rsidP="00711285">
      <w:pPr>
        <w:pStyle w:val="Prrafodelista"/>
        <w:numPr>
          <w:ilvl w:val="1"/>
          <w:numId w:val="30"/>
        </w:numPr>
      </w:pPr>
      <w:r>
        <w:t xml:space="preserve">Generar el reporte en formato </w:t>
      </w:r>
      <w:proofErr w:type="spellStart"/>
      <w:r>
        <w:t>html</w:t>
      </w:r>
      <w:proofErr w:type="spellEnd"/>
      <w:r>
        <w:t>.</w:t>
      </w:r>
    </w:p>
    <w:p w14:paraId="743F2E0C" w14:textId="77777777" w:rsidR="003C42D4" w:rsidRDefault="003C42D4" w:rsidP="00711285">
      <w:pPr>
        <w:pStyle w:val="Prrafodelista"/>
        <w:numPr>
          <w:ilvl w:val="0"/>
          <w:numId w:val="30"/>
        </w:numPr>
      </w:pPr>
      <w:r>
        <w:t xml:space="preserve">Se investiga acerca de cómo leer ficheros </w:t>
      </w:r>
      <w:proofErr w:type="spellStart"/>
      <w:r>
        <w:t>xml</w:t>
      </w:r>
      <w:proofErr w:type="spellEnd"/>
      <w:r>
        <w:t xml:space="preserve"> desde </w:t>
      </w:r>
      <w:proofErr w:type="spellStart"/>
      <w:r>
        <w:t>php</w:t>
      </w:r>
      <w:proofErr w:type="spellEnd"/>
      <w:r>
        <w:t>.</w:t>
      </w:r>
    </w:p>
    <w:p w14:paraId="36D67E24" w14:textId="77777777" w:rsidR="003C42D4" w:rsidRDefault="003C42D4" w:rsidP="00711285">
      <w:pPr>
        <w:pStyle w:val="Prrafodelista"/>
        <w:numPr>
          <w:ilvl w:val="0"/>
          <w:numId w:val="30"/>
        </w:numPr>
      </w:pPr>
      <w:r>
        <w:t>En cuanto a la documentación:</w:t>
      </w:r>
    </w:p>
    <w:p w14:paraId="5DB2079D" w14:textId="77777777" w:rsidR="003C42D4" w:rsidRDefault="003C42D4" w:rsidP="00711285">
      <w:pPr>
        <w:pStyle w:val="Prrafodelista"/>
        <w:numPr>
          <w:ilvl w:val="1"/>
          <w:numId w:val="30"/>
        </w:numPr>
      </w:pPr>
      <w:r>
        <w:lastRenderedPageBreak/>
        <w:t>Anexos: se añade la pasada iteración a la planificación del proyecto y se añaden las herramientas utilizadas en el correspondiente apartado.</w:t>
      </w:r>
    </w:p>
    <w:p w14:paraId="7D616B76" w14:textId="43070AAC" w:rsidR="00B92287" w:rsidRDefault="003C42D4" w:rsidP="00B92287">
      <w:pPr>
        <w:pStyle w:val="Prrafodelista"/>
        <w:numPr>
          <w:ilvl w:val="1"/>
          <w:numId w:val="30"/>
        </w:numPr>
      </w:pPr>
      <w:r>
        <w:t>Memoria: se crea un documento para la memoria y se comienza a trabajar sobre el apartado de aspectos relevantes.</w:t>
      </w:r>
    </w:p>
    <w:p w14:paraId="18C33ED5" w14:textId="77777777" w:rsidR="008212D8" w:rsidRDefault="003C42D4" w:rsidP="008212D8">
      <w:pPr>
        <w:keepNext/>
        <w:jc w:val="center"/>
      </w:pPr>
      <w:r>
        <w:rPr>
          <w:noProof/>
          <w:lang w:eastAsia="es-ES"/>
        </w:rPr>
        <w:drawing>
          <wp:inline distT="0" distB="0" distL="0" distR="0" wp14:anchorId="2CC19AB8" wp14:editId="431FF168">
            <wp:extent cx="3885260" cy="764607"/>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591"/>
                    <a:stretch/>
                  </pic:blipFill>
                  <pic:spPr bwMode="auto">
                    <a:xfrm>
                      <a:off x="0" y="0"/>
                      <a:ext cx="3923328" cy="772099"/>
                    </a:xfrm>
                    <a:prstGeom prst="rect">
                      <a:avLst/>
                    </a:prstGeom>
                    <a:ln>
                      <a:noFill/>
                    </a:ln>
                    <a:extLst>
                      <a:ext uri="{53640926-AAD7-44D8-BBD7-CCE9431645EC}">
                        <a14:shadowObscured xmlns:a14="http://schemas.microsoft.com/office/drawing/2010/main"/>
                      </a:ext>
                    </a:extLst>
                  </pic:spPr>
                </pic:pic>
              </a:graphicData>
            </a:graphic>
          </wp:inline>
        </w:drawing>
      </w:r>
    </w:p>
    <w:p w14:paraId="1877CC74" w14:textId="0CAB3DD8" w:rsidR="003C42D4" w:rsidRDefault="008212D8" w:rsidP="008212D8">
      <w:pPr>
        <w:pStyle w:val="Epgrafe"/>
        <w:jc w:val="center"/>
      </w:pPr>
      <w:bookmarkStart w:id="31" w:name="_Toc442010216"/>
      <w:r>
        <w:t xml:space="preserve">Ilustración </w:t>
      </w:r>
      <w:fldSimple w:instr=" SEQ Ilustración \* ARABIC ">
        <w:r w:rsidR="00362B9A">
          <w:rPr>
            <w:noProof/>
          </w:rPr>
          <w:t>9</w:t>
        </w:r>
      </w:fldSimple>
      <w:r>
        <w:t xml:space="preserve">: Sprint </w:t>
      </w:r>
      <w:proofErr w:type="spellStart"/>
      <w:r>
        <w:t>Backlog</w:t>
      </w:r>
      <w:proofErr w:type="spellEnd"/>
      <w:r>
        <w:t xml:space="preserve"> Iteración 5</w:t>
      </w:r>
      <w:bookmarkEnd w:id="31"/>
    </w:p>
    <w:p w14:paraId="52E7F6CB" w14:textId="77777777" w:rsidR="008212D8" w:rsidRDefault="003C42D4" w:rsidP="008212D8">
      <w:pPr>
        <w:keepNext/>
        <w:jc w:val="center"/>
      </w:pPr>
      <w:r>
        <w:rPr>
          <w:noProof/>
          <w:lang w:eastAsia="es-ES"/>
        </w:rPr>
        <w:drawing>
          <wp:inline distT="0" distB="0" distL="0" distR="0" wp14:anchorId="70617EF4" wp14:editId="21C39C1A">
            <wp:extent cx="3914191" cy="2770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8656" cy="2780643"/>
                    </a:xfrm>
                    <a:prstGeom prst="rect">
                      <a:avLst/>
                    </a:prstGeom>
                  </pic:spPr>
                </pic:pic>
              </a:graphicData>
            </a:graphic>
          </wp:inline>
        </w:drawing>
      </w:r>
    </w:p>
    <w:p w14:paraId="46EB337D" w14:textId="4412D86B" w:rsidR="003C42D4" w:rsidRDefault="008212D8" w:rsidP="008212D8">
      <w:pPr>
        <w:pStyle w:val="Epgrafe"/>
        <w:jc w:val="center"/>
      </w:pPr>
      <w:bookmarkStart w:id="32" w:name="_Toc442010217"/>
      <w:r>
        <w:t xml:space="preserve">Ilustración </w:t>
      </w:r>
      <w:fldSimple w:instr=" SEQ Ilustración \* ARABIC ">
        <w:r w:rsidR="00362B9A">
          <w:rPr>
            <w:noProof/>
          </w:rPr>
          <w:t>10</w:t>
        </w:r>
      </w:fldSimple>
      <w:r>
        <w:t xml:space="preserve">: </w:t>
      </w:r>
      <w:proofErr w:type="spellStart"/>
      <w:r>
        <w:t>Burndown</w:t>
      </w:r>
      <w:proofErr w:type="spellEnd"/>
      <w:r>
        <w:t xml:space="preserve"> Chart Iteración 5</w:t>
      </w:r>
      <w:bookmarkEnd w:id="32"/>
    </w:p>
    <w:p w14:paraId="163CF324" w14:textId="3B4867A6" w:rsidR="003C42D4" w:rsidRPr="003C42D4" w:rsidRDefault="00FC3CF5" w:rsidP="003C42D4">
      <w:r>
        <w:br w:type="page"/>
      </w:r>
    </w:p>
    <w:p w14:paraId="07E27F33" w14:textId="77777777" w:rsidR="003C42D4" w:rsidRDefault="003A4419" w:rsidP="00DF74C3">
      <w:pPr>
        <w:pStyle w:val="Ttulo3"/>
      </w:pPr>
      <w:bookmarkStart w:id="33" w:name="_Toc442008737"/>
      <w:r>
        <w:lastRenderedPageBreak/>
        <w:t>Iteración 6 (26 Nov 2015 a 10 Dic 2015)</w:t>
      </w:r>
      <w:bookmarkEnd w:id="33"/>
    </w:p>
    <w:p w14:paraId="173678C2" w14:textId="77777777" w:rsidR="003A4419" w:rsidRDefault="003A4419" w:rsidP="009046FC">
      <w:r>
        <w:t>Tareas que se plantearon en esta iteración:</w:t>
      </w:r>
    </w:p>
    <w:p w14:paraId="1FC36AEB" w14:textId="77777777" w:rsidR="003A4419" w:rsidRDefault="003A4419" w:rsidP="00711285">
      <w:pPr>
        <w:pStyle w:val="Prrafodelista"/>
        <w:numPr>
          <w:ilvl w:val="0"/>
          <w:numId w:val="33"/>
        </w:numPr>
      </w:pPr>
      <w:r>
        <w:t>En el panel del profesor se crea una opción para que este pueda descargarse cada una de las prácticas subidas por los alumnos en los diferentes intentos.</w:t>
      </w:r>
    </w:p>
    <w:p w14:paraId="26E974F1" w14:textId="77777777" w:rsidR="003A4419" w:rsidRDefault="003A4419" w:rsidP="00711285">
      <w:pPr>
        <w:pStyle w:val="Prrafodelista"/>
        <w:numPr>
          <w:ilvl w:val="0"/>
          <w:numId w:val="33"/>
        </w:numPr>
      </w:pPr>
      <w:r>
        <w:t>En el panel del profesor se crea una opción para que pueda comprobar si existen plagios entre las prácticas subidas por los alumnos en su último intento.</w:t>
      </w:r>
    </w:p>
    <w:p w14:paraId="65380489" w14:textId="77777777" w:rsidR="003A4419" w:rsidRDefault="003A4419" w:rsidP="00711285">
      <w:pPr>
        <w:pStyle w:val="Prrafodelista"/>
        <w:numPr>
          <w:ilvl w:val="0"/>
          <w:numId w:val="33"/>
        </w:numPr>
      </w:pPr>
      <w:r>
        <w:t xml:space="preserve">Se integran diferentes </w:t>
      </w:r>
      <w:proofErr w:type="spellStart"/>
      <w:r>
        <w:t>plugins</w:t>
      </w:r>
      <w:proofErr w:type="spellEnd"/>
      <w:r>
        <w:t xml:space="preserve"> (PMD, JAVANCSS, JDEPEND y FINDBUGS) en </w:t>
      </w:r>
      <w:proofErr w:type="spellStart"/>
      <w:r>
        <w:t>Maven</w:t>
      </w:r>
      <w:proofErr w:type="spellEnd"/>
      <w:r>
        <w:t xml:space="preserve"> para poder generar reportes que puedan ser mostrados al alumno tras su intento de subida de práctica.</w:t>
      </w:r>
    </w:p>
    <w:p w14:paraId="3112E472" w14:textId="77777777" w:rsidR="003A4419" w:rsidRDefault="003A4419" w:rsidP="00711285">
      <w:pPr>
        <w:pStyle w:val="Prrafodelista"/>
        <w:numPr>
          <w:ilvl w:val="0"/>
          <w:numId w:val="33"/>
        </w:numPr>
      </w:pPr>
      <w:r>
        <w:t>Se trabaja en el aspecto de seguridad para evitar accesos locales a la aplicación. Se consigue lanzar una excepción en tal caso pero no acaba de convencer del todo dicha solución, por lo que queda incompleta.</w:t>
      </w:r>
    </w:p>
    <w:p w14:paraId="3CD2B9BD" w14:textId="77777777" w:rsidR="003A4419" w:rsidRDefault="003A4419" w:rsidP="00711285">
      <w:pPr>
        <w:pStyle w:val="Prrafodelista"/>
        <w:numPr>
          <w:ilvl w:val="0"/>
          <w:numId w:val="33"/>
        </w:numPr>
      </w:pPr>
      <w:r>
        <w:t>Se consiguen generar reportes para los test unitarios, para poder ser visualizados por los alumnos tras sus intentos de subida de prácticas.</w:t>
      </w:r>
    </w:p>
    <w:p w14:paraId="7B2C56B5" w14:textId="77777777" w:rsidR="003A4419" w:rsidRDefault="003A4419" w:rsidP="00711285">
      <w:pPr>
        <w:pStyle w:val="Prrafodelista"/>
        <w:numPr>
          <w:ilvl w:val="0"/>
          <w:numId w:val="33"/>
        </w:numPr>
      </w:pPr>
      <w:r>
        <w:t>Se generan gráficas con diferentes estadísticas (número de alumnos que pasan los test, número de violaciones de código cometidas…) para mostrárselas a los alumnos y profesores.</w:t>
      </w:r>
    </w:p>
    <w:p w14:paraId="6F074FCB" w14:textId="77777777" w:rsidR="003A4419" w:rsidRDefault="003A4419" w:rsidP="00711285">
      <w:pPr>
        <w:pStyle w:val="Prrafodelista"/>
        <w:numPr>
          <w:ilvl w:val="0"/>
          <w:numId w:val="33"/>
        </w:numPr>
      </w:pPr>
      <w:r>
        <w:t>En cuanto a la documentación:</w:t>
      </w:r>
    </w:p>
    <w:p w14:paraId="068D0A46" w14:textId="77777777" w:rsidR="003A4419" w:rsidRDefault="003A4419" w:rsidP="00711285">
      <w:pPr>
        <w:pStyle w:val="Prrafodelista"/>
        <w:numPr>
          <w:ilvl w:val="1"/>
          <w:numId w:val="33"/>
        </w:numPr>
      </w:pPr>
      <w:r>
        <w:t>Memoria</w:t>
      </w:r>
      <w:r w:rsidR="00E10096">
        <w:t>:</w:t>
      </w:r>
    </w:p>
    <w:p w14:paraId="6BCFC5B7" w14:textId="77777777" w:rsidR="00E10096" w:rsidRDefault="00E10096" w:rsidP="00711285">
      <w:pPr>
        <w:pStyle w:val="Prrafodelista"/>
        <w:numPr>
          <w:ilvl w:val="2"/>
          <w:numId w:val="33"/>
        </w:numPr>
      </w:pPr>
      <w:r>
        <w:t>Añadidos nuevos sub apartados en el apartado “aspectos relevantes”.</w:t>
      </w:r>
    </w:p>
    <w:p w14:paraId="1CE0F6B8" w14:textId="77777777" w:rsidR="00E10096" w:rsidRDefault="00E10096" w:rsidP="00711285">
      <w:pPr>
        <w:pStyle w:val="Prrafodelista"/>
        <w:numPr>
          <w:ilvl w:val="1"/>
          <w:numId w:val="33"/>
        </w:numPr>
      </w:pPr>
      <w:r>
        <w:t>Anexos:</w:t>
      </w:r>
    </w:p>
    <w:p w14:paraId="7D65A06B" w14:textId="77777777" w:rsidR="00E10096" w:rsidRDefault="00E10096" w:rsidP="00711285">
      <w:pPr>
        <w:pStyle w:val="Prrafodelista"/>
        <w:numPr>
          <w:ilvl w:val="2"/>
          <w:numId w:val="33"/>
        </w:numPr>
      </w:pPr>
      <w:r>
        <w:t>Añadida pasada iteración en la planificación temporal del proyecto.</w:t>
      </w:r>
    </w:p>
    <w:p w14:paraId="3EC83630" w14:textId="77777777" w:rsidR="00E10096" w:rsidRDefault="00E10096" w:rsidP="00711285">
      <w:pPr>
        <w:pStyle w:val="Prrafodelista"/>
        <w:numPr>
          <w:ilvl w:val="2"/>
          <w:numId w:val="33"/>
        </w:numPr>
      </w:pPr>
      <w:r>
        <w:t>Añadidos nuevos requisitos funcionales.</w:t>
      </w:r>
    </w:p>
    <w:p w14:paraId="60C438D8" w14:textId="126EA8EE" w:rsidR="00B92287" w:rsidRDefault="00E10096" w:rsidP="00B92287">
      <w:pPr>
        <w:pStyle w:val="Prrafodelista"/>
        <w:numPr>
          <w:ilvl w:val="2"/>
          <w:numId w:val="33"/>
        </w:numPr>
      </w:pPr>
      <w:r>
        <w:t xml:space="preserve">Añadido nuevo sub apartado “conexión </w:t>
      </w:r>
      <w:proofErr w:type="spellStart"/>
      <w:r>
        <w:t>lti</w:t>
      </w:r>
      <w:proofErr w:type="spellEnd"/>
      <w:r>
        <w:t>” en el apartado “manual del programador”.</w:t>
      </w:r>
    </w:p>
    <w:p w14:paraId="1B481D6B" w14:textId="77777777" w:rsidR="00EF216A" w:rsidRDefault="00EF216A" w:rsidP="00EF216A"/>
    <w:p w14:paraId="2F9FCE88" w14:textId="78B61CCA" w:rsidR="008212D8" w:rsidRDefault="00FC3CF5" w:rsidP="00EF216A">
      <w:r>
        <w:rPr>
          <w:noProof/>
          <w:lang w:eastAsia="es-ES"/>
        </w:rPr>
        <w:lastRenderedPageBreak/>
        <w:drawing>
          <wp:anchor distT="0" distB="0" distL="114300" distR="114300" simplePos="0" relativeHeight="251672576" behindDoc="0" locked="0" layoutInCell="1" allowOverlap="1" wp14:anchorId="554D529F" wp14:editId="7084F97F">
            <wp:simplePos x="0" y="0"/>
            <wp:positionH relativeFrom="column">
              <wp:posOffset>4048</wp:posOffset>
            </wp:positionH>
            <wp:positionV relativeFrom="paragraph">
              <wp:posOffset>156845</wp:posOffset>
            </wp:positionV>
            <wp:extent cx="3941445" cy="1243806"/>
            <wp:effectExtent l="0" t="0" r="1905" b="0"/>
            <wp:wrapThrough wrapText="bothSides">
              <wp:wrapPolygon edited="0">
                <wp:start x="0" y="0"/>
                <wp:lineTo x="0" y="21181"/>
                <wp:lineTo x="21506" y="21181"/>
                <wp:lineTo x="21506"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5917"/>
                    <a:stretch/>
                  </pic:blipFill>
                  <pic:spPr bwMode="auto">
                    <a:xfrm>
                      <a:off x="0" y="0"/>
                      <a:ext cx="3941445" cy="1243806"/>
                    </a:xfrm>
                    <a:prstGeom prst="rect">
                      <a:avLst/>
                    </a:prstGeom>
                    <a:ln>
                      <a:noFill/>
                    </a:ln>
                    <a:extLst>
                      <a:ext uri="{53640926-AAD7-44D8-BBD7-CCE9431645EC}">
                        <a14:shadowObscured xmlns:a14="http://schemas.microsoft.com/office/drawing/2010/main"/>
                      </a:ext>
                    </a:extLst>
                  </pic:spPr>
                </pic:pic>
              </a:graphicData>
            </a:graphic>
          </wp:anchor>
        </w:drawing>
      </w:r>
    </w:p>
    <w:p w14:paraId="4DA4F666" w14:textId="022C4DED" w:rsidR="00E10096" w:rsidRDefault="008212D8" w:rsidP="008212D8">
      <w:pPr>
        <w:pStyle w:val="Epgrafe"/>
        <w:jc w:val="center"/>
      </w:pPr>
      <w:bookmarkStart w:id="34" w:name="_Toc442010218"/>
      <w:r>
        <w:t xml:space="preserve">Ilustración </w:t>
      </w:r>
      <w:fldSimple w:instr=" SEQ Ilustración \* ARABIC ">
        <w:r w:rsidR="00362B9A">
          <w:rPr>
            <w:noProof/>
          </w:rPr>
          <w:t>11</w:t>
        </w:r>
      </w:fldSimple>
      <w:r>
        <w:t xml:space="preserve">: Sprint </w:t>
      </w:r>
      <w:proofErr w:type="spellStart"/>
      <w:r>
        <w:t>Backlog</w:t>
      </w:r>
      <w:proofErr w:type="spellEnd"/>
      <w:r>
        <w:t xml:space="preserve"> Iteración 6</w:t>
      </w:r>
      <w:bookmarkEnd w:id="34"/>
    </w:p>
    <w:p w14:paraId="2499C80B" w14:textId="77777777" w:rsidR="008212D8" w:rsidRDefault="00E10096" w:rsidP="008212D8">
      <w:pPr>
        <w:keepNext/>
        <w:jc w:val="center"/>
      </w:pPr>
      <w:r>
        <w:rPr>
          <w:noProof/>
          <w:lang w:eastAsia="es-ES"/>
        </w:rPr>
        <w:drawing>
          <wp:inline distT="0" distB="0" distL="0" distR="0" wp14:anchorId="2181D6D4" wp14:editId="43FFCA97">
            <wp:extent cx="3972854" cy="277175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383" cy="2790956"/>
                    </a:xfrm>
                    <a:prstGeom prst="rect">
                      <a:avLst/>
                    </a:prstGeom>
                  </pic:spPr>
                </pic:pic>
              </a:graphicData>
            </a:graphic>
          </wp:inline>
        </w:drawing>
      </w:r>
    </w:p>
    <w:p w14:paraId="4C8D883C" w14:textId="3A00B232" w:rsidR="00E10096" w:rsidRDefault="008212D8" w:rsidP="008212D8">
      <w:pPr>
        <w:pStyle w:val="Epgrafe"/>
        <w:jc w:val="center"/>
      </w:pPr>
      <w:bookmarkStart w:id="35" w:name="_Toc442010219"/>
      <w:r>
        <w:t xml:space="preserve">Ilustración </w:t>
      </w:r>
      <w:fldSimple w:instr=" SEQ Ilustración \* ARABIC ">
        <w:r w:rsidR="00362B9A">
          <w:rPr>
            <w:noProof/>
          </w:rPr>
          <w:t>12</w:t>
        </w:r>
      </w:fldSimple>
      <w:r>
        <w:t xml:space="preserve">: </w:t>
      </w:r>
      <w:proofErr w:type="spellStart"/>
      <w:r>
        <w:t>Burndown</w:t>
      </w:r>
      <w:proofErr w:type="spellEnd"/>
      <w:r>
        <w:t xml:space="preserve"> Chart Iteración 6</w:t>
      </w:r>
      <w:bookmarkEnd w:id="35"/>
    </w:p>
    <w:p w14:paraId="6D331CEB" w14:textId="2684AC4B" w:rsidR="00FC3CF5" w:rsidRPr="00FC3CF5" w:rsidRDefault="00FC3CF5" w:rsidP="00FC3CF5">
      <w:r>
        <w:br w:type="page"/>
      </w:r>
    </w:p>
    <w:p w14:paraId="6CB05630" w14:textId="77777777" w:rsidR="00DF74C3" w:rsidRDefault="00DF74C3" w:rsidP="00DF74C3">
      <w:pPr>
        <w:pStyle w:val="Ttulo3"/>
      </w:pPr>
      <w:bookmarkStart w:id="36" w:name="_Toc442008738"/>
      <w:r>
        <w:lastRenderedPageBreak/>
        <w:t>Iteración 7 (10 Dic 2015 a 24 Dic 2015)</w:t>
      </w:r>
      <w:bookmarkEnd w:id="36"/>
    </w:p>
    <w:p w14:paraId="43E75AF6" w14:textId="77777777" w:rsidR="00DF74C3" w:rsidRDefault="00DF74C3" w:rsidP="00DF74C3">
      <w:pPr>
        <w:pStyle w:val="Cuerpo"/>
      </w:pPr>
      <w:r>
        <w:t>Tareas planteadas en esta iteración:</w:t>
      </w:r>
    </w:p>
    <w:p w14:paraId="1D995C05" w14:textId="77777777" w:rsidR="00DF74C3" w:rsidRDefault="00DF74C3" w:rsidP="00711285">
      <w:pPr>
        <w:pStyle w:val="Cuerpo"/>
        <w:numPr>
          <w:ilvl w:val="0"/>
          <w:numId w:val="34"/>
        </w:numPr>
      </w:pPr>
      <w:r>
        <w:t>Se diseña una página de error para que sea mostrada cuando se producen accesos locales a la aplicación, los cuales no son permitidos.</w:t>
      </w:r>
    </w:p>
    <w:p w14:paraId="1F6BFEB0" w14:textId="77777777" w:rsidR="00DF74C3" w:rsidRDefault="00DF74C3" w:rsidP="00711285">
      <w:pPr>
        <w:pStyle w:val="Cuerpo"/>
        <w:numPr>
          <w:ilvl w:val="0"/>
          <w:numId w:val="34"/>
        </w:numPr>
      </w:pPr>
      <w:r>
        <w:t>Se crean generan nuevas gráficas para ser mostradas tanto para el profesor como para el alumno. Además se modifican gráficas existentes.</w:t>
      </w:r>
    </w:p>
    <w:p w14:paraId="0D167BBC" w14:textId="77777777" w:rsidR="00DF74C3" w:rsidRDefault="00DF74C3" w:rsidP="00711285">
      <w:pPr>
        <w:pStyle w:val="Cuerpo"/>
        <w:numPr>
          <w:ilvl w:val="0"/>
          <w:numId w:val="34"/>
        </w:numPr>
      </w:pPr>
      <w:r>
        <w:t>Se comienza a trabajar sobre el diseño de la interfaz gráfica de la aplicación.</w:t>
      </w:r>
    </w:p>
    <w:p w14:paraId="32958DF3" w14:textId="77777777" w:rsidR="00DF74C3" w:rsidRDefault="00DF74C3" w:rsidP="00711285">
      <w:pPr>
        <w:pStyle w:val="Cuerpo"/>
        <w:numPr>
          <w:ilvl w:val="0"/>
          <w:numId w:val="34"/>
        </w:numPr>
      </w:pPr>
      <w:r>
        <w:t>Documentación:</w:t>
      </w:r>
    </w:p>
    <w:p w14:paraId="2E737507" w14:textId="77777777" w:rsidR="00DF74C3" w:rsidRDefault="00DF74C3" w:rsidP="00711285">
      <w:pPr>
        <w:pStyle w:val="Cuerpo"/>
        <w:numPr>
          <w:ilvl w:val="1"/>
          <w:numId w:val="34"/>
        </w:numPr>
      </w:pPr>
      <w:r>
        <w:t>Memoria:</w:t>
      </w:r>
    </w:p>
    <w:p w14:paraId="1E5D478A" w14:textId="77777777" w:rsidR="00DF74C3" w:rsidRDefault="002A0DDB" w:rsidP="00711285">
      <w:pPr>
        <w:pStyle w:val="Cuerpo"/>
        <w:numPr>
          <w:ilvl w:val="2"/>
          <w:numId w:val="34"/>
        </w:numPr>
      </w:pPr>
      <w:r>
        <w:t>Creación el apartado “herramientas”.</w:t>
      </w:r>
    </w:p>
    <w:p w14:paraId="7B8E433C" w14:textId="77777777" w:rsidR="002A0DDB" w:rsidRDefault="002A0DDB" w:rsidP="00711285">
      <w:pPr>
        <w:pStyle w:val="Cuerpo"/>
        <w:numPr>
          <w:ilvl w:val="2"/>
          <w:numId w:val="34"/>
        </w:numPr>
      </w:pPr>
      <w:r>
        <w:t>Creación del apartado “conceptos teóricos”.</w:t>
      </w:r>
    </w:p>
    <w:p w14:paraId="1BB6474A" w14:textId="77777777" w:rsidR="002A0DDB" w:rsidRDefault="002A0DDB" w:rsidP="00711285">
      <w:pPr>
        <w:pStyle w:val="Cuerpo"/>
        <w:numPr>
          <w:ilvl w:val="1"/>
          <w:numId w:val="34"/>
        </w:numPr>
      </w:pPr>
      <w:r>
        <w:t>Anexos:</w:t>
      </w:r>
    </w:p>
    <w:p w14:paraId="3AD9AA57" w14:textId="77777777" w:rsidR="002A0DDB" w:rsidRDefault="002A0DDB" w:rsidP="00711285">
      <w:pPr>
        <w:pStyle w:val="Cuerpo"/>
        <w:numPr>
          <w:ilvl w:val="2"/>
          <w:numId w:val="34"/>
        </w:numPr>
      </w:pPr>
      <w:r>
        <w:t>Se añade la pasada iteración a la planificación temporal del proyecto.</w:t>
      </w:r>
    </w:p>
    <w:p w14:paraId="7C8F9A27" w14:textId="49F300B8" w:rsidR="00B92287" w:rsidRDefault="002A0DDB" w:rsidP="00B92287">
      <w:pPr>
        <w:pStyle w:val="Cuerpo"/>
        <w:numPr>
          <w:ilvl w:val="2"/>
          <w:numId w:val="34"/>
        </w:numPr>
      </w:pPr>
      <w:r>
        <w:t>En el apartado “manual del programador” se hace referencia a los nombres de clases y métodos cuando es necesario.</w:t>
      </w:r>
    </w:p>
    <w:p w14:paraId="0FF884A5" w14:textId="77777777" w:rsidR="008212D8" w:rsidRDefault="002A0DDB" w:rsidP="008212D8">
      <w:pPr>
        <w:pStyle w:val="Cuerpo"/>
        <w:keepNext/>
      </w:pPr>
      <w:r>
        <w:rPr>
          <w:noProof/>
          <w:lang w:eastAsia="es-ES"/>
        </w:rPr>
        <w:drawing>
          <wp:inline distT="0" distB="0" distL="0" distR="0" wp14:anchorId="68231026" wp14:editId="49C779D0">
            <wp:extent cx="3887241" cy="638520"/>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432"/>
                    <a:stretch/>
                  </pic:blipFill>
                  <pic:spPr bwMode="auto">
                    <a:xfrm>
                      <a:off x="0" y="0"/>
                      <a:ext cx="3963210" cy="650999"/>
                    </a:xfrm>
                    <a:prstGeom prst="rect">
                      <a:avLst/>
                    </a:prstGeom>
                    <a:ln>
                      <a:noFill/>
                    </a:ln>
                    <a:extLst>
                      <a:ext uri="{53640926-AAD7-44D8-BBD7-CCE9431645EC}">
                        <a14:shadowObscured xmlns:a14="http://schemas.microsoft.com/office/drawing/2010/main"/>
                      </a:ext>
                    </a:extLst>
                  </pic:spPr>
                </pic:pic>
              </a:graphicData>
            </a:graphic>
          </wp:inline>
        </w:drawing>
      </w:r>
    </w:p>
    <w:p w14:paraId="06978F7F" w14:textId="224E4972" w:rsidR="002A0DDB" w:rsidRPr="00DF74C3" w:rsidRDefault="008212D8" w:rsidP="008212D8">
      <w:pPr>
        <w:pStyle w:val="Epgrafe"/>
        <w:jc w:val="center"/>
      </w:pPr>
      <w:bookmarkStart w:id="37" w:name="_Toc442010220"/>
      <w:r>
        <w:t xml:space="preserve">Ilustración </w:t>
      </w:r>
      <w:fldSimple w:instr=" SEQ Ilustración \* ARABIC ">
        <w:r w:rsidR="00362B9A">
          <w:rPr>
            <w:noProof/>
          </w:rPr>
          <w:t>13</w:t>
        </w:r>
      </w:fldSimple>
      <w:r>
        <w:t xml:space="preserve">: Sprint </w:t>
      </w:r>
      <w:proofErr w:type="spellStart"/>
      <w:r>
        <w:t>Backlog</w:t>
      </w:r>
      <w:proofErr w:type="spellEnd"/>
      <w:r>
        <w:t xml:space="preserve"> Iteración 7</w:t>
      </w:r>
      <w:bookmarkEnd w:id="37"/>
    </w:p>
    <w:p w14:paraId="7E91FAA5" w14:textId="77777777" w:rsidR="008212D8" w:rsidRDefault="002A0DDB" w:rsidP="008212D8">
      <w:pPr>
        <w:keepNext/>
        <w:jc w:val="center"/>
      </w:pPr>
      <w:r>
        <w:rPr>
          <w:noProof/>
          <w:lang w:eastAsia="es-ES"/>
        </w:rPr>
        <w:lastRenderedPageBreak/>
        <w:drawing>
          <wp:inline distT="0" distB="0" distL="0" distR="0" wp14:anchorId="4D1CDE17" wp14:editId="13C57D1B">
            <wp:extent cx="3885260" cy="2730282"/>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7670" cy="2731975"/>
                    </a:xfrm>
                    <a:prstGeom prst="rect">
                      <a:avLst/>
                    </a:prstGeom>
                  </pic:spPr>
                </pic:pic>
              </a:graphicData>
            </a:graphic>
          </wp:inline>
        </w:drawing>
      </w:r>
    </w:p>
    <w:p w14:paraId="7F68BF2B" w14:textId="76B1635B" w:rsidR="002A0DDB" w:rsidRDefault="008212D8" w:rsidP="008212D8">
      <w:pPr>
        <w:pStyle w:val="Epgrafe"/>
        <w:jc w:val="center"/>
      </w:pPr>
      <w:bookmarkStart w:id="38" w:name="_Toc442010221"/>
      <w:r>
        <w:t xml:space="preserve">Ilustración </w:t>
      </w:r>
      <w:fldSimple w:instr=" SEQ Ilustración \* ARABIC ">
        <w:r w:rsidR="00362B9A">
          <w:rPr>
            <w:noProof/>
          </w:rPr>
          <w:t>14</w:t>
        </w:r>
      </w:fldSimple>
      <w:r>
        <w:t xml:space="preserve">: </w:t>
      </w:r>
      <w:proofErr w:type="spellStart"/>
      <w:r>
        <w:t>Burndown</w:t>
      </w:r>
      <w:proofErr w:type="spellEnd"/>
      <w:r>
        <w:t xml:space="preserve"> Chart Iteración 7</w:t>
      </w:r>
      <w:bookmarkEnd w:id="38"/>
    </w:p>
    <w:p w14:paraId="3904EA88" w14:textId="77777777" w:rsidR="00725613" w:rsidRDefault="00725613" w:rsidP="00725613">
      <w:pPr>
        <w:pStyle w:val="Ttulo3"/>
      </w:pPr>
      <w:bookmarkStart w:id="39" w:name="_Toc442008739"/>
      <w:r>
        <w:t>Iteración 8 (24 Dic 2015 a 7 Ene 2016)</w:t>
      </w:r>
      <w:bookmarkEnd w:id="39"/>
    </w:p>
    <w:p w14:paraId="0CA628F1" w14:textId="77777777" w:rsidR="00725613" w:rsidRDefault="00725613" w:rsidP="00725613">
      <w:pPr>
        <w:pStyle w:val="Cuerpo"/>
      </w:pPr>
      <w:r>
        <w:t>Tareas realizadas en esta iteración:</w:t>
      </w:r>
    </w:p>
    <w:p w14:paraId="5D7D6E9B" w14:textId="2BF44CE1" w:rsidR="00725613" w:rsidRDefault="00725613" w:rsidP="00711285">
      <w:pPr>
        <w:pStyle w:val="Cuerpo"/>
        <w:numPr>
          <w:ilvl w:val="0"/>
          <w:numId w:val="36"/>
        </w:numPr>
      </w:pPr>
      <w:r>
        <w:t xml:space="preserve">Se añade la funcionalidad necesaria para poder capturar y guardar las excepciones que </w:t>
      </w:r>
      <w:ins w:id="40" w:author="BRUNO BARUQUE ZANON" w:date="2016-02-01T12:04:00Z">
        <w:r w:rsidR="00180DCC">
          <w:t xml:space="preserve">se </w:t>
        </w:r>
      </w:ins>
      <w:r>
        <w:t xml:space="preserve">pueden </w:t>
      </w:r>
      <w:del w:id="41" w:author="BRUNO BARUQUE ZANON" w:date="2016-02-01T12:04:00Z">
        <w:r w:rsidDel="00180DCC">
          <w:delText xml:space="preserve">saltar </w:delText>
        </w:r>
      </w:del>
      <w:ins w:id="42" w:author="BRUNO BARUQUE ZANON" w:date="2016-02-01T12:04:00Z">
        <w:r w:rsidR="00180DCC">
          <w:t>lanz</w:t>
        </w:r>
        <w:r w:rsidR="00180DCC">
          <w:t xml:space="preserve">ar </w:t>
        </w:r>
      </w:ins>
      <w:r>
        <w:t>al ejecutar las prácticas de los alumnos.</w:t>
      </w:r>
    </w:p>
    <w:p w14:paraId="30090DF8" w14:textId="77777777" w:rsidR="00725613" w:rsidRDefault="00725613" w:rsidP="00711285">
      <w:pPr>
        <w:pStyle w:val="Cuerpo"/>
        <w:numPr>
          <w:ilvl w:val="0"/>
          <w:numId w:val="36"/>
        </w:numPr>
      </w:pPr>
      <w:r>
        <w:t>Se crean nuevas gráficas para ser mostradas en el panel del profesor y de los alumnos.</w:t>
      </w:r>
    </w:p>
    <w:p w14:paraId="6669BEE1" w14:textId="77777777" w:rsidR="00725613" w:rsidRDefault="00725613" w:rsidP="00711285">
      <w:pPr>
        <w:pStyle w:val="Cuerpo"/>
        <w:numPr>
          <w:ilvl w:val="0"/>
          <w:numId w:val="36"/>
        </w:numPr>
      </w:pPr>
      <w:r>
        <w:t>En la tabla de estadísticas del profesor se crean varios botones con los que el profesor podrá observar los reportes asociados a la práctica del alumno que haya seleccionado.</w:t>
      </w:r>
    </w:p>
    <w:p w14:paraId="01CCAB23" w14:textId="77777777" w:rsidR="00725613" w:rsidRDefault="00725613" w:rsidP="00711285">
      <w:pPr>
        <w:pStyle w:val="Cuerpo"/>
        <w:numPr>
          <w:ilvl w:val="0"/>
          <w:numId w:val="36"/>
        </w:numPr>
      </w:pPr>
      <w:r>
        <w:t xml:space="preserve">Se generan pruebas unitarias utilizando </w:t>
      </w:r>
      <w:proofErr w:type="spellStart"/>
      <w:r>
        <w:t>PHPUnit</w:t>
      </w:r>
      <w:proofErr w:type="spellEnd"/>
      <w:r>
        <w:t>.</w:t>
      </w:r>
    </w:p>
    <w:p w14:paraId="4C14AF46" w14:textId="11C3828E" w:rsidR="00B92287" w:rsidRDefault="00725613" w:rsidP="00B92287">
      <w:pPr>
        <w:pStyle w:val="Cuerpo"/>
        <w:numPr>
          <w:ilvl w:val="0"/>
          <w:numId w:val="36"/>
        </w:numPr>
      </w:pPr>
      <w:r>
        <w:t>En cuanto a la documentación, en la memoria se crea el apartado “trabajos relacionados” y en los anexos el de “estudio de la viabilidad”.</w:t>
      </w:r>
    </w:p>
    <w:p w14:paraId="280CF00A" w14:textId="77777777" w:rsidR="008212D8" w:rsidRDefault="00725613" w:rsidP="008212D8">
      <w:pPr>
        <w:pStyle w:val="Cuerpo"/>
        <w:keepNext/>
        <w:jc w:val="center"/>
      </w:pPr>
      <w:r>
        <w:rPr>
          <w:noProof/>
          <w:lang w:eastAsia="es-ES"/>
        </w:rPr>
        <w:lastRenderedPageBreak/>
        <w:drawing>
          <wp:inline distT="0" distB="0" distL="0" distR="0" wp14:anchorId="4B46A621" wp14:editId="6562E248">
            <wp:extent cx="3906291" cy="102586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238"/>
                    <a:stretch/>
                  </pic:blipFill>
                  <pic:spPr bwMode="auto">
                    <a:xfrm>
                      <a:off x="0" y="0"/>
                      <a:ext cx="3941091" cy="1035002"/>
                    </a:xfrm>
                    <a:prstGeom prst="rect">
                      <a:avLst/>
                    </a:prstGeom>
                    <a:ln>
                      <a:noFill/>
                    </a:ln>
                    <a:extLst>
                      <a:ext uri="{53640926-AAD7-44D8-BBD7-CCE9431645EC}">
                        <a14:shadowObscured xmlns:a14="http://schemas.microsoft.com/office/drawing/2010/main"/>
                      </a:ext>
                    </a:extLst>
                  </pic:spPr>
                </pic:pic>
              </a:graphicData>
            </a:graphic>
          </wp:inline>
        </w:drawing>
      </w:r>
    </w:p>
    <w:p w14:paraId="3495C98B" w14:textId="78721DB6" w:rsidR="00725613" w:rsidRDefault="008212D8" w:rsidP="008212D8">
      <w:pPr>
        <w:pStyle w:val="Epgrafe"/>
        <w:jc w:val="center"/>
      </w:pPr>
      <w:bookmarkStart w:id="43" w:name="_Toc442010222"/>
      <w:r>
        <w:t xml:space="preserve">Ilustración </w:t>
      </w:r>
      <w:fldSimple w:instr=" SEQ Ilustración \* ARABIC ">
        <w:r w:rsidR="00362B9A">
          <w:rPr>
            <w:noProof/>
          </w:rPr>
          <w:t>15</w:t>
        </w:r>
      </w:fldSimple>
      <w:r>
        <w:t xml:space="preserve">: Sprint </w:t>
      </w:r>
      <w:proofErr w:type="spellStart"/>
      <w:r>
        <w:t>Backlog</w:t>
      </w:r>
      <w:proofErr w:type="spellEnd"/>
      <w:r>
        <w:t xml:space="preserve"> Iteración 8</w:t>
      </w:r>
      <w:bookmarkEnd w:id="43"/>
    </w:p>
    <w:p w14:paraId="0CBE6BF5" w14:textId="77777777" w:rsidR="008212D8" w:rsidRDefault="00725613" w:rsidP="008212D8">
      <w:pPr>
        <w:pStyle w:val="Cuerpo"/>
        <w:keepNext/>
        <w:jc w:val="center"/>
      </w:pPr>
      <w:r>
        <w:rPr>
          <w:noProof/>
          <w:lang w:eastAsia="es-ES"/>
        </w:rPr>
        <w:drawing>
          <wp:inline distT="0" distB="0" distL="0" distR="0" wp14:anchorId="34890C22" wp14:editId="0CF0B2C2">
            <wp:extent cx="3927830" cy="27883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7083" cy="2794941"/>
                    </a:xfrm>
                    <a:prstGeom prst="rect">
                      <a:avLst/>
                    </a:prstGeom>
                  </pic:spPr>
                </pic:pic>
              </a:graphicData>
            </a:graphic>
          </wp:inline>
        </w:drawing>
      </w:r>
    </w:p>
    <w:p w14:paraId="7161AD6A" w14:textId="34EB372F" w:rsidR="00725613" w:rsidRPr="00376654" w:rsidRDefault="008212D8" w:rsidP="008212D8">
      <w:pPr>
        <w:pStyle w:val="Epgrafe"/>
        <w:jc w:val="center"/>
      </w:pPr>
      <w:bookmarkStart w:id="44" w:name="_Toc442010223"/>
      <w:r>
        <w:t xml:space="preserve">Ilustración </w:t>
      </w:r>
      <w:fldSimple w:instr=" SEQ Ilustración \* ARABIC ">
        <w:r w:rsidR="00362B9A">
          <w:rPr>
            <w:noProof/>
          </w:rPr>
          <w:t>16</w:t>
        </w:r>
      </w:fldSimple>
      <w:r>
        <w:t xml:space="preserve">: </w:t>
      </w:r>
      <w:proofErr w:type="spellStart"/>
      <w:r>
        <w:t>Burndown</w:t>
      </w:r>
      <w:proofErr w:type="spellEnd"/>
      <w:r>
        <w:t xml:space="preserve"> Chart Iteración 8</w:t>
      </w:r>
      <w:bookmarkEnd w:id="44"/>
    </w:p>
    <w:p w14:paraId="22D74F2B" w14:textId="77777777" w:rsidR="00725613" w:rsidRDefault="00725613" w:rsidP="00725613"/>
    <w:p w14:paraId="707AD220" w14:textId="77777777" w:rsidR="009046FC" w:rsidRPr="00420D00" w:rsidRDefault="009046FC" w:rsidP="009046FC">
      <w:r>
        <w:br w:type="page"/>
      </w:r>
    </w:p>
    <w:p w14:paraId="32DBF90E" w14:textId="77777777" w:rsidR="00441AB0" w:rsidRDefault="00441AB0" w:rsidP="009F2C9A">
      <w:pPr>
        <w:pStyle w:val="Ttulo2"/>
      </w:pPr>
      <w:bookmarkStart w:id="45" w:name="_Toc442008740"/>
      <w:r>
        <w:lastRenderedPageBreak/>
        <w:t>Estudio de viabilidad</w:t>
      </w:r>
      <w:bookmarkEnd w:id="45"/>
    </w:p>
    <w:p w14:paraId="37135CBA" w14:textId="7DE9CE98" w:rsidR="00302F31" w:rsidRDefault="00302F31" w:rsidP="00302F31">
      <w:r>
        <w:t>El estudio de la viabilidad comprende las acciones llevadas a cabo para determinar los factores económicos y legales, entre otros, requeridos para el desarrollo del proyecto. Este apartado tiene gran importancia ya que de él dependerá determinar si el proyecto es viable o no.</w:t>
      </w:r>
    </w:p>
    <w:p w14:paraId="7DEFA9E3" w14:textId="77777777" w:rsidR="00302F31" w:rsidRPr="00F44821" w:rsidRDefault="00302F31" w:rsidP="00302F31">
      <w:pPr>
        <w:rPr>
          <w:rFonts w:cs="Times New Roman"/>
        </w:rPr>
      </w:pPr>
      <w:r w:rsidRPr="00F44821">
        <w:rPr>
          <w:rFonts w:cs="Times New Roman"/>
        </w:rPr>
        <w:t>Cuando se afronta un proyecto han de tenerse en cuenta una serie de riesgos que podrían surgir a la hora de evaluar la viabilidad del proyecto. La magnitud del proyecto, los conocimientos necesarios para desarrollar</w:t>
      </w:r>
      <w:r>
        <w:rPr>
          <w:rFonts w:cs="Times New Roman"/>
        </w:rPr>
        <w:t>lo</w:t>
      </w:r>
      <w:r w:rsidRPr="00F44821">
        <w:rPr>
          <w:rFonts w:cs="Times New Roman"/>
        </w:rPr>
        <w:t xml:space="preserve">, el dinero y tiempo necesarios son algunas de las trabas que podrían surgir a la hora de realizar el proyecto. </w:t>
      </w:r>
    </w:p>
    <w:p w14:paraId="3BEE696D" w14:textId="77777777" w:rsidR="00441AB0" w:rsidRDefault="00441AB0" w:rsidP="009F2C9A">
      <w:pPr>
        <w:pStyle w:val="Ttulo3"/>
      </w:pPr>
      <w:bookmarkStart w:id="46" w:name="_Toc442008741"/>
      <w:r>
        <w:t>Estudio de viabilidad legal</w:t>
      </w:r>
      <w:bookmarkEnd w:id="46"/>
    </w:p>
    <w:p w14:paraId="6E555E89" w14:textId="0DAB0251" w:rsidR="00302F31" w:rsidRDefault="00302F31" w:rsidP="00302F31">
      <w:pPr>
        <w:pStyle w:val="Cuerpo"/>
      </w:pPr>
      <w:r>
        <w:t>Se basa en comprobar cualquier posibilidad de infracción, violación o responsabilidad legal en que se podría incurrir al desarrollar el proyecto.</w:t>
      </w:r>
    </w:p>
    <w:p w14:paraId="0F4A6B37" w14:textId="1C3F4C53" w:rsidR="00302F31" w:rsidRDefault="00302F31" w:rsidP="00302F31">
      <w:pPr>
        <w:pStyle w:val="Cuerpo"/>
      </w:pPr>
      <w:r>
        <w:t xml:space="preserve">En este apartado se explica el tipo de licencia que tendrá nuestra aplicación. La aplicación se distribuirá bajo la licencia </w:t>
      </w:r>
      <w:r w:rsidRPr="00302F31">
        <w:rPr>
          <w:i/>
        </w:rPr>
        <w:t xml:space="preserve">Apache </w:t>
      </w:r>
      <w:proofErr w:type="spellStart"/>
      <w:r w:rsidRPr="00302F31">
        <w:rPr>
          <w:i/>
        </w:rPr>
        <w:t>License</w:t>
      </w:r>
      <w:proofErr w:type="spellEnd"/>
      <w:r w:rsidRPr="00302F31">
        <w:rPr>
          <w:i/>
        </w:rPr>
        <w:t xml:space="preserve"> v.2</w:t>
      </w:r>
      <w:r>
        <w:t xml:space="preserve"> que es la licencia utilizada en </w:t>
      </w:r>
      <w:commentRangeStart w:id="47"/>
      <w:r>
        <w:t>la mayoría de las aplicaciones</w:t>
      </w:r>
      <w:commentRangeEnd w:id="47"/>
      <w:r w:rsidR="0089681D">
        <w:rPr>
          <w:rStyle w:val="Refdecomentario"/>
        </w:rPr>
        <w:commentReference w:id="47"/>
      </w:r>
      <w:r>
        <w:t>.</w:t>
      </w:r>
    </w:p>
    <w:p w14:paraId="435FD7AE" w14:textId="416D0586" w:rsidR="00302F31" w:rsidRDefault="00302F31" w:rsidP="00302F31">
      <w:pPr>
        <w:pStyle w:val="Cuerpo"/>
      </w:pPr>
      <w:r>
        <w:t>A continuación se citan las principales características de dicha licencia.</w:t>
      </w:r>
    </w:p>
    <w:p w14:paraId="25156915" w14:textId="2D418211" w:rsidR="00302F31" w:rsidRDefault="00302F31" w:rsidP="00302F31">
      <w:pPr>
        <w:pStyle w:val="Ttulo4"/>
      </w:pPr>
      <w:r>
        <w:t xml:space="preserve">Apache </w:t>
      </w:r>
      <w:proofErr w:type="spellStart"/>
      <w:r>
        <w:t>License</w:t>
      </w:r>
      <w:proofErr w:type="spellEnd"/>
      <w:r>
        <w:t xml:space="preserve"> versión 2.0</w:t>
      </w:r>
    </w:p>
    <w:p w14:paraId="5BF8AB18" w14:textId="6D94ED3F" w:rsidR="000E06BD" w:rsidRDefault="000E06BD" w:rsidP="000E06BD">
      <w:r w:rsidRPr="00E8413F">
        <w:t>La licencia Apache (</w:t>
      </w:r>
      <w:r w:rsidRPr="00692CF4">
        <w:rPr>
          <w:i/>
        </w:rPr>
        <w:t xml:space="preserve">Apache </w:t>
      </w:r>
      <w:proofErr w:type="spellStart"/>
      <w:r w:rsidRPr="00692CF4">
        <w:rPr>
          <w:i/>
        </w:rPr>
        <w:t>License</w:t>
      </w:r>
      <w:proofErr w:type="spellEnd"/>
      <w:r w:rsidRPr="00E8413F">
        <w:t xml:space="preserve"> o </w:t>
      </w:r>
      <w:r w:rsidRPr="00692CF4">
        <w:rPr>
          <w:i/>
        </w:rPr>
        <w:t xml:space="preserve">Apache Software </w:t>
      </w:r>
      <w:proofErr w:type="spellStart"/>
      <w:r w:rsidRPr="00692CF4">
        <w:rPr>
          <w:i/>
        </w:rPr>
        <w:t>License</w:t>
      </w:r>
      <w:proofErr w:type="spellEnd"/>
      <w:r w:rsidRPr="00E8413F">
        <w:t xml:space="preserve"> para versiones anteriores a 2.0) es una licencia de software libre creada por la </w:t>
      </w:r>
      <w:r w:rsidRPr="00692CF4">
        <w:rPr>
          <w:i/>
        </w:rPr>
        <w:t xml:space="preserve">Apache Software </w:t>
      </w:r>
      <w:proofErr w:type="spellStart"/>
      <w:r w:rsidRPr="00692CF4">
        <w:rPr>
          <w:i/>
        </w:rPr>
        <w:t>Foundation</w:t>
      </w:r>
      <w:proofErr w:type="spellEnd"/>
      <w:r w:rsidRPr="00E8413F">
        <w:t xml:space="preserve"> (</w:t>
      </w:r>
      <w:r w:rsidRPr="0007389D">
        <w:rPr>
          <w:i/>
        </w:rPr>
        <w:t>ASF</w:t>
      </w:r>
      <w:r w:rsidRPr="00E8413F">
        <w:t xml:space="preserve">). La licencia </w:t>
      </w:r>
      <w:r w:rsidRPr="00692CF4">
        <w:rPr>
          <w:i/>
        </w:rPr>
        <w:t>Apache</w:t>
      </w:r>
      <w:r w:rsidRPr="00E8413F">
        <w:t xml:space="preserve"> (con versiones 1.0, 1.1 y 2.0) requiere la conservación del aviso de </w:t>
      </w:r>
      <w:r w:rsidRPr="0007389D">
        <w:rPr>
          <w:i/>
        </w:rPr>
        <w:t>copyright</w:t>
      </w:r>
      <w:r w:rsidRPr="00E8413F">
        <w:t xml:space="preserve"> y el </w:t>
      </w:r>
      <w:proofErr w:type="spellStart"/>
      <w:r w:rsidRPr="00692CF4">
        <w:rPr>
          <w:i/>
        </w:rPr>
        <w:t>disclaimer</w:t>
      </w:r>
      <w:proofErr w:type="spellEnd"/>
      <w:r w:rsidRPr="00E8413F">
        <w:t xml:space="preserve">, pero no es una licencia </w:t>
      </w:r>
      <w:proofErr w:type="spellStart"/>
      <w:r w:rsidRPr="00692CF4">
        <w:rPr>
          <w:i/>
        </w:rPr>
        <w:t>copyleft</w:t>
      </w:r>
      <w:proofErr w:type="spellEnd"/>
      <w:r w:rsidRPr="00E8413F">
        <w:t>, ya que no requiere la redistribución del código fuente cuando se distribuyen versiones modificadas</w:t>
      </w:r>
      <w:r>
        <w:t xml:space="preserve"> </w:t>
      </w:r>
      <w:r>
        <w:fldChar w:fldCharType="begin"/>
      </w:r>
      <w:r>
        <w:instrText xml:space="preserve"> ADDIN ZOTERO_ITEM CSL_CITATION {"citationID":"2j0m7i47ej","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fldChar w:fldCharType="separate"/>
      </w:r>
      <w:r w:rsidRPr="000E06BD">
        <w:rPr>
          <w:rFonts w:ascii="Calibri" w:hAnsi="Calibri"/>
        </w:rPr>
        <w:t>[1]</w:t>
      </w:r>
      <w:r>
        <w:fldChar w:fldCharType="end"/>
      </w:r>
      <w:r w:rsidRPr="00E8413F">
        <w:t>.</w:t>
      </w:r>
    </w:p>
    <w:p w14:paraId="3D6BCF0A" w14:textId="6BF282CE" w:rsidR="000E06BD" w:rsidRDefault="000E06BD" w:rsidP="000E06BD">
      <w:pPr>
        <w:pStyle w:val="Ttulo4"/>
      </w:pPr>
      <w:r>
        <w:t>Condiciones de la licencia</w:t>
      </w:r>
    </w:p>
    <w:p w14:paraId="39F1F7AE" w14:textId="297128C2" w:rsidR="000E06BD" w:rsidRDefault="000E06BD" w:rsidP="000E06BD">
      <w:r>
        <w:t>Esta licencia permite al usuario del software la libertad de usarlo para cualquier propósito, distribuirlo, modificarlo y distribuir versiones modificadas de ese software.</w:t>
      </w:r>
    </w:p>
    <w:p w14:paraId="534B75F9" w14:textId="49C6FA61" w:rsidR="000E06BD" w:rsidRDefault="000E06BD" w:rsidP="000E06BD">
      <w:r>
        <w:t xml:space="preserve">La Licencia </w:t>
      </w:r>
      <w:r w:rsidRPr="008869B4">
        <w:rPr>
          <w:i/>
        </w:rPr>
        <w:t>Apache</w:t>
      </w:r>
      <w:r>
        <w:t xml:space="preserve"> no exige que las obras derivadas (versiones modificadas) del software se distribuyan usando la misma licencia, ni siquiera que se tengan que distribuir como software libre/</w:t>
      </w:r>
      <w:r>
        <w:rPr>
          <w:i/>
        </w:rPr>
        <w:t xml:space="preserve">Open </w:t>
      </w:r>
      <w:proofErr w:type="spellStart"/>
      <w:r>
        <w:rPr>
          <w:i/>
        </w:rPr>
        <w:t>S</w:t>
      </w:r>
      <w:r w:rsidRPr="00997415">
        <w:rPr>
          <w:i/>
        </w:rPr>
        <w:t>ource</w:t>
      </w:r>
      <w:proofErr w:type="spellEnd"/>
      <w:r>
        <w:t xml:space="preserve">. La Licencia </w:t>
      </w:r>
      <w:r w:rsidRPr="008869B4">
        <w:rPr>
          <w:i/>
        </w:rPr>
        <w:t>Apache</w:t>
      </w:r>
      <w:r>
        <w:t xml:space="preserve"> sólo exige que se mantenga una noticia que informe a los receptores que en la distribución se ha usado código con la Licencia </w:t>
      </w:r>
      <w:r w:rsidRPr="008869B4">
        <w:rPr>
          <w:i/>
        </w:rPr>
        <w:t>Apache</w:t>
      </w:r>
      <w:r>
        <w:rPr>
          <w:i/>
        </w:rPr>
        <w:t xml:space="preserve"> </w:t>
      </w:r>
      <w:r>
        <w:rPr>
          <w:i/>
        </w:rPr>
        <w:fldChar w:fldCharType="begin"/>
      </w:r>
      <w:r>
        <w:rPr>
          <w:i/>
        </w:rPr>
        <w:instrText xml:space="preserve"> ADDIN ZOTERO_ITEM CSL_CITATION {"citationID":"2nve2ha3nq","properties":{"formattedCitation":"[1]","plainCitation":"[1]"},"citationItems":[{"id":74,"uris":["http://zotero.org/users/local/LLkhPqvS/items/QRN2R6E7"],"uri":["http://zotero.org/users/local/LLkhPqvS/items/QRN2R6E7"],"itemData":{"id":74,"type":"entry-encyclopedia","title":"Apache License","container-title":"Wikipedia, la enciclopedia libre","source":"Wikipedia","abstract":"La licencia Apache (Apache License o Apache Software License para versiones anteriores a 2.0) es una licencia de software libre creada por la Apache Software Foundation (ASF). La licencia Apache (con versiones 1.0, 1.1 y 2.0) requiere la conservación del aviso de copyright y el disclaimer, pero no es una licencia copyleft, ya que no requiere la redistribución del código fuente cuando se distribuyen versiones modificadas.\nTodo el software producido por la ASF o cualquiera de sus proyectos está desarrollado bajo los términos de esta licencia. Además algunos proyectos que no pertenece a la ASF también siguen la licencia Apache: en enero de 2007, más de 1000 proyectos no pertenecientes a la ASF en SourceForge estaban disponibles bajo los términos de la Licencia Apache.","URL":"https://es.wikipedia.org/w/index.php?title=Apache_License&amp;oldid=88453057","note":"Page Version ID: 88453057","language":"es","issued":{"date-parts":[["2016",1,14]]},"accessed":{"date-parts":[["2016",1,25]]}}}],"schema":"https://github.com/citation-style-language/schema/raw/master/csl-citation.json"} </w:instrText>
      </w:r>
      <w:r>
        <w:rPr>
          <w:i/>
        </w:rPr>
        <w:fldChar w:fldCharType="separate"/>
      </w:r>
      <w:r w:rsidRPr="000E06BD">
        <w:rPr>
          <w:rFonts w:ascii="Calibri" w:hAnsi="Calibri"/>
        </w:rPr>
        <w:t>[1]</w:t>
      </w:r>
      <w:r>
        <w:rPr>
          <w:i/>
        </w:rPr>
        <w:fldChar w:fldCharType="end"/>
      </w:r>
      <w:r>
        <w:t>.</w:t>
      </w:r>
    </w:p>
    <w:p w14:paraId="53F0CD77" w14:textId="77777777" w:rsidR="000E06BD" w:rsidRPr="00786679" w:rsidRDefault="000E06BD" w:rsidP="000E06BD">
      <w:r w:rsidRPr="00786679">
        <w:lastRenderedPageBreak/>
        <w:t>Se deben añadir dos archivos en el directorio principal de los paquetes de software redistribuidos:</w:t>
      </w:r>
    </w:p>
    <w:p w14:paraId="5807381A" w14:textId="77777777" w:rsidR="000E06BD" w:rsidRPr="00786679" w:rsidRDefault="000E06BD" w:rsidP="00711285">
      <w:pPr>
        <w:numPr>
          <w:ilvl w:val="0"/>
          <w:numId w:val="40"/>
        </w:numPr>
        <w:spacing w:after="200" w:line="276" w:lineRule="auto"/>
        <w:jc w:val="both"/>
      </w:pPr>
      <w:r w:rsidRPr="00786679">
        <w:t>LICENSE - Una copia de la licencia</w:t>
      </w:r>
    </w:p>
    <w:p w14:paraId="63145FD5" w14:textId="4802170F" w:rsidR="000E06BD" w:rsidRPr="000E06BD" w:rsidRDefault="000E06BD" w:rsidP="000E06BD">
      <w:pPr>
        <w:numPr>
          <w:ilvl w:val="0"/>
          <w:numId w:val="40"/>
        </w:numPr>
        <w:spacing w:after="200" w:line="276" w:lineRule="auto"/>
        <w:jc w:val="both"/>
      </w:pPr>
      <w:r w:rsidRPr="00786679">
        <w:t>NOTICE - Un documento de texto, que incluye los "avisos" obligatorios del software presente en la distribución.</w:t>
      </w:r>
    </w:p>
    <w:p w14:paraId="444F3E2F" w14:textId="77777777" w:rsidR="00441AB0" w:rsidRDefault="00441AB0" w:rsidP="009F2C9A">
      <w:pPr>
        <w:pStyle w:val="Ttulo3"/>
      </w:pPr>
      <w:bookmarkStart w:id="48" w:name="_Toc442008742"/>
      <w:r>
        <w:t>Estudio de viabilidad económica</w:t>
      </w:r>
      <w:bookmarkEnd w:id="48"/>
    </w:p>
    <w:p w14:paraId="2F1164C5" w14:textId="77777777"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14:paraId="4953AF49" w14:textId="77777777" w:rsidR="00441AB0" w:rsidRDefault="00441AB0" w:rsidP="009F2C9A">
      <w:pPr>
        <w:pStyle w:val="Ttulo4"/>
      </w:pPr>
      <w:r>
        <w:t>Análisis de costes</w:t>
      </w:r>
    </w:p>
    <w:p w14:paraId="2A785591" w14:textId="77777777"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14:paraId="6577718B" w14:textId="77777777" w:rsidR="00164AEB" w:rsidRDefault="00164AEB" w:rsidP="00711285">
      <w:pPr>
        <w:pStyle w:val="Cuerpo"/>
        <w:numPr>
          <w:ilvl w:val="0"/>
          <w:numId w:val="35"/>
        </w:numPr>
        <w:rPr>
          <w:b/>
        </w:rPr>
      </w:pPr>
      <w:r w:rsidRPr="00164AEB">
        <w:rPr>
          <w:b/>
        </w:rPr>
        <w:t>Costes de personal:</w:t>
      </w:r>
    </w:p>
    <w:p w14:paraId="324BC17B" w14:textId="77777777" w:rsidR="00164AEB" w:rsidRDefault="00164AEB" w:rsidP="00164AEB">
      <w:pPr>
        <w:pStyle w:val="Cuerpo"/>
      </w:pPr>
      <w:r>
        <w:t xml:space="preserve">El proyecto será realizado por </w:t>
      </w:r>
      <w:commentRangeStart w:id="49"/>
      <w:r>
        <w:t>un graduado en Ingeniería Informática</w:t>
      </w:r>
      <w:commentRangeEnd w:id="49"/>
      <w:r w:rsidR="0089681D">
        <w:rPr>
          <w:rStyle w:val="Refdecomentario"/>
        </w:rPr>
        <w:commentReference w:id="49"/>
      </w:r>
      <w:r>
        <w:t xml:space="preserve"> que va a ser el encargado de realizar todo el trabajo, realizando las tareas correspondientes a las fases de análisis, diseño, implementación y pruebas.</w:t>
      </w:r>
    </w:p>
    <w:p w14:paraId="1F4A5950" w14:textId="77777777"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14:paraId="02510C70" w14:textId="77777777" w:rsidR="00C90AC9" w:rsidRPr="00C90AC9" w:rsidRDefault="000E72D2"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14:paraId="7A56C4E7" w14:textId="77777777" w:rsidR="00C90AC9" w:rsidRPr="00C90AC9" w:rsidRDefault="000E72D2"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14:paraId="6DCCD62B" w14:textId="77777777" w:rsidR="00C90AC9" w:rsidRPr="00C90AC9" w:rsidRDefault="000E72D2"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664110F3" w14:textId="77777777" w:rsidR="001812D6" w:rsidRDefault="001812D6" w:rsidP="001812D6">
      <w:pPr>
        <w:pStyle w:val="Cuerpo"/>
      </w:pPr>
      <w:r>
        <w:t>Por lo tanto dado que el desarrollador ha trabajado durante 4 meses para realizar el proyecto, el coste del desarrollador sería:</w:t>
      </w:r>
    </w:p>
    <w:p w14:paraId="693438AE" w14:textId="77777777" w:rsidR="001812D6" w:rsidRPr="001812D6" w:rsidRDefault="000E72D2"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14:paraId="136F5576" w14:textId="724EE584" w:rsidR="001812D6" w:rsidRDefault="001812D6" w:rsidP="001812D6">
      <w:pPr>
        <w:pStyle w:val="Cuerpo"/>
      </w:pPr>
      <w:r>
        <w:lastRenderedPageBreak/>
        <w:t>Por último hay que tener en cuenta los ga</w:t>
      </w:r>
      <w:ins w:id="50" w:author="BRUNO BARUQUE ZANON" w:date="2016-02-01T12:12:00Z">
        <w:r w:rsidR="008A46B2">
          <w:t>s</w:t>
        </w:r>
      </w:ins>
      <w:r>
        <w:t>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0E06BD">
        <w:instrText xml:space="preserve"> ADDIN ZOTERO_ITEM CSL_CITATION {"citationID":"1j4ecs9opc","properties":{"formattedCitation":"[2]","plainCitation":"[2]"},"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0E06BD" w:rsidRPr="000E06BD">
        <w:rPr>
          <w:rFonts w:ascii="Calibri" w:hAnsi="Calibri"/>
        </w:rPr>
        <w:t>[2]</w:t>
      </w:r>
      <w:r w:rsidR="00F33AA8">
        <w:fldChar w:fldCharType="end"/>
      </w:r>
      <w:r w:rsidR="00F33AA8">
        <w:t>, por lo tanto:</w:t>
      </w:r>
    </w:p>
    <w:p w14:paraId="5A1BF323" w14:textId="5D7EEC67" w:rsidR="00C90AC9" w:rsidRPr="008212D8" w:rsidRDefault="00C90AC9" w:rsidP="008212D8">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14:paraId="67D5895E" w14:textId="77777777" w:rsidR="00FC3CF5" w:rsidRDefault="00FC3CF5" w:rsidP="00FC3CF5">
      <w:pPr>
        <w:pStyle w:val="Prrafodelista"/>
        <w:ind w:left="720"/>
        <w:rPr>
          <w:b/>
        </w:rPr>
      </w:pPr>
    </w:p>
    <w:p w14:paraId="7D4B5942" w14:textId="77777777" w:rsidR="0019270D" w:rsidRPr="00F33AA8" w:rsidRDefault="00F33AA8" w:rsidP="00711285">
      <w:pPr>
        <w:pStyle w:val="Prrafodelista"/>
        <w:numPr>
          <w:ilvl w:val="0"/>
          <w:numId w:val="35"/>
        </w:numPr>
        <w:rPr>
          <w:b/>
        </w:rPr>
      </w:pPr>
      <w:r w:rsidRPr="00F33AA8">
        <w:rPr>
          <w:b/>
        </w:rPr>
        <w:t>Coste de hardware:</w:t>
      </w:r>
    </w:p>
    <w:p w14:paraId="4EAC271F" w14:textId="77777777" w:rsidR="00F33AA8" w:rsidRDefault="00F33AA8" w:rsidP="00F33AA8">
      <w:r>
        <w:t>Para desarrollar el proyecto se ha hecho uso del siguiente portátil:</w:t>
      </w:r>
    </w:p>
    <w:p w14:paraId="3D65AAB3" w14:textId="77777777" w:rsidR="00B93824" w:rsidRDefault="00B93824" w:rsidP="00F33AA8">
      <m:oMathPara>
        <m:oMath>
          <m:r>
            <w:rPr>
              <w:rFonts w:ascii="Cambria Math" w:hAnsi="Cambria Math"/>
            </w:rPr>
            <m:t>Toshiba Satellite L755-1J9= 620 €</m:t>
          </m:r>
        </m:oMath>
      </m:oMathPara>
    </w:p>
    <w:p w14:paraId="00527816" w14:textId="77777777" w:rsidR="00F33AA8" w:rsidRDefault="00B93824" w:rsidP="00F33AA8">
      <w:r>
        <w:t>El uso de este ordenador no va a ser exclusivo de este proyecto en particular sino que podrá seguir siendo utilizado, y por lo tanto los costes son amortizables.</w:t>
      </w:r>
    </w:p>
    <w:p w14:paraId="76D59C69" w14:textId="77777777"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14:paraId="7BDE5FBA" w14:textId="77777777" w:rsidR="00B93824" w:rsidRPr="00B93824" w:rsidRDefault="00B93824" w:rsidP="00F33AA8">
      <w:pPr>
        <w:rPr>
          <w:rFonts w:eastAsiaTheme="minorEastAsia"/>
        </w:rPr>
      </w:pPr>
      <m:oMathPara>
        <m:oMath>
          <m:r>
            <w:rPr>
              <w:rFonts w:ascii="Cambria Math" w:hAnsi="Cambria Math"/>
            </w:rPr>
            <m:t>Tiempo amortización:5 años=60 meses</m:t>
          </m:r>
        </m:oMath>
      </m:oMathPara>
    </w:p>
    <w:p w14:paraId="1D0B6D44" w14:textId="77777777"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14:paraId="5A6B8592" w14:textId="77777777"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14:paraId="69F010E5" w14:textId="77777777"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14:paraId="39C51FBF" w14:textId="77777777"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14:paraId="01DCE4DC" w14:textId="124478A8" w:rsidR="00FC3CF5" w:rsidRPr="00FC3CF5" w:rsidRDefault="00FC3CF5" w:rsidP="00FC3CF5">
      <w:pPr>
        <w:rPr>
          <w:rFonts w:eastAsiaTheme="minorEastAsia"/>
          <w:b/>
        </w:rPr>
      </w:pPr>
      <w:r>
        <w:rPr>
          <w:rFonts w:eastAsiaTheme="minorEastAsia"/>
          <w:b/>
        </w:rPr>
        <w:br w:type="page"/>
      </w:r>
    </w:p>
    <w:p w14:paraId="5A5FB435" w14:textId="77777777" w:rsidR="00C90AC9" w:rsidRDefault="00C90AC9" w:rsidP="00711285">
      <w:pPr>
        <w:pStyle w:val="Prrafodelista"/>
        <w:numPr>
          <w:ilvl w:val="0"/>
          <w:numId w:val="35"/>
        </w:numPr>
        <w:rPr>
          <w:rFonts w:eastAsiaTheme="minorEastAsia"/>
          <w:b/>
        </w:rPr>
      </w:pPr>
      <w:r>
        <w:rPr>
          <w:rFonts w:eastAsiaTheme="minorEastAsia"/>
          <w:b/>
        </w:rPr>
        <w:lastRenderedPageBreak/>
        <w:t>Coste de software:</w:t>
      </w:r>
    </w:p>
    <w:p w14:paraId="24913C95" w14:textId="77777777"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639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Layout w:type="fixed"/>
        <w:tblCellMar>
          <w:left w:w="70" w:type="dxa"/>
          <w:right w:w="70" w:type="dxa"/>
        </w:tblCellMar>
        <w:tblLook w:val="0000" w:firstRow="0" w:lastRow="0" w:firstColumn="0" w:lastColumn="0" w:noHBand="0" w:noVBand="0"/>
      </w:tblPr>
      <w:tblGrid>
        <w:gridCol w:w="2542"/>
        <w:gridCol w:w="1134"/>
        <w:gridCol w:w="1438"/>
        <w:gridCol w:w="1276"/>
      </w:tblGrid>
      <w:tr w:rsidR="007D0CE7" w14:paraId="46D7A346" w14:textId="77777777" w:rsidTr="007D0CE7">
        <w:trPr>
          <w:cantSplit/>
          <w:trHeight w:val="351"/>
        </w:trPr>
        <w:tc>
          <w:tcPr>
            <w:tcW w:w="2542" w:type="dxa"/>
            <w:shd w:val="clear" w:color="auto" w:fill="E7E6E6" w:themeFill="background2"/>
            <w:vAlign w:val="center"/>
          </w:tcPr>
          <w:p w14:paraId="72CDE61C" w14:textId="77777777" w:rsidR="00C90AC9" w:rsidRPr="00C41F18" w:rsidRDefault="00C90AC9" w:rsidP="00441AB0">
            <w:pPr>
              <w:jc w:val="center"/>
              <w:rPr>
                <w:b/>
              </w:rPr>
            </w:pPr>
            <w:r w:rsidRPr="00C41F18">
              <w:rPr>
                <w:b/>
              </w:rPr>
              <w:t>Software</w:t>
            </w:r>
          </w:p>
        </w:tc>
        <w:tc>
          <w:tcPr>
            <w:tcW w:w="1134" w:type="dxa"/>
            <w:shd w:val="clear" w:color="auto" w:fill="E7E6E6" w:themeFill="background2"/>
          </w:tcPr>
          <w:p w14:paraId="6001B309" w14:textId="77777777" w:rsidR="00C90AC9" w:rsidRDefault="00C90AC9" w:rsidP="00441AB0">
            <w:pPr>
              <w:jc w:val="center"/>
              <w:rPr>
                <w:b/>
              </w:rPr>
            </w:pPr>
            <w:r>
              <w:rPr>
                <w:b/>
              </w:rPr>
              <w:t>Licencia</w:t>
            </w:r>
          </w:p>
        </w:tc>
        <w:tc>
          <w:tcPr>
            <w:tcW w:w="1438" w:type="dxa"/>
            <w:shd w:val="clear" w:color="auto" w:fill="E7E6E6" w:themeFill="background2"/>
          </w:tcPr>
          <w:p w14:paraId="3C3E4BA4" w14:textId="77777777" w:rsidR="00C90AC9" w:rsidRPr="00060070" w:rsidRDefault="00C90AC9" w:rsidP="00441AB0">
            <w:pPr>
              <w:jc w:val="center"/>
              <w:rPr>
                <w:b/>
              </w:rPr>
            </w:pPr>
            <w:r>
              <w:rPr>
                <w:b/>
              </w:rPr>
              <w:t xml:space="preserve">Nº licencias </w:t>
            </w:r>
          </w:p>
        </w:tc>
        <w:tc>
          <w:tcPr>
            <w:tcW w:w="1276" w:type="dxa"/>
            <w:shd w:val="clear" w:color="auto" w:fill="E7E6E6" w:themeFill="background2"/>
          </w:tcPr>
          <w:p w14:paraId="3CE8B795" w14:textId="77777777" w:rsidR="00C90AC9" w:rsidRDefault="00C90AC9" w:rsidP="00441AB0">
            <w:pPr>
              <w:jc w:val="center"/>
              <w:rPr>
                <w:b/>
              </w:rPr>
            </w:pPr>
            <w:r>
              <w:rPr>
                <w:b/>
              </w:rPr>
              <w:t>Coste</w:t>
            </w:r>
          </w:p>
        </w:tc>
      </w:tr>
      <w:tr w:rsidR="007D0CE7" w14:paraId="254DA5B6" w14:textId="77777777" w:rsidTr="007D0CE7">
        <w:trPr>
          <w:cantSplit/>
          <w:trHeight w:val="351"/>
        </w:trPr>
        <w:tc>
          <w:tcPr>
            <w:tcW w:w="2542" w:type="dxa"/>
            <w:shd w:val="clear" w:color="auto" w:fill="auto"/>
            <w:vAlign w:val="center"/>
          </w:tcPr>
          <w:p w14:paraId="599F8D98" w14:textId="77777777" w:rsidR="00C41F18" w:rsidRPr="00C41F18" w:rsidRDefault="00C41F18" w:rsidP="00C41F18">
            <w:pPr>
              <w:jc w:val="center"/>
              <w:rPr>
                <w:i/>
              </w:rPr>
            </w:pPr>
            <w:r w:rsidRPr="00C41F18">
              <w:rPr>
                <w:i/>
              </w:rPr>
              <w:t>Microsoft Windows 8.1 (64 bits)</w:t>
            </w:r>
          </w:p>
        </w:tc>
        <w:tc>
          <w:tcPr>
            <w:tcW w:w="1134" w:type="dxa"/>
          </w:tcPr>
          <w:p w14:paraId="5907DFE7" w14:textId="77777777" w:rsidR="00C41F18" w:rsidRDefault="00C566CA" w:rsidP="00C41F18">
            <w:pPr>
              <w:jc w:val="center"/>
            </w:pPr>
            <w:r>
              <w:t>Individual</w:t>
            </w:r>
          </w:p>
        </w:tc>
        <w:tc>
          <w:tcPr>
            <w:tcW w:w="1438" w:type="dxa"/>
            <w:shd w:val="clear" w:color="auto" w:fill="auto"/>
          </w:tcPr>
          <w:p w14:paraId="1E257909" w14:textId="77777777" w:rsidR="00C41F18" w:rsidRDefault="00C41F18" w:rsidP="00C41F18">
            <w:pPr>
              <w:jc w:val="center"/>
            </w:pPr>
            <w:r>
              <w:t>1</w:t>
            </w:r>
          </w:p>
        </w:tc>
        <w:tc>
          <w:tcPr>
            <w:tcW w:w="1276" w:type="dxa"/>
          </w:tcPr>
          <w:p w14:paraId="1EA11920" w14:textId="77777777" w:rsidR="00C41F18" w:rsidRDefault="00C41F18" w:rsidP="00C41F18">
            <w:pPr>
              <w:jc w:val="center"/>
            </w:pPr>
            <w:r>
              <w:t>100</w:t>
            </w:r>
            <w:r w:rsidR="00C566CA">
              <w:t>,00</w:t>
            </w:r>
            <w:r>
              <w:t xml:space="preserve"> €</w:t>
            </w:r>
          </w:p>
        </w:tc>
      </w:tr>
      <w:tr w:rsidR="007D0CE7" w14:paraId="187C943E" w14:textId="77777777" w:rsidTr="007D0CE7">
        <w:trPr>
          <w:cantSplit/>
          <w:trHeight w:val="351"/>
        </w:trPr>
        <w:tc>
          <w:tcPr>
            <w:tcW w:w="2542" w:type="dxa"/>
            <w:shd w:val="clear" w:color="auto" w:fill="auto"/>
            <w:vAlign w:val="center"/>
          </w:tcPr>
          <w:p w14:paraId="2EDAFCBA" w14:textId="77777777" w:rsidR="00C41F18" w:rsidRPr="00C41F18" w:rsidRDefault="00C41F18" w:rsidP="00C41F18">
            <w:pPr>
              <w:jc w:val="center"/>
              <w:rPr>
                <w:i/>
              </w:rPr>
            </w:pPr>
            <w:r w:rsidRPr="00C41F18">
              <w:rPr>
                <w:i/>
              </w:rPr>
              <w:t>Microsoft Office 2013</w:t>
            </w:r>
          </w:p>
        </w:tc>
        <w:tc>
          <w:tcPr>
            <w:tcW w:w="1134" w:type="dxa"/>
          </w:tcPr>
          <w:p w14:paraId="221E3B99" w14:textId="77777777" w:rsidR="00C41F18" w:rsidRDefault="00C566CA" w:rsidP="00C41F18">
            <w:pPr>
              <w:jc w:val="center"/>
            </w:pPr>
            <w:r>
              <w:t>Individual</w:t>
            </w:r>
          </w:p>
        </w:tc>
        <w:tc>
          <w:tcPr>
            <w:tcW w:w="1438" w:type="dxa"/>
            <w:shd w:val="clear" w:color="auto" w:fill="auto"/>
          </w:tcPr>
          <w:p w14:paraId="7CE10FC1" w14:textId="77777777" w:rsidR="00C41F18" w:rsidRDefault="00C41F18" w:rsidP="00C41F18">
            <w:pPr>
              <w:jc w:val="center"/>
            </w:pPr>
            <w:r>
              <w:t>1</w:t>
            </w:r>
          </w:p>
        </w:tc>
        <w:tc>
          <w:tcPr>
            <w:tcW w:w="1276" w:type="dxa"/>
          </w:tcPr>
          <w:p w14:paraId="612661A3" w14:textId="77777777" w:rsidR="00C41F18" w:rsidRDefault="00C566CA" w:rsidP="00C41F18">
            <w:pPr>
              <w:jc w:val="center"/>
            </w:pPr>
            <w:r>
              <w:t>99,00 €</w:t>
            </w:r>
          </w:p>
        </w:tc>
      </w:tr>
      <w:tr w:rsidR="007D0CE7" w14:paraId="4DAF5BA6" w14:textId="77777777" w:rsidTr="007D0CE7">
        <w:trPr>
          <w:cantSplit/>
          <w:trHeight w:val="351"/>
        </w:trPr>
        <w:tc>
          <w:tcPr>
            <w:tcW w:w="2542" w:type="dxa"/>
            <w:shd w:val="clear" w:color="auto" w:fill="auto"/>
            <w:vAlign w:val="center"/>
          </w:tcPr>
          <w:p w14:paraId="7E4FC2D2" w14:textId="77777777" w:rsidR="00C41F18" w:rsidRPr="00C41F18" w:rsidRDefault="00C41F18" w:rsidP="00C41F18">
            <w:pPr>
              <w:jc w:val="center"/>
              <w:rPr>
                <w:i/>
              </w:rPr>
            </w:pPr>
            <w:r w:rsidRPr="00C41F18">
              <w:rPr>
                <w:i/>
              </w:rPr>
              <w:t>Moodle</w:t>
            </w:r>
          </w:p>
        </w:tc>
        <w:tc>
          <w:tcPr>
            <w:tcW w:w="1134" w:type="dxa"/>
          </w:tcPr>
          <w:p w14:paraId="54F1EA40" w14:textId="77777777" w:rsidR="00C41F18" w:rsidRDefault="00C566CA" w:rsidP="00C41F18">
            <w:pPr>
              <w:jc w:val="center"/>
            </w:pPr>
            <w:r>
              <w:t>GNU GPL</w:t>
            </w:r>
          </w:p>
        </w:tc>
        <w:tc>
          <w:tcPr>
            <w:tcW w:w="1438" w:type="dxa"/>
            <w:shd w:val="clear" w:color="auto" w:fill="auto"/>
          </w:tcPr>
          <w:p w14:paraId="5FB46BBF" w14:textId="77777777" w:rsidR="00C41F18" w:rsidRDefault="00C41F18" w:rsidP="00C41F18">
            <w:pPr>
              <w:jc w:val="center"/>
            </w:pPr>
            <w:r>
              <w:t>1</w:t>
            </w:r>
          </w:p>
        </w:tc>
        <w:tc>
          <w:tcPr>
            <w:tcW w:w="1276" w:type="dxa"/>
          </w:tcPr>
          <w:p w14:paraId="279657B4" w14:textId="77777777" w:rsidR="00C41F18" w:rsidRDefault="00C566CA" w:rsidP="00C41F18">
            <w:pPr>
              <w:jc w:val="center"/>
            </w:pPr>
            <w:r>
              <w:t>0,00 €</w:t>
            </w:r>
          </w:p>
        </w:tc>
      </w:tr>
      <w:tr w:rsidR="007D0CE7" w14:paraId="61C184D4" w14:textId="77777777" w:rsidTr="007D0CE7">
        <w:trPr>
          <w:cantSplit/>
          <w:trHeight w:val="351"/>
        </w:trPr>
        <w:tc>
          <w:tcPr>
            <w:tcW w:w="2542" w:type="dxa"/>
            <w:shd w:val="clear" w:color="auto" w:fill="auto"/>
            <w:vAlign w:val="center"/>
          </w:tcPr>
          <w:p w14:paraId="5B5BBF2D" w14:textId="77777777" w:rsidR="00C566CA" w:rsidRPr="00C41F18" w:rsidRDefault="00C566CA" w:rsidP="00C566CA">
            <w:pPr>
              <w:jc w:val="center"/>
              <w:rPr>
                <w:i/>
              </w:rPr>
            </w:pPr>
            <w:r w:rsidRPr="00C41F18">
              <w:rPr>
                <w:i/>
              </w:rPr>
              <w:t>XP-DEV</w:t>
            </w:r>
          </w:p>
        </w:tc>
        <w:tc>
          <w:tcPr>
            <w:tcW w:w="1134" w:type="dxa"/>
          </w:tcPr>
          <w:p w14:paraId="69C21350" w14:textId="77777777" w:rsidR="00C566CA" w:rsidRDefault="00C566CA" w:rsidP="00C566CA">
            <w:pPr>
              <w:jc w:val="center"/>
            </w:pPr>
            <w:r>
              <w:t>GNU GPL</w:t>
            </w:r>
          </w:p>
        </w:tc>
        <w:tc>
          <w:tcPr>
            <w:tcW w:w="1438" w:type="dxa"/>
            <w:shd w:val="clear" w:color="auto" w:fill="auto"/>
          </w:tcPr>
          <w:p w14:paraId="556BC877" w14:textId="77777777" w:rsidR="00C566CA" w:rsidRDefault="00C566CA" w:rsidP="00C566CA">
            <w:pPr>
              <w:jc w:val="center"/>
            </w:pPr>
            <w:r>
              <w:t>1</w:t>
            </w:r>
          </w:p>
        </w:tc>
        <w:tc>
          <w:tcPr>
            <w:tcW w:w="1276" w:type="dxa"/>
          </w:tcPr>
          <w:p w14:paraId="22F6665B" w14:textId="77777777" w:rsidR="00C566CA" w:rsidRDefault="00C566CA" w:rsidP="00C566CA">
            <w:pPr>
              <w:jc w:val="center"/>
            </w:pPr>
            <w:r>
              <w:t>0,00 €</w:t>
            </w:r>
          </w:p>
        </w:tc>
      </w:tr>
      <w:tr w:rsidR="007D0CE7" w14:paraId="65834883" w14:textId="77777777" w:rsidTr="007D0CE7">
        <w:trPr>
          <w:cantSplit/>
          <w:trHeight w:val="372"/>
        </w:trPr>
        <w:tc>
          <w:tcPr>
            <w:tcW w:w="2542" w:type="dxa"/>
            <w:shd w:val="clear" w:color="auto" w:fill="auto"/>
            <w:vAlign w:val="center"/>
          </w:tcPr>
          <w:p w14:paraId="581195B3" w14:textId="77777777" w:rsidR="00C566CA" w:rsidRPr="00C41F18" w:rsidRDefault="00C566CA" w:rsidP="00C566CA">
            <w:pPr>
              <w:jc w:val="center"/>
              <w:rPr>
                <w:i/>
              </w:rPr>
            </w:pPr>
            <w:proofErr w:type="spellStart"/>
            <w:r w:rsidRPr="00C41F18">
              <w:rPr>
                <w:i/>
              </w:rPr>
              <w:t>WampServer</w:t>
            </w:r>
            <w:proofErr w:type="spellEnd"/>
          </w:p>
        </w:tc>
        <w:tc>
          <w:tcPr>
            <w:tcW w:w="1134" w:type="dxa"/>
          </w:tcPr>
          <w:p w14:paraId="35A8E851" w14:textId="77777777" w:rsidR="00C566CA" w:rsidRDefault="00C566CA" w:rsidP="00C566CA">
            <w:pPr>
              <w:jc w:val="center"/>
            </w:pPr>
            <w:r>
              <w:t>GNU GPL</w:t>
            </w:r>
          </w:p>
        </w:tc>
        <w:tc>
          <w:tcPr>
            <w:tcW w:w="1438" w:type="dxa"/>
            <w:shd w:val="clear" w:color="auto" w:fill="auto"/>
          </w:tcPr>
          <w:p w14:paraId="2BE541AB" w14:textId="77777777" w:rsidR="00C566CA" w:rsidRDefault="00C566CA" w:rsidP="00C566CA">
            <w:pPr>
              <w:jc w:val="center"/>
            </w:pPr>
            <w:r>
              <w:t>1</w:t>
            </w:r>
          </w:p>
        </w:tc>
        <w:tc>
          <w:tcPr>
            <w:tcW w:w="1276" w:type="dxa"/>
          </w:tcPr>
          <w:p w14:paraId="15151996" w14:textId="77777777" w:rsidR="00C566CA" w:rsidRDefault="00C566CA" w:rsidP="00C566CA">
            <w:pPr>
              <w:jc w:val="center"/>
            </w:pPr>
            <w:r>
              <w:t>0,00 €</w:t>
            </w:r>
          </w:p>
        </w:tc>
      </w:tr>
      <w:tr w:rsidR="007D0CE7" w14:paraId="1574D592" w14:textId="77777777" w:rsidTr="007D0CE7">
        <w:trPr>
          <w:cantSplit/>
          <w:trHeight w:val="351"/>
        </w:trPr>
        <w:tc>
          <w:tcPr>
            <w:tcW w:w="2542" w:type="dxa"/>
            <w:shd w:val="clear" w:color="auto" w:fill="auto"/>
            <w:vAlign w:val="center"/>
          </w:tcPr>
          <w:p w14:paraId="7881AC31" w14:textId="77777777" w:rsidR="00C566CA" w:rsidRPr="00C41F18" w:rsidRDefault="00C566CA" w:rsidP="00C566CA">
            <w:pPr>
              <w:jc w:val="center"/>
              <w:rPr>
                <w:i/>
              </w:rPr>
            </w:pPr>
            <w:r w:rsidRPr="00C41F18">
              <w:rPr>
                <w:i/>
              </w:rPr>
              <w:t xml:space="preserve">Eclipse PHP </w:t>
            </w:r>
            <w:proofErr w:type="spellStart"/>
            <w:r w:rsidRPr="00C41F18">
              <w:rPr>
                <w:i/>
              </w:rPr>
              <w:t>Developers</w:t>
            </w:r>
            <w:proofErr w:type="spellEnd"/>
          </w:p>
        </w:tc>
        <w:tc>
          <w:tcPr>
            <w:tcW w:w="1134" w:type="dxa"/>
          </w:tcPr>
          <w:p w14:paraId="21B7D581" w14:textId="77777777" w:rsidR="00C566CA" w:rsidRDefault="00C566CA" w:rsidP="00C566CA">
            <w:pPr>
              <w:jc w:val="center"/>
            </w:pPr>
            <w:r>
              <w:t>GNU GPL</w:t>
            </w:r>
          </w:p>
        </w:tc>
        <w:tc>
          <w:tcPr>
            <w:tcW w:w="1438" w:type="dxa"/>
            <w:shd w:val="clear" w:color="auto" w:fill="auto"/>
          </w:tcPr>
          <w:p w14:paraId="24867987" w14:textId="77777777" w:rsidR="00C566CA" w:rsidRDefault="00C566CA" w:rsidP="00C566CA">
            <w:pPr>
              <w:jc w:val="center"/>
            </w:pPr>
            <w:r>
              <w:t>1</w:t>
            </w:r>
          </w:p>
        </w:tc>
        <w:tc>
          <w:tcPr>
            <w:tcW w:w="1276" w:type="dxa"/>
          </w:tcPr>
          <w:p w14:paraId="55F0E458" w14:textId="77777777" w:rsidR="00C566CA" w:rsidRDefault="00C566CA" w:rsidP="00C566CA">
            <w:pPr>
              <w:jc w:val="center"/>
            </w:pPr>
            <w:r>
              <w:t>0,00 €</w:t>
            </w:r>
          </w:p>
        </w:tc>
      </w:tr>
      <w:tr w:rsidR="007D0CE7" w14:paraId="433291EF" w14:textId="77777777" w:rsidTr="007D0CE7">
        <w:trPr>
          <w:cantSplit/>
          <w:trHeight w:val="559"/>
        </w:trPr>
        <w:tc>
          <w:tcPr>
            <w:tcW w:w="2542" w:type="dxa"/>
            <w:shd w:val="clear" w:color="auto" w:fill="auto"/>
            <w:vAlign w:val="center"/>
          </w:tcPr>
          <w:p w14:paraId="3E31EE19" w14:textId="77777777" w:rsidR="00C566CA" w:rsidRPr="00C41F18" w:rsidRDefault="00C566CA" w:rsidP="00C566CA">
            <w:pPr>
              <w:jc w:val="center"/>
              <w:rPr>
                <w:i/>
              </w:rPr>
            </w:pPr>
            <w:proofErr w:type="spellStart"/>
            <w:r w:rsidRPr="00C41F18">
              <w:rPr>
                <w:i/>
              </w:rPr>
              <w:t>Maven</w:t>
            </w:r>
            <w:proofErr w:type="spellEnd"/>
          </w:p>
        </w:tc>
        <w:tc>
          <w:tcPr>
            <w:tcW w:w="1134" w:type="dxa"/>
          </w:tcPr>
          <w:p w14:paraId="1C88076E" w14:textId="77777777" w:rsidR="00C566CA" w:rsidRDefault="00C566CA" w:rsidP="00C566CA">
            <w:pPr>
              <w:jc w:val="center"/>
            </w:pPr>
            <w:r>
              <w:t xml:space="preserve">APACHE </w:t>
            </w:r>
            <w:proofErr w:type="spellStart"/>
            <w:r>
              <w:t>License</w:t>
            </w:r>
            <w:proofErr w:type="spellEnd"/>
          </w:p>
        </w:tc>
        <w:tc>
          <w:tcPr>
            <w:tcW w:w="1438" w:type="dxa"/>
            <w:shd w:val="clear" w:color="auto" w:fill="auto"/>
          </w:tcPr>
          <w:p w14:paraId="2991D257" w14:textId="77777777" w:rsidR="00C566CA" w:rsidRDefault="00C566CA" w:rsidP="00C566CA">
            <w:pPr>
              <w:jc w:val="center"/>
            </w:pPr>
            <w:r>
              <w:t>1</w:t>
            </w:r>
          </w:p>
        </w:tc>
        <w:tc>
          <w:tcPr>
            <w:tcW w:w="1276" w:type="dxa"/>
          </w:tcPr>
          <w:p w14:paraId="5A3F231A" w14:textId="77777777" w:rsidR="00C566CA" w:rsidRDefault="00C566CA" w:rsidP="00C566CA">
            <w:pPr>
              <w:jc w:val="center"/>
            </w:pPr>
            <w:r>
              <w:t>0,00 €</w:t>
            </w:r>
          </w:p>
        </w:tc>
      </w:tr>
      <w:tr w:rsidR="007D0CE7" w14:paraId="6BF862EE" w14:textId="77777777" w:rsidTr="007D0CE7">
        <w:trPr>
          <w:cantSplit/>
          <w:trHeight w:val="351"/>
        </w:trPr>
        <w:tc>
          <w:tcPr>
            <w:tcW w:w="2542" w:type="dxa"/>
            <w:shd w:val="clear" w:color="auto" w:fill="auto"/>
            <w:vAlign w:val="center"/>
          </w:tcPr>
          <w:p w14:paraId="06155079" w14:textId="77777777" w:rsidR="00C566CA" w:rsidRPr="00C41F18" w:rsidRDefault="00C566CA" w:rsidP="00C566CA">
            <w:pPr>
              <w:jc w:val="center"/>
              <w:rPr>
                <w:i/>
              </w:rPr>
            </w:pPr>
            <w:proofErr w:type="spellStart"/>
            <w:r w:rsidRPr="00C41F18">
              <w:rPr>
                <w:i/>
              </w:rPr>
              <w:t>GitHub</w:t>
            </w:r>
            <w:proofErr w:type="spellEnd"/>
          </w:p>
        </w:tc>
        <w:tc>
          <w:tcPr>
            <w:tcW w:w="1134" w:type="dxa"/>
          </w:tcPr>
          <w:p w14:paraId="7ABCF2D7" w14:textId="77777777" w:rsidR="00C566CA" w:rsidRDefault="00C566CA" w:rsidP="00C566CA">
            <w:pPr>
              <w:jc w:val="center"/>
            </w:pPr>
            <w:r>
              <w:t>GNU GPL</w:t>
            </w:r>
          </w:p>
        </w:tc>
        <w:tc>
          <w:tcPr>
            <w:tcW w:w="1438" w:type="dxa"/>
            <w:shd w:val="clear" w:color="auto" w:fill="auto"/>
          </w:tcPr>
          <w:p w14:paraId="3DBD2DD9" w14:textId="77777777" w:rsidR="00C566CA" w:rsidRDefault="00C566CA" w:rsidP="00C566CA">
            <w:pPr>
              <w:jc w:val="center"/>
            </w:pPr>
            <w:r>
              <w:t>1</w:t>
            </w:r>
          </w:p>
        </w:tc>
        <w:tc>
          <w:tcPr>
            <w:tcW w:w="1276" w:type="dxa"/>
          </w:tcPr>
          <w:p w14:paraId="1D94AE88" w14:textId="77777777" w:rsidR="00C566CA" w:rsidRDefault="00C566CA" w:rsidP="00C566CA">
            <w:pPr>
              <w:jc w:val="center"/>
            </w:pPr>
            <w:r>
              <w:t>0,00 €</w:t>
            </w:r>
          </w:p>
        </w:tc>
      </w:tr>
      <w:tr w:rsidR="007D0CE7" w14:paraId="3C5F3525" w14:textId="77777777" w:rsidTr="007D0CE7">
        <w:trPr>
          <w:cantSplit/>
          <w:trHeight w:val="351"/>
        </w:trPr>
        <w:tc>
          <w:tcPr>
            <w:tcW w:w="2542" w:type="dxa"/>
            <w:shd w:val="clear" w:color="auto" w:fill="auto"/>
            <w:vAlign w:val="center"/>
          </w:tcPr>
          <w:p w14:paraId="32F84843" w14:textId="77777777" w:rsidR="00C566CA" w:rsidRPr="00C41F18" w:rsidRDefault="00C566CA" w:rsidP="00C566CA">
            <w:pPr>
              <w:jc w:val="center"/>
              <w:rPr>
                <w:i/>
              </w:rPr>
            </w:pPr>
            <w:proofErr w:type="spellStart"/>
            <w:r w:rsidRPr="00C41F18">
              <w:rPr>
                <w:i/>
              </w:rPr>
              <w:t>HeidiSQL</w:t>
            </w:r>
            <w:proofErr w:type="spellEnd"/>
          </w:p>
        </w:tc>
        <w:tc>
          <w:tcPr>
            <w:tcW w:w="1134" w:type="dxa"/>
          </w:tcPr>
          <w:p w14:paraId="79F8F94B" w14:textId="77777777" w:rsidR="00C566CA" w:rsidRDefault="00C566CA" w:rsidP="00C566CA">
            <w:pPr>
              <w:jc w:val="center"/>
            </w:pPr>
            <w:r>
              <w:t>GNU GPL</w:t>
            </w:r>
          </w:p>
        </w:tc>
        <w:tc>
          <w:tcPr>
            <w:tcW w:w="1438" w:type="dxa"/>
            <w:shd w:val="clear" w:color="auto" w:fill="auto"/>
          </w:tcPr>
          <w:p w14:paraId="5F80B2F9" w14:textId="77777777" w:rsidR="00C566CA" w:rsidRDefault="00C566CA" w:rsidP="00C566CA">
            <w:pPr>
              <w:jc w:val="center"/>
            </w:pPr>
            <w:r>
              <w:t>1</w:t>
            </w:r>
          </w:p>
        </w:tc>
        <w:tc>
          <w:tcPr>
            <w:tcW w:w="1276" w:type="dxa"/>
          </w:tcPr>
          <w:p w14:paraId="675ED6B1" w14:textId="77777777" w:rsidR="00C566CA" w:rsidRDefault="00C566CA" w:rsidP="00C566CA">
            <w:pPr>
              <w:jc w:val="center"/>
            </w:pPr>
            <w:r>
              <w:t>0,00 €</w:t>
            </w:r>
          </w:p>
        </w:tc>
      </w:tr>
      <w:tr w:rsidR="007D0CE7" w14:paraId="0EA7889D" w14:textId="77777777" w:rsidTr="007D0CE7">
        <w:trPr>
          <w:cantSplit/>
          <w:trHeight w:val="351"/>
        </w:trPr>
        <w:tc>
          <w:tcPr>
            <w:tcW w:w="2542" w:type="dxa"/>
            <w:shd w:val="clear" w:color="auto" w:fill="auto"/>
            <w:vAlign w:val="center"/>
          </w:tcPr>
          <w:p w14:paraId="2B86950C" w14:textId="77777777" w:rsidR="00C566CA" w:rsidRPr="00C41F18" w:rsidRDefault="00C566CA" w:rsidP="00C566CA">
            <w:pPr>
              <w:jc w:val="center"/>
              <w:rPr>
                <w:i/>
              </w:rPr>
            </w:pPr>
            <w:proofErr w:type="spellStart"/>
            <w:r w:rsidRPr="00C41F18">
              <w:rPr>
                <w:i/>
              </w:rPr>
              <w:t>Astah</w:t>
            </w:r>
            <w:proofErr w:type="spellEnd"/>
            <w:r w:rsidRPr="00C41F18">
              <w:rPr>
                <w:i/>
              </w:rPr>
              <w:t xml:space="preserve"> </w:t>
            </w:r>
            <w:proofErr w:type="spellStart"/>
            <w:r w:rsidRPr="00C41F18">
              <w:rPr>
                <w:i/>
              </w:rPr>
              <w:t>Community</w:t>
            </w:r>
            <w:proofErr w:type="spellEnd"/>
          </w:p>
        </w:tc>
        <w:tc>
          <w:tcPr>
            <w:tcW w:w="1134" w:type="dxa"/>
          </w:tcPr>
          <w:p w14:paraId="6510C792" w14:textId="77777777" w:rsidR="00C566CA" w:rsidRDefault="00C566CA" w:rsidP="00C566CA">
            <w:pPr>
              <w:jc w:val="center"/>
            </w:pPr>
            <w:r>
              <w:t>Gratuita</w:t>
            </w:r>
          </w:p>
        </w:tc>
        <w:tc>
          <w:tcPr>
            <w:tcW w:w="1438" w:type="dxa"/>
            <w:shd w:val="clear" w:color="auto" w:fill="auto"/>
          </w:tcPr>
          <w:p w14:paraId="4FC5208D" w14:textId="77777777" w:rsidR="00C566CA" w:rsidRDefault="00C566CA" w:rsidP="00C566CA">
            <w:pPr>
              <w:jc w:val="center"/>
            </w:pPr>
            <w:r>
              <w:t>1</w:t>
            </w:r>
          </w:p>
        </w:tc>
        <w:tc>
          <w:tcPr>
            <w:tcW w:w="1276" w:type="dxa"/>
          </w:tcPr>
          <w:p w14:paraId="587EAC5E" w14:textId="77777777" w:rsidR="00C566CA" w:rsidRDefault="00C566CA" w:rsidP="00C566CA">
            <w:pPr>
              <w:jc w:val="center"/>
            </w:pPr>
            <w:r>
              <w:t>0,00 €</w:t>
            </w:r>
          </w:p>
        </w:tc>
      </w:tr>
      <w:tr w:rsidR="007D0CE7" w14:paraId="0D36A77E" w14:textId="77777777" w:rsidTr="007D0CE7">
        <w:trPr>
          <w:cantSplit/>
          <w:trHeight w:val="351"/>
        </w:trPr>
        <w:tc>
          <w:tcPr>
            <w:tcW w:w="2542" w:type="dxa"/>
            <w:shd w:val="clear" w:color="auto" w:fill="auto"/>
            <w:vAlign w:val="center"/>
          </w:tcPr>
          <w:p w14:paraId="4C30A92E" w14:textId="77777777" w:rsidR="00C566CA" w:rsidRPr="00C41F18" w:rsidRDefault="00C566CA" w:rsidP="00C566CA">
            <w:pPr>
              <w:jc w:val="center"/>
              <w:rPr>
                <w:i/>
              </w:rPr>
            </w:pPr>
            <w:proofErr w:type="spellStart"/>
            <w:r w:rsidRPr="00C41F18">
              <w:rPr>
                <w:i/>
              </w:rPr>
              <w:t>FileSync</w:t>
            </w:r>
            <w:proofErr w:type="spellEnd"/>
          </w:p>
        </w:tc>
        <w:tc>
          <w:tcPr>
            <w:tcW w:w="1134" w:type="dxa"/>
          </w:tcPr>
          <w:p w14:paraId="01D721C1" w14:textId="77777777" w:rsidR="00C566CA" w:rsidRDefault="00C566CA" w:rsidP="00C566CA">
            <w:pPr>
              <w:jc w:val="center"/>
            </w:pPr>
            <w:r>
              <w:t>GNU GPL</w:t>
            </w:r>
          </w:p>
        </w:tc>
        <w:tc>
          <w:tcPr>
            <w:tcW w:w="1438" w:type="dxa"/>
            <w:shd w:val="clear" w:color="auto" w:fill="auto"/>
          </w:tcPr>
          <w:p w14:paraId="3536AD00" w14:textId="77777777" w:rsidR="00C566CA" w:rsidRDefault="00C566CA" w:rsidP="00C566CA">
            <w:pPr>
              <w:jc w:val="center"/>
            </w:pPr>
            <w:r>
              <w:t>1</w:t>
            </w:r>
          </w:p>
        </w:tc>
        <w:tc>
          <w:tcPr>
            <w:tcW w:w="1276" w:type="dxa"/>
          </w:tcPr>
          <w:p w14:paraId="0D97A236" w14:textId="77777777" w:rsidR="00C566CA" w:rsidRDefault="00C566CA" w:rsidP="00C566CA">
            <w:pPr>
              <w:jc w:val="center"/>
            </w:pPr>
            <w:r>
              <w:t>0,00 €</w:t>
            </w:r>
          </w:p>
        </w:tc>
      </w:tr>
      <w:tr w:rsidR="007D0CE7" w14:paraId="1548C93B" w14:textId="77777777" w:rsidTr="007D0CE7">
        <w:trPr>
          <w:cantSplit/>
          <w:trHeight w:val="351"/>
        </w:trPr>
        <w:tc>
          <w:tcPr>
            <w:tcW w:w="2542" w:type="dxa"/>
            <w:shd w:val="clear" w:color="auto" w:fill="auto"/>
            <w:vAlign w:val="center"/>
          </w:tcPr>
          <w:p w14:paraId="04C45742" w14:textId="77777777" w:rsidR="00C566CA" w:rsidRPr="00C41F18" w:rsidRDefault="00C566CA" w:rsidP="00C566CA">
            <w:pPr>
              <w:jc w:val="center"/>
              <w:rPr>
                <w:i/>
              </w:rPr>
            </w:pPr>
            <w:proofErr w:type="spellStart"/>
            <w:r w:rsidRPr="00C41F18">
              <w:rPr>
                <w:i/>
              </w:rPr>
              <w:t>Bootstrap</w:t>
            </w:r>
            <w:proofErr w:type="spellEnd"/>
          </w:p>
        </w:tc>
        <w:tc>
          <w:tcPr>
            <w:tcW w:w="1134" w:type="dxa"/>
          </w:tcPr>
          <w:p w14:paraId="7B542137" w14:textId="77777777" w:rsidR="00C566CA" w:rsidRDefault="00C566CA" w:rsidP="00C566CA">
            <w:pPr>
              <w:jc w:val="center"/>
            </w:pPr>
            <w:r>
              <w:t xml:space="preserve">MIT </w:t>
            </w:r>
            <w:proofErr w:type="spellStart"/>
            <w:r>
              <w:t>License</w:t>
            </w:r>
            <w:proofErr w:type="spellEnd"/>
          </w:p>
        </w:tc>
        <w:tc>
          <w:tcPr>
            <w:tcW w:w="1438" w:type="dxa"/>
            <w:shd w:val="clear" w:color="auto" w:fill="auto"/>
          </w:tcPr>
          <w:p w14:paraId="658B3B8E" w14:textId="77777777" w:rsidR="00C566CA" w:rsidRDefault="00C566CA" w:rsidP="00C566CA">
            <w:pPr>
              <w:jc w:val="center"/>
            </w:pPr>
            <w:r>
              <w:t>1</w:t>
            </w:r>
          </w:p>
        </w:tc>
        <w:tc>
          <w:tcPr>
            <w:tcW w:w="1276" w:type="dxa"/>
          </w:tcPr>
          <w:p w14:paraId="2978AB1A" w14:textId="77777777" w:rsidR="00C566CA" w:rsidRDefault="00C566CA" w:rsidP="00C566CA">
            <w:pPr>
              <w:jc w:val="center"/>
            </w:pPr>
            <w:r>
              <w:t>0,00 €</w:t>
            </w:r>
          </w:p>
        </w:tc>
      </w:tr>
      <w:tr w:rsidR="00C566CA" w14:paraId="31A9920D" w14:textId="77777777" w:rsidTr="007D0CE7">
        <w:trPr>
          <w:cantSplit/>
          <w:trHeight w:val="362"/>
        </w:trPr>
        <w:tc>
          <w:tcPr>
            <w:tcW w:w="5114" w:type="dxa"/>
            <w:gridSpan w:val="3"/>
            <w:shd w:val="clear" w:color="auto" w:fill="262626" w:themeFill="text1" w:themeFillTint="D9"/>
            <w:vAlign w:val="center"/>
          </w:tcPr>
          <w:p w14:paraId="245CAC89" w14:textId="77777777" w:rsidR="00C566CA" w:rsidRPr="00CD2D19" w:rsidRDefault="00C566CA" w:rsidP="00C566CA">
            <w:pPr>
              <w:jc w:val="center"/>
            </w:pPr>
            <w:r w:rsidRPr="00CD2D19">
              <w:t>TOTAL</w:t>
            </w:r>
          </w:p>
        </w:tc>
        <w:tc>
          <w:tcPr>
            <w:tcW w:w="1276" w:type="dxa"/>
            <w:shd w:val="clear" w:color="auto" w:fill="262626" w:themeFill="text1" w:themeFillTint="D9"/>
          </w:tcPr>
          <w:p w14:paraId="1253BDEB" w14:textId="77777777" w:rsidR="00C566CA" w:rsidRDefault="00C566CA" w:rsidP="008212D8">
            <w:pPr>
              <w:keepNext/>
              <w:jc w:val="center"/>
            </w:pPr>
            <w:r>
              <w:t>199, 00 €</w:t>
            </w:r>
          </w:p>
        </w:tc>
      </w:tr>
    </w:tbl>
    <w:p w14:paraId="59333B45" w14:textId="09556EA4" w:rsidR="008212D8" w:rsidRDefault="008212D8" w:rsidP="008212D8">
      <w:pPr>
        <w:pStyle w:val="Epgrafe"/>
        <w:jc w:val="center"/>
      </w:pPr>
      <w:bookmarkStart w:id="51" w:name="_Toc442008953"/>
      <w:r>
        <w:t xml:space="preserve">Tabla </w:t>
      </w:r>
      <w:fldSimple w:instr=" SEQ Tabla \* ARABIC ">
        <w:r w:rsidR="00772C34">
          <w:rPr>
            <w:noProof/>
          </w:rPr>
          <w:t>1</w:t>
        </w:r>
      </w:fldSimple>
      <w:r>
        <w:t>: Costes de software</w:t>
      </w:r>
      <w:bookmarkEnd w:id="51"/>
    </w:p>
    <w:p w14:paraId="5154C09B" w14:textId="77777777"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14:paraId="3B6DE9E1" w14:textId="77777777"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14:paraId="02B221FA" w14:textId="77777777"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14:paraId="3327A032" w14:textId="5D93A70D" w:rsidR="00FC3CF5" w:rsidRPr="00FC3CF5" w:rsidRDefault="00FC3CF5" w:rsidP="00FC3CF5">
      <w:pPr>
        <w:rPr>
          <w:b/>
        </w:rPr>
      </w:pPr>
      <w:r>
        <w:rPr>
          <w:b/>
        </w:rPr>
        <w:br w:type="page"/>
      </w:r>
    </w:p>
    <w:p w14:paraId="06CE2102" w14:textId="77777777" w:rsidR="00CD2D19" w:rsidRDefault="00CD2D19" w:rsidP="00711285">
      <w:pPr>
        <w:pStyle w:val="Prrafodelista"/>
        <w:numPr>
          <w:ilvl w:val="0"/>
          <w:numId w:val="35"/>
        </w:numPr>
        <w:rPr>
          <w:b/>
        </w:rPr>
      </w:pPr>
      <w:r w:rsidRPr="00CD2D19">
        <w:rPr>
          <w:b/>
        </w:rPr>
        <w:lastRenderedPageBreak/>
        <w:t>Otros costes:</w:t>
      </w:r>
    </w:p>
    <w:p w14:paraId="2CD4EB26" w14:textId="77777777" w:rsidR="003F569E" w:rsidRDefault="003F569E" w:rsidP="00CD2D19">
      <w:r>
        <w:t>Además hay que tener en cuenta los siguientes costes:</w:t>
      </w:r>
    </w:p>
    <w:p w14:paraId="7F4DDBB8" w14:textId="77777777"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14:paraId="68F32B5F" w14:textId="77777777"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14:paraId="53D3D7F7" w14:textId="77777777"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14:paraId="0111139F" w14:textId="77777777"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14:paraId="072A7C07" w14:textId="77777777" w:rsidR="00CD2D19" w:rsidRDefault="003F569E" w:rsidP="00711285">
      <w:pPr>
        <w:pStyle w:val="Prrafodelista"/>
        <w:numPr>
          <w:ilvl w:val="0"/>
          <w:numId w:val="35"/>
        </w:numPr>
        <w:rPr>
          <w:b/>
        </w:rPr>
      </w:pPr>
      <w:r w:rsidRPr="003F569E">
        <w:rPr>
          <w:b/>
        </w:rPr>
        <w:t>Costes totales:</w:t>
      </w:r>
    </w:p>
    <w:p w14:paraId="03E4D40B" w14:textId="77777777" w:rsidR="00D3502C" w:rsidRPr="00D3502C" w:rsidRDefault="00D3502C" w:rsidP="00D3502C">
      <w:r>
        <w:t>Para obtener el coste total se realiza la suma de los costes anteriormente calculados, por lo que el coste total obtenido sería el siguiente:</w:t>
      </w:r>
    </w:p>
    <w:p w14:paraId="7CA74B26" w14:textId="77777777" w:rsidR="003F569E" w:rsidRPr="003F569E" w:rsidRDefault="003F569E" w:rsidP="003F569E">
      <w:pPr>
        <w:rPr>
          <w:i/>
        </w:rPr>
      </w:pPr>
      <m:oMathPara>
        <m:oMath>
          <m:r>
            <w:rPr>
              <w:rFonts w:ascii="Cambria Math" w:hAnsi="Cambria Math"/>
            </w:rPr>
            <m:t>Coste de personal=4449,6 €</m:t>
          </m:r>
        </m:oMath>
      </m:oMathPara>
    </w:p>
    <w:p w14:paraId="38FAEC40" w14:textId="77777777" w:rsidR="003F569E" w:rsidRPr="003F569E" w:rsidRDefault="003F569E" w:rsidP="003F569E">
      <w:pPr>
        <w:rPr>
          <w:rFonts w:eastAsiaTheme="minorEastAsia"/>
          <w:i/>
        </w:rPr>
      </w:pPr>
      <m:oMathPara>
        <m:oMath>
          <m:r>
            <w:rPr>
              <w:rFonts w:ascii="Cambria Math" w:hAnsi="Cambria Math"/>
            </w:rPr>
            <m:t>Coste de hardware=41,32 €</m:t>
          </m:r>
        </m:oMath>
      </m:oMathPara>
    </w:p>
    <w:p w14:paraId="0D4623A7" w14:textId="77777777"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14:paraId="56D26D52" w14:textId="77777777" w:rsidR="003F569E" w:rsidRPr="00D3502C" w:rsidRDefault="003F569E" w:rsidP="003F569E">
      <w:pPr>
        <w:rPr>
          <w:rFonts w:eastAsiaTheme="minorEastAsia"/>
          <w:i/>
        </w:rPr>
      </w:pPr>
      <m:oMathPara>
        <m:oMath>
          <m:r>
            <w:rPr>
              <w:rFonts w:ascii="Cambria Math" w:hAnsi="Cambria Math"/>
            </w:rPr>
            <m:t>Otros costes=220 €</m:t>
          </m:r>
        </m:oMath>
      </m:oMathPara>
    </w:p>
    <w:p w14:paraId="61B8D0B5" w14:textId="77777777"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 xml:space="preserve">Coste total=4449,6 €+41,31 €+16,56 €+220€=4727,48 </m:t>
          </m:r>
          <m:r>
            <m:rPr>
              <m:sty m:val="p"/>
            </m:rPr>
            <w:rPr>
              <w:rStyle w:val="Refdecomentario"/>
            </w:rPr>
            <w:commentReference w:id="52"/>
          </m:r>
          <m:r>
            <m:rPr>
              <m:sty m:val="bi"/>
            </m:rPr>
            <w:rPr>
              <w:rFonts w:ascii="Cambria Math" w:eastAsiaTheme="minorEastAsia" w:hAnsi="Cambria Math"/>
            </w:rPr>
            <m:t>€</m:t>
          </m:r>
        </m:oMath>
      </m:oMathPara>
    </w:p>
    <w:p w14:paraId="45F95EFB" w14:textId="77777777" w:rsidR="00D3502C" w:rsidRDefault="00D3502C" w:rsidP="00D3502C">
      <w:pPr>
        <w:pStyle w:val="Cuerpo"/>
      </w:pPr>
    </w:p>
    <w:p w14:paraId="0ABDA917" w14:textId="77777777" w:rsidR="00D3502C" w:rsidRDefault="00D3502C" w:rsidP="00D3502C">
      <w:pPr>
        <w:pStyle w:val="Cuerpo"/>
      </w:pPr>
    </w:p>
    <w:p w14:paraId="290C8C08" w14:textId="77777777" w:rsidR="00D3502C" w:rsidRPr="00D3502C" w:rsidRDefault="00D3502C" w:rsidP="00D3502C">
      <w:r>
        <w:br w:type="page"/>
      </w:r>
    </w:p>
    <w:p w14:paraId="6164DCFB" w14:textId="77777777" w:rsidR="008E2418" w:rsidRDefault="008E2418" w:rsidP="008E2418">
      <w:pPr>
        <w:pStyle w:val="Ttulo1"/>
      </w:pPr>
      <w:bookmarkStart w:id="53" w:name="_Toc442008743"/>
      <w:r>
        <w:lastRenderedPageBreak/>
        <w:t>Especificación de requisitos</w:t>
      </w:r>
      <w:bookmarkEnd w:id="53"/>
    </w:p>
    <w:p w14:paraId="757E6D5C" w14:textId="77777777" w:rsidR="008E2418" w:rsidRDefault="008E2418" w:rsidP="008E2418">
      <w:pPr>
        <w:pStyle w:val="Ttulo2"/>
      </w:pPr>
      <w:bookmarkStart w:id="54" w:name="_Toc442008744"/>
      <w:r>
        <w:t>Introducción</w:t>
      </w:r>
      <w:bookmarkEnd w:id="54"/>
    </w:p>
    <w:p w14:paraId="0E365D02" w14:textId="77777777" w:rsidR="008E2418" w:rsidRDefault="008E2418" w:rsidP="008E2418">
      <w:r>
        <w:t>En este apartado se van a detallar los diferentes requisitos de nuestra aplicación web.</w:t>
      </w:r>
    </w:p>
    <w:p w14:paraId="569ACF7F" w14:textId="77777777" w:rsidR="008E2418" w:rsidRDefault="008E2418" w:rsidP="008E2418">
      <w:r>
        <w:t>Estos requisitos van a estar divididos en dos grupos: funcionales y no funcionales.</w:t>
      </w:r>
    </w:p>
    <w:p w14:paraId="0C1716B4" w14:textId="77777777" w:rsidR="008E2418" w:rsidRDefault="008E2418" w:rsidP="008E2418">
      <w:pPr>
        <w:pStyle w:val="Ttulo2"/>
      </w:pPr>
      <w:bookmarkStart w:id="55" w:name="_Toc442008745"/>
      <w:r>
        <w:t>Requisitos funcionales</w:t>
      </w:r>
      <w:bookmarkEnd w:id="55"/>
    </w:p>
    <w:p w14:paraId="6CCEA984" w14:textId="77777777" w:rsidR="001742FA" w:rsidRPr="001742FA" w:rsidRDefault="008E2418" w:rsidP="005F784B">
      <w:pPr>
        <w:pStyle w:val="Ttulo3"/>
      </w:pPr>
      <w:bookmarkStart w:id="56" w:name="_Toc442008746"/>
      <w:r>
        <w:t>Propios de Moodle</w:t>
      </w:r>
      <w:bookmarkEnd w:id="56"/>
    </w:p>
    <w:p w14:paraId="4F4A1AA6" w14:textId="77777777" w:rsidR="001742FA" w:rsidRDefault="001742FA" w:rsidP="005F784B">
      <w:pPr>
        <w:pStyle w:val="Ttulo4"/>
      </w:pPr>
      <w:r>
        <w:t>Rol profesor</w:t>
      </w:r>
    </w:p>
    <w:p w14:paraId="6D505E49" w14:textId="2C1EE95D" w:rsidR="008E2418" w:rsidRPr="00725613" w:rsidRDefault="008E2418" w:rsidP="00711285">
      <w:pPr>
        <w:pStyle w:val="Prrafodelista"/>
        <w:numPr>
          <w:ilvl w:val="0"/>
          <w:numId w:val="35"/>
        </w:numPr>
      </w:pPr>
      <w:r w:rsidRPr="00725613">
        <w:rPr>
          <w:b/>
        </w:rPr>
        <w:t>RF-M0</w:t>
      </w:r>
      <w:r w:rsidR="00096357">
        <w:rPr>
          <w:b/>
        </w:rPr>
        <w:t>1</w:t>
      </w:r>
      <w:r w:rsidRPr="00725613">
        <w:rPr>
          <w:b/>
        </w:rPr>
        <w:t xml:space="preserve">: </w:t>
      </w:r>
      <w:r w:rsidR="00913FBD" w:rsidRPr="00725613">
        <w:rPr>
          <w:b/>
        </w:rPr>
        <w:t xml:space="preserve">Crear la </w:t>
      </w:r>
      <w:r w:rsidR="00ED52A9" w:rsidRPr="00725613">
        <w:rPr>
          <w:b/>
        </w:rPr>
        <w:t>tarea</w:t>
      </w:r>
      <w:r w:rsidRPr="00725613">
        <w:rPr>
          <w:b/>
        </w:rPr>
        <w:t xml:space="preserve">: </w:t>
      </w:r>
      <w:r>
        <w:t xml:space="preserve">El profesor creará en Moodle </w:t>
      </w:r>
      <w:r w:rsidR="00913FBD">
        <w:t xml:space="preserve">y dentro del curso </w:t>
      </w:r>
      <w:r w:rsidR="00096357">
        <w:t>correspondiente</w:t>
      </w:r>
      <w:r w:rsidR="00913FBD">
        <w:t xml:space="preserve">,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xml:space="preserve">, </w:t>
      </w:r>
      <w:proofErr w:type="spellStart"/>
      <w:r w:rsidR="006C78AA">
        <w:t>key</w:t>
      </w:r>
      <w:proofErr w:type="spellEnd"/>
      <w:r w:rsidR="006C78AA">
        <w:t xml:space="preserve"> y </w:t>
      </w:r>
      <w:proofErr w:type="spellStart"/>
      <w:r w:rsidR="006C78AA">
        <w:t>secret</w:t>
      </w:r>
      <w:proofErr w:type="spellEnd"/>
      <w:r w:rsidR="006A14CA">
        <w:t xml:space="preserve"> correspondiente. </w:t>
      </w:r>
      <w:r w:rsidR="00382AC8">
        <w:t xml:space="preserve">Cuando esta </w:t>
      </w:r>
      <w:r w:rsidR="00ED52A9">
        <w:t>tarea</w:t>
      </w:r>
      <w:r w:rsidR="00382AC8">
        <w:t xml:space="preserve"> sea seleccionada, se redirigirá </w:t>
      </w:r>
      <w:r w:rsidR="00ED52A9">
        <w:t>a dicha aplicación web</w:t>
      </w:r>
      <w:ins w:id="57" w:author="BRUNO BARUQUE ZANON" w:date="2016-02-01T12:14:00Z">
        <w:r w:rsidR="00347372">
          <w:t xml:space="preserve"> desarrollada en este proyecto</w:t>
        </w:r>
      </w:ins>
      <w:r w:rsidR="00382AC8">
        <w:t xml:space="preserve">. </w:t>
      </w:r>
      <w:r w:rsidR="00A84ECE">
        <w:t>Tal</w:t>
      </w:r>
      <w:r>
        <w:t xml:space="preserve"> enlazamie</w:t>
      </w:r>
      <w:r w:rsidR="006C78AA">
        <w:t>nto es permitido gracias al LTI.</w:t>
      </w:r>
    </w:p>
    <w:p w14:paraId="3F3DFB4C" w14:textId="366E8AA4" w:rsidR="008E2418" w:rsidRPr="001742FA" w:rsidRDefault="00096357" w:rsidP="00711285">
      <w:pPr>
        <w:pStyle w:val="Prrafodelista"/>
        <w:numPr>
          <w:ilvl w:val="0"/>
          <w:numId w:val="9"/>
        </w:numPr>
        <w:contextualSpacing/>
        <w:rPr>
          <w:b/>
        </w:rPr>
      </w:pPr>
      <w:r>
        <w:rPr>
          <w:b/>
        </w:rPr>
        <w:t>RF-M02</w:t>
      </w:r>
      <w:r w:rsidR="008E2418">
        <w:rPr>
          <w:b/>
        </w:rPr>
        <w:t xml:space="preserve">: </w:t>
      </w:r>
      <w:r w:rsidR="00DD2A69">
        <w:rPr>
          <w:b/>
        </w:rPr>
        <w:t>Configurar</w:t>
      </w:r>
      <w:r w:rsidR="00382AC8">
        <w:rPr>
          <w:b/>
        </w:rPr>
        <w:t xml:space="preserve"> </w:t>
      </w:r>
      <w:r w:rsidR="00C47EEC">
        <w:rPr>
          <w:b/>
        </w:rPr>
        <w:t xml:space="preserve">la </w:t>
      </w:r>
      <w:r w:rsidR="00ED52A9">
        <w:rPr>
          <w:b/>
        </w:rPr>
        <w:t>tarea</w:t>
      </w:r>
      <w:r w:rsidR="00382AC8">
        <w:rPr>
          <w:b/>
        </w:rPr>
        <w:t xml:space="preserve">: </w:t>
      </w:r>
      <w:r w:rsidR="006C78AA">
        <w:t xml:space="preserve">El profesor </w:t>
      </w:r>
      <w:r w:rsidR="004474DE">
        <w:t xml:space="preserve">en todo momento </w:t>
      </w:r>
      <w:r w:rsidR="006C78AA">
        <w:t xml:space="preserve">podrá configurar o editar la </w:t>
      </w:r>
      <w:r w:rsidR="00ED52A9">
        <w:t>tarea</w:t>
      </w:r>
      <w:r w:rsidR="006C78AA">
        <w:t xml:space="preserve"> creada: cambiar su nombre, </w:t>
      </w:r>
      <w:del w:id="58" w:author="BRUNO BARUQUE ZANON" w:date="2016-02-01T12:15:00Z">
        <w:r w:rsidR="006C78AA" w:rsidDel="00347372">
          <w:delText>url</w:delText>
        </w:r>
      </w:del>
      <w:ins w:id="59" w:author="BRUNO BARUQUE ZANON" w:date="2016-02-01T12:15:00Z">
        <w:r w:rsidR="00347372">
          <w:t>URL</w:t>
        </w:r>
      </w:ins>
      <w:r w:rsidR="006C78AA">
        <w:t>, ocultarla, ponerla visible…</w:t>
      </w:r>
    </w:p>
    <w:p w14:paraId="47DE7849" w14:textId="77777777" w:rsidR="001742FA" w:rsidRDefault="001742FA" w:rsidP="001742FA">
      <w:pPr>
        <w:pStyle w:val="Ttulo4"/>
      </w:pPr>
      <w:r>
        <w:t>Rol profesor y alumno</w:t>
      </w:r>
    </w:p>
    <w:p w14:paraId="31CAF4E5" w14:textId="518D07E0" w:rsidR="001742FA" w:rsidRPr="00725613" w:rsidRDefault="006C78AA" w:rsidP="00711285">
      <w:pPr>
        <w:pStyle w:val="Prrafodelista"/>
        <w:numPr>
          <w:ilvl w:val="0"/>
          <w:numId w:val="9"/>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14:paraId="5221B1E2" w14:textId="77777777" w:rsidR="008E2418" w:rsidRDefault="00ED52A9" w:rsidP="008E2418">
      <w:pPr>
        <w:pStyle w:val="Ttulo3"/>
      </w:pPr>
      <w:bookmarkStart w:id="60" w:name="_Toc442008747"/>
      <w:r>
        <w:t xml:space="preserve">Propios de la aplicación </w:t>
      </w:r>
      <w:r w:rsidR="00115546">
        <w:t>web</w:t>
      </w:r>
      <w:bookmarkEnd w:id="60"/>
    </w:p>
    <w:p w14:paraId="71B209E2" w14:textId="77777777" w:rsidR="001742FA" w:rsidRDefault="001742FA" w:rsidP="001742FA">
      <w:pPr>
        <w:pStyle w:val="Ttulo4"/>
      </w:pPr>
      <w:r>
        <w:t>Rol profesor</w:t>
      </w:r>
    </w:p>
    <w:p w14:paraId="56321AB0" w14:textId="77777777" w:rsidR="009046FC" w:rsidRPr="00B71630" w:rsidRDefault="00ED52A9" w:rsidP="00711285">
      <w:pPr>
        <w:pStyle w:val="Prrafodelista"/>
        <w:numPr>
          <w:ilvl w:val="0"/>
          <w:numId w:val="20"/>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proofErr w:type="spellStart"/>
      <w:r w:rsidR="004440F8" w:rsidRPr="00B71630">
        <w:t>consumer</w:t>
      </w:r>
      <w:proofErr w:type="spellEnd"/>
      <w:r w:rsidR="004440F8" w:rsidRPr="00B71630">
        <w:t xml:space="preserve"> </w:t>
      </w:r>
      <w:proofErr w:type="spellStart"/>
      <w:r w:rsidR="004440F8" w:rsidRPr="00B71630">
        <w:t>key</w:t>
      </w:r>
      <w:proofErr w:type="spellEnd"/>
      <w:r w:rsidR="004440F8" w:rsidRPr="00B71630">
        <w:t xml:space="preserve"> y </w:t>
      </w:r>
      <w:proofErr w:type="spellStart"/>
      <w:r w:rsidR="004440F8" w:rsidRPr="00B71630">
        <w:t>secret</w:t>
      </w:r>
      <w:proofErr w:type="spellEnd"/>
      <w:r w:rsidR="004440F8" w:rsidRPr="00B71630">
        <w:t xml:space="preserve">) </w:t>
      </w:r>
      <w:r w:rsidR="009046FC" w:rsidRPr="00B71630">
        <w:t>para crear en Moodle la tarea de tipo “herramienta externa”.</w:t>
      </w:r>
    </w:p>
    <w:p w14:paraId="5B36A7E1" w14:textId="77777777" w:rsidR="009046FC" w:rsidRPr="00B71630" w:rsidRDefault="0045618B" w:rsidP="00711285">
      <w:pPr>
        <w:pStyle w:val="Prrafodelista"/>
        <w:numPr>
          <w:ilvl w:val="0"/>
          <w:numId w:val="20"/>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14:paraId="5AD349B0" w14:textId="015F0267" w:rsidR="00526C94" w:rsidRPr="00B71630" w:rsidRDefault="0045618B" w:rsidP="00711285">
      <w:pPr>
        <w:pStyle w:val="Prrafodelista"/>
        <w:numPr>
          <w:ilvl w:val="0"/>
          <w:numId w:val="20"/>
        </w:numPr>
      </w:pPr>
      <w:r>
        <w:rPr>
          <w:b/>
        </w:rPr>
        <w:lastRenderedPageBreak/>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w:t>
      </w:r>
      <w:proofErr w:type="spellStart"/>
      <w:r w:rsidR="00ED52A9">
        <w:t>zip</w:t>
      </w:r>
      <w:proofErr w:type="spellEnd"/>
      <w:r w:rsidR="00ED52A9" w:rsidRPr="00B71630">
        <w:t xml:space="preserve"> desde el formulario de subida de ficheros. Estos test se aplicarán posteriormente a las prácticas subidas por los alumnos.</w:t>
      </w:r>
      <w:r w:rsidR="00096357">
        <w:t xml:space="preserve"> Además en la subida del test podrá subir un enunciado de la práctica que tengan que realizar los </w:t>
      </w:r>
      <w:commentRangeStart w:id="61"/>
      <w:r w:rsidR="00096357">
        <w:t>alumnos</w:t>
      </w:r>
      <w:commentRangeEnd w:id="61"/>
      <w:r w:rsidR="00347372">
        <w:rPr>
          <w:rStyle w:val="Refdecomentario"/>
        </w:rPr>
        <w:commentReference w:id="61"/>
      </w:r>
      <w:r w:rsidR="00096357">
        <w:t>.</w:t>
      </w:r>
    </w:p>
    <w:p w14:paraId="76BED4CD" w14:textId="77777777" w:rsidR="00526C94" w:rsidRDefault="0045618B" w:rsidP="00711285">
      <w:pPr>
        <w:pStyle w:val="Prrafodelista"/>
        <w:numPr>
          <w:ilvl w:val="0"/>
          <w:numId w:val="20"/>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ver en una tabla las estadísticas que se corresponden con cada uno de los intentos de subida de práctica realizado por los alumnos. Estas estadísticas serían: número del intento realizado, si la práctica ha pasado los test o no, fecha de subida de la práctica y opción de ver los reportes asociados.</w:t>
      </w:r>
    </w:p>
    <w:p w14:paraId="11F6C3F2" w14:textId="77777777" w:rsidR="0045618B" w:rsidRPr="00B71630" w:rsidRDefault="0045618B" w:rsidP="00711285">
      <w:pPr>
        <w:pStyle w:val="Prrafodelista"/>
        <w:numPr>
          <w:ilvl w:val="0"/>
          <w:numId w:val="20"/>
        </w:numPr>
      </w:pPr>
      <w:r>
        <w:rPr>
          <w:b/>
        </w:rPr>
        <w:t>RF-AW</w:t>
      </w:r>
      <w:r w:rsidR="00681733">
        <w:rPr>
          <w:b/>
        </w:rPr>
        <w:t>0</w:t>
      </w:r>
      <w:r>
        <w:rPr>
          <w:b/>
        </w:rPr>
        <w:t>5: Descargar prácticas</w:t>
      </w:r>
      <w:r w:rsidRPr="0045618B">
        <w:t>:</w:t>
      </w:r>
      <w:r>
        <w:t xml:space="preserve"> El profesor desde la tabla de estadísticas podrá descargar las prácticas en formato </w:t>
      </w:r>
      <w:proofErr w:type="spellStart"/>
      <w:r>
        <w:t>zip</w:t>
      </w:r>
      <w:proofErr w:type="spellEnd"/>
      <w:r>
        <w:t xml:space="preserve"> subidas por los alumnos.</w:t>
      </w:r>
    </w:p>
    <w:p w14:paraId="42C7DDFA" w14:textId="77777777" w:rsidR="00B71630" w:rsidRPr="00B71630" w:rsidRDefault="0045618B" w:rsidP="00711285">
      <w:pPr>
        <w:pStyle w:val="Prrafodelista"/>
        <w:numPr>
          <w:ilvl w:val="0"/>
          <w:numId w:val="20"/>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14:paraId="51E776A6" w14:textId="499C3A35" w:rsidR="000C0112" w:rsidRPr="00725613" w:rsidRDefault="0045618B" w:rsidP="00711285">
      <w:pPr>
        <w:pStyle w:val="Prrafodelista"/>
        <w:numPr>
          <w:ilvl w:val="0"/>
          <w:numId w:val="10"/>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14:paraId="37BF8DBB" w14:textId="77777777" w:rsidR="001742FA" w:rsidRDefault="001742FA" w:rsidP="001742FA">
      <w:pPr>
        <w:pStyle w:val="Ttulo4"/>
      </w:pPr>
      <w:r>
        <w:t>Rol alumno</w:t>
      </w:r>
    </w:p>
    <w:p w14:paraId="4AAD0717" w14:textId="58F1F6AE" w:rsidR="006025BF" w:rsidRPr="00681733" w:rsidRDefault="0054055C" w:rsidP="00711285">
      <w:pPr>
        <w:pStyle w:val="Prrafodelista"/>
        <w:numPr>
          <w:ilvl w:val="0"/>
          <w:numId w:val="10"/>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w:t>
      </w:r>
      <w:proofErr w:type="spellStart"/>
      <w:r w:rsidR="0045618B">
        <w:t>zip</w:t>
      </w:r>
      <w:proofErr w:type="spellEnd"/>
      <w:r w:rsidR="0045618B">
        <w:t>.</w:t>
      </w:r>
      <w:r w:rsidR="00096357">
        <w:t xml:space="preserve"> Además también podrá incluir comentarios a la práctica que va a subir.</w:t>
      </w:r>
    </w:p>
    <w:p w14:paraId="6AF5D41F" w14:textId="77777777" w:rsidR="00681733" w:rsidRPr="00B92510" w:rsidRDefault="0054055C" w:rsidP="00711285">
      <w:pPr>
        <w:pStyle w:val="Prrafodelista"/>
        <w:numPr>
          <w:ilvl w:val="0"/>
          <w:numId w:val="10"/>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14:paraId="73D79023" w14:textId="77777777" w:rsidR="00B92510" w:rsidRPr="00B71630" w:rsidRDefault="0054055C" w:rsidP="00711285">
      <w:pPr>
        <w:pStyle w:val="Prrafodelista"/>
        <w:numPr>
          <w:ilvl w:val="0"/>
          <w:numId w:val="10"/>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14:paraId="2FC177B1" w14:textId="56D6BAF8" w:rsidR="00B71630" w:rsidRPr="00B92510" w:rsidRDefault="00681733" w:rsidP="00711285">
      <w:pPr>
        <w:pStyle w:val="Prrafodelista"/>
        <w:numPr>
          <w:ilvl w:val="0"/>
          <w:numId w:val="10"/>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xml:space="preserve">. Los reportes pertenecientes a los </w:t>
      </w:r>
      <w:proofErr w:type="spellStart"/>
      <w:r w:rsidR="00B71630">
        <w:t>plugins</w:t>
      </w:r>
      <w:proofErr w:type="spellEnd"/>
      <w:r w:rsidR="00B71630">
        <w:t xml:space="preserve"> </w:t>
      </w:r>
      <w:proofErr w:type="spellStart"/>
      <w:r w:rsidR="00B71630">
        <w:t>JDepend</w:t>
      </w:r>
      <w:proofErr w:type="spellEnd"/>
      <w:r w:rsidR="00B71630">
        <w:t xml:space="preserve"> y </w:t>
      </w:r>
      <w:proofErr w:type="spellStart"/>
      <w:r w:rsidR="00B71630">
        <w:t>JavanCSS</w:t>
      </w:r>
      <w:proofErr w:type="spellEnd"/>
      <w:r w:rsidR="00B71630">
        <w:t xml:space="preserve"> siempre </w:t>
      </w:r>
      <w:del w:id="62" w:author="BRUNO BARUQUE ZANON" w:date="2016-02-01T12:30:00Z">
        <w:r w:rsidR="00B71630" w:rsidDel="0087010B">
          <w:delText>les podrá ver</w:delText>
        </w:r>
      </w:del>
      <w:ins w:id="63" w:author="BRUNO BARUQUE ZANON" w:date="2016-02-01T12:31:00Z">
        <w:r w:rsidR="0087010B">
          <w:t>estarán disponibles</w:t>
        </w:r>
      </w:ins>
      <w:r w:rsidR="00B71630">
        <w:t xml:space="preserve">, mientras que los de los </w:t>
      </w:r>
      <w:proofErr w:type="spellStart"/>
      <w:r w:rsidR="00B71630">
        <w:t>plu</w:t>
      </w:r>
      <w:r>
        <w:t>gins</w:t>
      </w:r>
      <w:proofErr w:type="spellEnd"/>
      <w:r>
        <w:t xml:space="preserve"> PMD, </w:t>
      </w:r>
      <w:proofErr w:type="spellStart"/>
      <w:r w:rsidR="00B71630">
        <w:t>FindBugs</w:t>
      </w:r>
      <w:proofErr w:type="spellEnd"/>
      <w:r w:rsidR="00B71630">
        <w:t xml:space="preserve"> </w:t>
      </w:r>
      <w:r>
        <w:t xml:space="preserve">y de Errores (unitarios o excepciones) </w:t>
      </w:r>
      <w:r w:rsidR="00B71630">
        <w:t>únicamente cuando la práctica subida pr</w:t>
      </w:r>
      <w:r>
        <w:t>esente violaciones en el código o errores.</w:t>
      </w:r>
    </w:p>
    <w:p w14:paraId="6A64E826" w14:textId="344A0890" w:rsidR="00645B80" w:rsidRPr="00725613" w:rsidRDefault="0054055C" w:rsidP="00711285">
      <w:pPr>
        <w:pStyle w:val="Prrafodelista"/>
        <w:numPr>
          <w:ilvl w:val="0"/>
          <w:numId w:val="10"/>
        </w:numPr>
        <w:contextualSpacing/>
        <w:rPr>
          <w:b/>
        </w:rPr>
      </w:pPr>
      <w:r>
        <w:rPr>
          <w:b/>
        </w:rPr>
        <w:lastRenderedPageBreak/>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w:t>
      </w:r>
      <w:del w:id="64" w:author="BRUNO BARUQUE ZANON" w:date="2016-02-01T12:32:00Z">
        <w:r w:rsidR="00B71630" w:rsidDel="00D43AE0">
          <w:delText>que va teniendo</w:delText>
        </w:r>
      </w:del>
      <w:ins w:id="65" w:author="BRUNO BARUQUE ZANON" w:date="2016-02-01T12:32:00Z">
        <w:r w:rsidR="00D43AE0">
          <w:t>de su ejercicio comparado con versiones anteriores</w:t>
        </w:r>
      </w:ins>
      <w:r w:rsidR="00B71630">
        <w:t xml:space="preserve"> tras realizar cada intento de subida de práctica. </w:t>
      </w:r>
    </w:p>
    <w:p w14:paraId="3C2AE939" w14:textId="77777777" w:rsidR="004B7E73" w:rsidRPr="004B7E73" w:rsidRDefault="00645B80" w:rsidP="004B7E73">
      <w:pPr>
        <w:pStyle w:val="Ttulo3"/>
      </w:pPr>
      <w:bookmarkStart w:id="66" w:name="_Toc442008748"/>
      <w:r>
        <w:t>Requisitos de restricción</w:t>
      </w:r>
      <w:bookmarkEnd w:id="66"/>
    </w:p>
    <w:p w14:paraId="55420D5E" w14:textId="77777777" w:rsidR="00645B80" w:rsidRPr="00A203AC" w:rsidRDefault="00A203AC" w:rsidP="00711285">
      <w:pPr>
        <w:pStyle w:val="Prrafodelista"/>
        <w:numPr>
          <w:ilvl w:val="0"/>
          <w:numId w:val="12"/>
        </w:numPr>
        <w:rPr>
          <w:b/>
        </w:rPr>
      </w:pPr>
      <w:r>
        <w:rPr>
          <w:b/>
        </w:rPr>
        <w:t>RR-01</w:t>
      </w:r>
      <w:r w:rsidR="00645B80">
        <w:rPr>
          <w:b/>
        </w:rPr>
        <w:t xml:space="preserve">: </w:t>
      </w:r>
      <w:r w:rsidR="004B7E73">
        <w:t xml:space="preserve">Únicamente se puede acceder a la aplicación web desde las tareas creadas en Moodle, en ningún momento se podrá tener acceso a la aplicación de otra </w:t>
      </w:r>
      <w:commentRangeStart w:id="67"/>
      <w:r w:rsidR="004B7E73">
        <w:t>forma</w:t>
      </w:r>
      <w:commentRangeEnd w:id="67"/>
      <w:r w:rsidR="00D43AE0">
        <w:rPr>
          <w:rStyle w:val="Refdecomentario"/>
        </w:rPr>
        <w:commentReference w:id="67"/>
      </w:r>
      <w:r w:rsidR="004B7E73">
        <w:t>.</w:t>
      </w:r>
    </w:p>
    <w:p w14:paraId="6207AAEF" w14:textId="6A27ACBE" w:rsidR="00A203AC" w:rsidRPr="00725613" w:rsidRDefault="00A203AC" w:rsidP="00711285">
      <w:pPr>
        <w:pStyle w:val="Prrafodelista"/>
        <w:numPr>
          <w:ilvl w:val="0"/>
          <w:numId w:val="12"/>
        </w:numPr>
        <w:rPr>
          <w:b/>
        </w:rPr>
      </w:pPr>
      <w:r>
        <w:rPr>
          <w:b/>
        </w:rPr>
        <w:t xml:space="preserve">RR-02: </w:t>
      </w:r>
      <w:r w:rsidR="004B7E73">
        <w:t xml:space="preserve">La aplicación sólo permite trabajar con test y prácticas escritas en Java, </w:t>
      </w:r>
      <w:r w:rsidR="00725613">
        <w:t xml:space="preserve">en este momento no </w:t>
      </w:r>
      <w:del w:id="68" w:author="BRUNO BARUQUE ZANON" w:date="2016-02-01T12:32:00Z">
        <w:r w:rsidR="004B7E73" w:rsidDel="00D43AE0">
          <w:delText xml:space="preserve"> </w:delText>
        </w:r>
      </w:del>
      <w:r w:rsidR="004B7E73">
        <w:t>soporta otros lenguajes de programación.</w:t>
      </w:r>
    </w:p>
    <w:p w14:paraId="2E84C5AD" w14:textId="41CD5812" w:rsidR="004B7E73" w:rsidRPr="00FC3CF5" w:rsidRDefault="00725613" w:rsidP="00FC3CF5">
      <w:pPr>
        <w:pStyle w:val="Prrafodelista"/>
        <w:numPr>
          <w:ilvl w:val="0"/>
          <w:numId w:val="12"/>
        </w:numPr>
        <w:rPr>
          <w:b/>
        </w:rPr>
      </w:pPr>
      <w:r>
        <w:rPr>
          <w:b/>
        </w:rPr>
        <w:t xml:space="preserve">RR-03: </w:t>
      </w:r>
      <w:r>
        <w:t>La aplicación prohíbe que los alumnos accedan al panel del profesor y de la misma manera el profesor tampoco puede acceder al panel de los alumnos.</w:t>
      </w:r>
    </w:p>
    <w:p w14:paraId="36A055D0" w14:textId="77777777" w:rsidR="008E2418" w:rsidRDefault="008E2418" w:rsidP="008E2418">
      <w:pPr>
        <w:pStyle w:val="Ttulo2"/>
      </w:pPr>
      <w:bookmarkStart w:id="69" w:name="_Toc442008749"/>
      <w:r>
        <w:t>Requisitos no funcionales</w:t>
      </w:r>
      <w:bookmarkEnd w:id="69"/>
    </w:p>
    <w:p w14:paraId="4008EFD8" w14:textId="77777777" w:rsidR="008E2418" w:rsidRPr="00E80591" w:rsidRDefault="008E2418" w:rsidP="00711285">
      <w:pPr>
        <w:pStyle w:val="Prrafodelista"/>
        <w:numPr>
          <w:ilvl w:val="0"/>
          <w:numId w:val="11"/>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14:paraId="31E5FECC" w14:textId="77777777" w:rsidR="008E2418" w:rsidRPr="00E80591" w:rsidRDefault="008E2418" w:rsidP="00711285">
      <w:pPr>
        <w:pStyle w:val="Prrafodelista"/>
        <w:numPr>
          <w:ilvl w:val="0"/>
          <w:numId w:val="11"/>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14:paraId="5F6C9CF8" w14:textId="77777777" w:rsidR="008E2418" w:rsidRPr="00D43AE0" w:rsidRDefault="008E2418" w:rsidP="00711285">
      <w:pPr>
        <w:pStyle w:val="Prrafodelista"/>
        <w:numPr>
          <w:ilvl w:val="0"/>
          <w:numId w:val="11"/>
        </w:numPr>
        <w:contextualSpacing/>
        <w:rPr>
          <w:ins w:id="70" w:author="BRUNO BARUQUE ZANON" w:date="2016-02-01T12:34:00Z"/>
          <w:b/>
          <w:rPrChange w:id="71" w:author="BRUNO BARUQUE ZANON" w:date="2016-02-01T12:34:00Z">
            <w:rPr>
              <w:ins w:id="72" w:author="BRUNO BARUQUE ZANON" w:date="2016-02-01T12:34:00Z"/>
            </w:rPr>
          </w:rPrChange>
        </w:rPr>
      </w:pPr>
      <w:r>
        <w:rPr>
          <w:b/>
        </w:rPr>
        <w:t xml:space="preserve">RNF-03: Interfaz: </w:t>
      </w:r>
      <w:r>
        <w:t xml:space="preserve">La interfaz de la aplicación web debe ser clara para que no </w:t>
      </w:r>
      <w:r w:rsidR="00A203AC">
        <w:t>dé</w:t>
      </w:r>
      <w:r>
        <w:t xml:space="preserve"> lugar a ningún tipo de </w:t>
      </w:r>
      <w:commentRangeStart w:id="73"/>
      <w:commentRangeStart w:id="74"/>
      <w:r>
        <w:t>confusión</w:t>
      </w:r>
      <w:commentRangeEnd w:id="73"/>
      <w:r w:rsidR="00D43AE0">
        <w:rPr>
          <w:rStyle w:val="Refdecomentario"/>
        </w:rPr>
        <w:commentReference w:id="73"/>
      </w:r>
      <w:commentRangeEnd w:id="74"/>
      <w:r w:rsidR="00D43AE0">
        <w:rPr>
          <w:rStyle w:val="Refdecomentario"/>
        </w:rPr>
        <w:commentReference w:id="74"/>
      </w:r>
      <w:r>
        <w:t>.</w:t>
      </w:r>
    </w:p>
    <w:p w14:paraId="44E9BF43" w14:textId="77777777" w:rsidR="00D43AE0" w:rsidRPr="00382AC8" w:rsidRDefault="00D43AE0" w:rsidP="00D43AE0">
      <w:pPr>
        <w:pStyle w:val="Prrafodelista"/>
        <w:ind w:left="720"/>
        <w:contextualSpacing/>
        <w:rPr>
          <w:b/>
        </w:rPr>
        <w:pPrChange w:id="75" w:author="BRUNO BARUQUE ZANON" w:date="2016-02-01T12:35:00Z">
          <w:pPr>
            <w:pStyle w:val="Prrafodelista"/>
            <w:numPr>
              <w:numId w:val="11"/>
            </w:numPr>
            <w:ind w:left="720" w:hanging="360"/>
            <w:contextualSpacing/>
          </w:pPr>
        </w:pPrChange>
      </w:pPr>
    </w:p>
    <w:p w14:paraId="64CEAD29" w14:textId="77777777" w:rsidR="00115546" w:rsidRDefault="00115546" w:rsidP="00115546">
      <w:pPr>
        <w:pStyle w:val="Ttulo2"/>
      </w:pPr>
      <w:bookmarkStart w:id="76" w:name="_Toc442008750"/>
      <w:r>
        <w:t>Diagrama de casos de uso</w:t>
      </w:r>
      <w:bookmarkEnd w:id="76"/>
    </w:p>
    <w:p w14:paraId="67D5DA47" w14:textId="77777777" w:rsidR="00115546" w:rsidRDefault="00115546" w:rsidP="00115546">
      <w:r>
        <w:t>En este apartado se van a incluir los diagramas de casos de uso de la aplicación. Va a poder verse reflejada la interacción entre el usuario (profesor y alumno) sobre la aplicación.</w:t>
      </w:r>
    </w:p>
    <w:p w14:paraId="1223D493" w14:textId="2FF30783" w:rsidR="00115546" w:rsidRDefault="00115546" w:rsidP="00115546">
      <w:r>
        <w:t xml:space="preserve">Para facilitar la comprensión y la visualización, se va a utilizar un color diferente para diferenciar los casos de uso que van a pertenecer a las dos partes involucradas en la </w:t>
      </w:r>
      <w:ins w:id="77" w:author="BRUNO BARUQUE ZANON" w:date="2016-02-01T12:36:00Z">
        <w:r w:rsidR="00D43AE0">
          <w:t xml:space="preserve">funcionalidad que ofrece la </w:t>
        </w:r>
      </w:ins>
      <w:r>
        <w:t>aplicación:</w:t>
      </w:r>
    </w:p>
    <w:p w14:paraId="039ECBC5" w14:textId="77777777" w:rsidR="00115546" w:rsidRDefault="00115546" w:rsidP="00711285">
      <w:pPr>
        <w:pStyle w:val="Prrafodelista"/>
        <w:numPr>
          <w:ilvl w:val="0"/>
          <w:numId w:val="13"/>
        </w:numPr>
      </w:pPr>
      <w:r>
        <w:t>Las propias de Moodle</w:t>
      </w:r>
    </w:p>
    <w:p w14:paraId="7DFBF92A" w14:textId="77777777" w:rsidR="00115546" w:rsidRDefault="00BC7ED6" w:rsidP="00711285">
      <w:pPr>
        <w:pStyle w:val="Prrafodelista"/>
        <w:numPr>
          <w:ilvl w:val="0"/>
          <w:numId w:val="13"/>
        </w:numPr>
      </w:pPr>
      <w:r>
        <w:t>Las propias de la Aplicación web</w:t>
      </w:r>
    </w:p>
    <w:p w14:paraId="4692ADBA" w14:textId="7D96F1EC" w:rsidR="009B2268" w:rsidRDefault="00115546" w:rsidP="00115546">
      <w:r>
        <w:lastRenderedPageBreak/>
        <w:t>A continuación se muestra una ilustración que va a reflejar lo explicado anteriormente, por un lado y con color gris</w:t>
      </w:r>
      <w:ins w:id="78" w:author="BRUNO BARUQUE ZANON" w:date="2016-02-01T12:36:00Z">
        <w:r w:rsidR="00D43AE0">
          <w:t xml:space="preserve"> azulado</w:t>
        </w:r>
      </w:ins>
      <w:r>
        <w:t xml:space="preserve"> se muestran los casos de uso pertenecientes a Mood</w:t>
      </w:r>
      <w:r w:rsidR="00BC7ED6">
        <w:t xml:space="preserve">le y con color amarillo los de la Aplicación </w:t>
      </w:r>
      <w:r w:rsidR="009B2268">
        <w:t>web</w:t>
      </w:r>
      <w:r>
        <w:t>:</w:t>
      </w:r>
    </w:p>
    <w:p w14:paraId="56E9EEF1" w14:textId="77777777" w:rsidR="00C16D6F" w:rsidRDefault="009B2268" w:rsidP="00C16D6F">
      <w:pPr>
        <w:keepNext/>
        <w:jc w:val="center"/>
      </w:pPr>
      <w:r w:rsidRPr="009B2268">
        <w:rPr>
          <w:noProof/>
          <w:lang w:eastAsia="es-ES"/>
        </w:rPr>
        <w:drawing>
          <wp:inline distT="0" distB="0" distL="0" distR="0" wp14:anchorId="57348CB7" wp14:editId="5C5FAC11">
            <wp:extent cx="3058189" cy="895350"/>
            <wp:effectExtent l="0" t="0" r="889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2039" t="24627" r="12676" b="47369"/>
                    <a:stretch/>
                  </pic:blipFill>
                  <pic:spPr bwMode="auto">
                    <a:xfrm>
                      <a:off x="0" y="0"/>
                      <a:ext cx="3098547" cy="907166"/>
                    </a:xfrm>
                    <a:prstGeom prst="rect">
                      <a:avLst/>
                    </a:prstGeom>
                    <a:noFill/>
                    <a:ln>
                      <a:noFill/>
                    </a:ln>
                    <a:extLst>
                      <a:ext uri="{53640926-AAD7-44D8-BBD7-CCE9431645EC}">
                        <a14:shadowObscured xmlns:a14="http://schemas.microsoft.com/office/drawing/2010/main"/>
                      </a:ext>
                    </a:extLst>
                  </pic:spPr>
                </pic:pic>
              </a:graphicData>
            </a:graphic>
          </wp:inline>
        </w:drawing>
      </w:r>
    </w:p>
    <w:p w14:paraId="041FA0F3" w14:textId="4C069368" w:rsidR="009B2268" w:rsidRDefault="00C16D6F" w:rsidP="00C16D6F">
      <w:pPr>
        <w:pStyle w:val="Epgrafe"/>
        <w:jc w:val="center"/>
      </w:pPr>
      <w:bookmarkStart w:id="79" w:name="_Toc442010224"/>
      <w:r>
        <w:t xml:space="preserve">Ilustración </w:t>
      </w:r>
      <w:fldSimple w:instr=" SEQ Ilustración \* ARABIC ">
        <w:r w:rsidR="00362B9A">
          <w:rPr>
            <w:noProof/>
          </w:rPr>
          <w:t>17</w:t>
        </w:r>
      </w:fldSimple>
      <w:r>
        <w:t>: DCU - colores</w:t>
      </w:r>
      <w:bookmarkEnd w:id="79"/>
    </w:p>
    <w:p w14:paraId="4C6E3EBA" w14:textId="77777777" w:rsidR="009B2268" w:rsidRDefault="009B2268" w:rsidP="009B2268">
      <w:r>
        <w:t>A continuación se va a mostrar los diagramas de casos (DCU) de uso de los diferentes requisitos definidos anteriormente.</w:t>
      </w:r>
    </w:p>
    <w:p w14:paraId="3C69451B" w14:textId="77777777" w:rsidR="003C776D" w:rsidRPr="003C776D" w:rsidRDefault="003C776D" w:rsidP="00711285">
      <w:pPr>
        <w:pStyle w:val="Prrafodelista"/>
        <w:numPr>
          <w:ilvl w:val="0"/>
          <w:numId w:val="14"/>
        </w:numPr>
        <w:rPr>
          <w:b/>
        </w:rPr>
      </w:pPr>
      <w:r w:rsidRPr="003C776D">
        <w:rPr>
          <w:b/>
        </w:rPr>
        <w:t xml:space="preserve">Diagrama casos de uso </w:t>
      </w:r>
      <w:r w:rsidR="00EF165C">
        <w:rPr>
          <w:b/>
        </w:rPr>
        <w:t>“</w:t>
      </w:r>
      <w:r w:rsidRPr="003C776D">
        <w:rPr>
          <w:b/>
        </w:rPr>
        <w:t>general del sistema</w:t>
      </w:r>
      <w:r w:rsidR="00EF165C">
        <w:rPr>
          <w:b/>
        </w:rPr>
        <w:t>”</w:t>
      </w:r>
    </w:p>
    <w:p w14:paraId="2D8CE6FD" w14:textId="77777777"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14:paraId="11864B02" w14:textId="77777777"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14:paraId="3374BE96" w14:textId="77777777" w:rsidR="00C16D6F" w:rsidRDefault="00B92510" w:rsidP="00C16D6F">
      <w:pPr>
        <w:pStyle w:val="Cuerpo"/>
        <w:keepNext/>
        <w:jc w:val="center"/>
      </w:pPr>
      <w:r w:rsidRPr="00B92510">
        <w:rPr>
          <w:noProof/>
          <w:lang w:eastAsia="es-ES"/>
        </w:rPr>
        <w:drawing>
          <wp:inline distT="0" distB="0" distL="0" distR="0" wp14:anchorId="2E9948F9" wp14:editId="3E863EFE">
            <wp:extent cx="3319808" cy="2400300"/>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5120" t="5897" r="48582" b="52349"/>
                    <a:stretch/>
                  </pic:blipFill>
                  <pic:spPr bwMode="auto">
                    <a:xfrm>
                      <a:off x="0" y="0"/>
                      <a:ext cx="3369665" cy="2436348"/>
                    </a:xfrm>
                    <a:prstGeom prst="rect">
                      <a:avLst/>
                    </a:prstGeom>
                    <a:noFill/>
                    <a:ln>
                      <a:noFill/>
                    </a:ln>
                    <a:extLst>
                      <a:ext uri="{53640926-AAD7-44D8-BBD7-CCE9431645EC}">
                        <a14:shadowObscured xmlns:a14="http://schemas.microsoft.com/office/drawing/2010/main"/>
                      </a:ext>
                    </a:extLst>
                  </pic:spPr>
                </pic:pic>
              </a:graphicData>
            </a:graphic>
          </wp:inline>
        </w:drawing>
      </w:r>
    </w:p>
    <w:p w14:paraId="67F8500F" w14:textId="65A2C1C4" w:rsidR="00EF165C" w:rsidRDefault="00C16D6F" w:rsidP="00C16D6F">
      <w:pPr>
        <w:pStyle w:val="Epgrafe"/>
        <w:jc w:val="center"/>
      </w:pPr>
      <w:bookmarkStart w:id="80" w:name="_Toc442010225"/>
      <w:r>
        <w:t xml:space="preserve">Ilustración </w:t>
      </w:r>
      <w:fldSimple w:instr=" SEQ Ilustración \* ARABIC ">
        <w:r w:rsidR="00362B9A">
          <w:rPr>
            <w:noProof/>
          </w:rPr>
          <w:t>18</w:t>
        </w:r>
      </w:fldSimple>
      <w:r>
        <w:t>: DCU - general del sistema</w:t>
      </w:r>
      <w:bookmarkEnd w:id="80"/>
    </w:p>
    <w:p w14:paraId="28FB06A6" w14:textId="413ADF74" w:rsidR="00FC3CF5" w:rsidRPr="00FC3CF5" w:rsidRDefault="00FC3CF5" w:rsidP="00FC3CF5">
      <w:r>
        <w:lastRenderedPageBreak/>
        <w:br w:type="page"/>
      </w:r>
    </w:p>
    <w:p w14:paraId="3C244277" w14:textId="77777777" w:rsidR="00EF26E0" w:rsidRPr="00EF165C" w:rsidRDefault="00D00993" w:rsidP="00B92510">
      <w:pPr>
        <w:pStyle w:val="Cuerpo"/>
        <w:rPr>
          <w:b/>
        </w:rPr>
      </w:pPr>
      <w:r>
        <w:lastRenderedPageBreak/>
        <w:t xml:space="preserve">A continuación se van a mostrar los diagramas de casos de uso </w:t>
      </w:r>
      <w:r w:rsidR="00EF165C">
        <w:t>más específicos</w:t>
      </w:r>
      <w:r w:rsidR="004474DE">
        <w:t>:</w:t>
      </w:r>
    </w:p>
    <w:p w14:paraId="5616A21A" w14:textId="77777777" w:rsidR="00EF165C" w:rsidRPr="00EF165C" w:rsidRDefault="00EF165C" w:rsidP="00711285">
      <w:pPr>
        <w:pStyle w:val="Cuerpo"/>
        <w:numPr>
          <w:ilvl w:val="0"/>
          <w:numId w:val="14"/>
        </w:numPr>
        <w:rPr>
          <w:b/>
        </w:rPr>
      </w:pPr>
      <w:r w:rsidRPr="00EF165C">
        <w:rPr>
          <w:b/>
        </w:rPr>
        <w:t>Diagrama casos de uso “seleccionar actividad”</w:t>
      </w:r>
    </w:p>
    <w:p w14:paraId="12F6A7D3" w14:textId="0158C7A9" w:rsidR="00096357" w:rsidRPr="00096357" w:rsidRDefault="00EF165C" w:rsidP="00711285">
      <w:pPr>
        <w:pStyle w:val="Cuerpo"/>
        <w:numPr>
          <w:ilvl w:val="1"/>
          <w:numId w:val="14"/>
        </w:numPr>
        <w:rPr>
          <w:u w:val="single"/>
        </w:rPr>
      </w:pPr>
      <w:r w:rsidRPr="00EF165C">
        <w:rPr>
          <w:u w:val="single"/>
        </w:rPr>
        <w:t>Rol profesor:</w:t>
      </w:r>
    </w:p>
    <w:p w14:paraId="1EADABBC" w14:textId="77777777" w:rsidR="00C16D6F" w:rsidRDefault="00096357" w:rsidP="00C16D6F">
      <w:pPr>
        <w:pStyle w:val="Cuerpo"/>
        <w:keepNext/>
        <w:jc w:val="center"/>
      </w:pPr>
      <w:r w:rsidRPr="00096357">
        <w:rPr>
          <w:noProof/>
          <w:lang w:eastAsia="es-ES"/>
        </w:rPr>
        <w:drawing>
          <wp:inline distT="0" distB="0" distL="0" distR="0" wp14:anchorId="4ADDBF19" wp14:editId="6EE95198">
            <wp:extent cx="3999146" cy="3753815"/>
            <wp:effectExtent l="0" t="0" r="1905" b="0"/>
            <wp:docPr id="14" name="Imagen 14"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Seleccionar actividad - profesor.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628" t="5484" r="12910" b="7367"/>
                    <a:stretch/>
                  </pic:blipFill>
                  <pic:spPr bwMode="auto">
                    <a:xfrm>
                      <a:off x="0" y="0"/>
                      <a:ext cx="4026314" cy="3779316"/>
                    </a:xfrm>
                    <a:prstGeom prst="rect">
                      <a:avLst/>
                    </a:prstGeom>
                    <a:noFill/>
                    <a:ln>
                      <a:noFill/>
                    </a:ln>
                    <a:extLst>
                      <a:ext uri="{53640926-AAD7-44D8-BBD7-CCE9431645EC}">
                        <a14:shadowObscured xmlns:a14="http://schemas.microsoft.com/office/drawing/2010/main"/>
                      </a:ext>
                    </a:extLst>
                  </pic:spPr>
                </pic:pic>
              </a:graphicData>
            </a:graphic>
          </wp:inline>
        </w:drawing>
      </w:r>
    </w:p>
    <w:p w14:paraId="78EC0C5E" w14:textId="6DD82948" w:rsidR="00096357" w:rsidRDefault="00C16D6F" w:rsidP="00C16D6F">
      <w:pPr>
        <w:pStyle w:val="Epgrafe"/>
        <w:jc w:val="center"/>
      </w:pPr>
      <w:bookmarkStart w:id="81" w:name="_Toc442010226"/>
      <w:r>
        <w:t xml:space="preserve">Ilustración </w:t>
      </w:r>
      <w:fldSimple w:instr=" SEQ Ilustración \* ARABIC ">
        <w:r w:rsidR="00362B9A">
          <w:rPr>
            <w:noProof/>
          </w:rPr>
          <w:t>19</w:t>
        </w:r>
      </w:fldSimple>
      <w:r>
        <w:t>: DCU - profesor seleccionar tarea</w:t>
      </w:r>
      <w:bookmarkEnd w:id="81"/>
    </w:p>
    <w:p w14:paraId="359B54CE" w14:textId="2311211A" w:rsidR="00FC3CF5" w:rsidRPr="00FC3CF5" w:rsidRDefault="00FC3CF5" w:rsidP="00FC3CF5">
      <w:r>
        <w:br w:type="page"/>
      </w:r>
    </w:p>
    <w:p w14:paraId="7F7DD240" w14:textId="34650EEE" w:rsidR="00E55FDE" w:rsidRPr="00E55FDE" w:rsidRDefault="00EF165C" w:rsidP="00711285">
      <w:pPr>
        <w:pStyle w:val="Cuerpo"/>
        <w:numPr>
          <w:ilvl w:val="1"/>
          <w:numId w:val="14"/>
        </w:numPr>
        <w:rPr>
          <w:u w:val="single"/>
        </w:rPr>
      </w:pPr>
      <w:r w:rsidRPr="00EF165C">
        <w:rPr>
          <w:u w:val="single"/>
        </w:rPr>
        <w:lastRenderedPageBreak/>
        <w:t>Rol alumno:</w:t>
      </w:r>
    </w:p>
    <w:p w14:paraId="55BFA172" w14:textId="77777777" w:rsidR="00C16D6F" w:rsidRDefault="00E55FDE" w:rsidP="00C16D6F">
      <w:pPr>
        <w:pStyle w:val="Cuerpo"/>
        <w:keepNext/>
        <w:jc w:val="center"/>
      </w:pPr>
      <w:r>
        <w:rPr>
          <w:noProof/>
          <w:lang w:eastAsia="es-ES"/>
        </w:rPr>
        <w:drawing>
          <wp:inline distT="0" distB="0" distL="0" distR="0" wp14:anchorId="0BAF6C0F" wp14:editId="4E100826">
            <wp:extent cx="3966535" cy="3267354"/>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3715" cy="3273269"/>
                    </a:xfrm>
                    <a:prstGeom prst="rect">
                      <a:avLst/>
                    </a:prstGeom>
                  </pic:spPr>
                </pic:pic>
              </a:graphicData>
            </a:graphic>
          </wp:inline>
        </w:drawing>
      </w:r>
    </w:p>
    <w:p w14:paraId="45511DF3" w14:textId="647852E8" w:rsidR="00E55FDE" w:rsidRDefault="00C16D6F" w:rsidP="00C16D6F">
      <w:pPr>
        <w:pStyle w:val="Epgrafe"/>
        <w:jc w:val="center"/>
        <w:rPr>
          <w:noProof/>
          <w:u w:val="single"/>
          <w:lang w:eastAsia="es-ES"/>
        </w:rPr>
      </w:pPr>
      <w:bookmarkStart w:id="82" w:name="_Toc442010227"/>
      <w:r>
        <w:t xml:space="preserve">Ilustración </w:t>
      </w:r>
      <w:fldSimple w:instr=" SEQ Ilustración \* ARABIC ">
        <w:r w:rsidR="00362B9A">
          <w:rPr>
            <w:noProof/>
          </w:rPr>
          <w:t>20</w:t>
        </w:r>
      </w:fldSimple>
      <w:r>
        <w:t>: DCU - alumno seleccionar tarea</w:t>
      </w:r>
      <w:bookmarkEnd w:id="82"/>
    </w:p>
    <w:p w14:paraId="75385CB6" w14:textId="5877363A" w:rsidR="00EF26E0" w:rsidRPr="00EF165C" w:rsidRDefault="00E55FDE" w:rsidP="00EF26E0">
      <w:pPr>
        <w:rPr>
          <w:u w:val="single"/>
        </w:rPr>
      </w:pPr>
      <w:r>
        <w:rPr>
          <w:u w:val="single"/>
        </w:rPr>
        <w:br w:type="page"/>
      </w:r>
    </w:p>
    <w:p w14:paraId="0E49A7E8" w14:textId="77777777" w:rsidR="003C776D" w:rsidRDefault="003C776D" w:rsidP="003C776D">
      <w:pPr>
        <w:pStyle w:val="Ttulo3"/>
      </w:pPr>
      <w:bookmarkStart w:id="83" w:name="_Toc442008751"/>
      <w:r>
        <w:lastRenderedPageBreak/>
        <w:t>Plantillas de casos de uso</w:t>
      </w:r>
      <w:bookmarkEnd w:id="83"/>
    </w:p>
    <w:p w14:paraId="3B4A9A74" w14:textId="59A7CE44" w:rsidR="00EF26E0" w:rsidRDefault="003C776D" w:rsidP="003C776D">
      <w:r>
        <w:t>La plantilla tipo que se va utilizar en este apa</w:t>
      </w:r>
      <w:r w:rsidR="00EF26E0">
        <w:t>rtado tiene la siguiente forma: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669"/>
        <w:gridCol w:w="639"/>
        <w:gridCol w:w="2879"/>
      </w:tblGrid>
      <w:tr w:rsidR="003C776D" w14:paraId="6CBFEEEC" w14:textId="77777777" w:rsidTr="00FC3CF5">
        <w:trPr>
          <w:cantSplit/>
        </w:trPr>
        <w:tc>
          <w:tcPr>
            <w:tcW w:w="2669" w:type="dxa"/>
            <w:shd w:val="clear" w:color="auto" w:fill="E7E6E6" w:themeFill="background2"/>
            <w:vAlign w:val="center"/>
          </w:tcPr>
          <w:p w14:paraId="38143B05" w14:textId="77777777" w:rsidR="003C776D" w:rsidRPr="003C776D" w:rsidRDefault="003C776D" w:rsidP="003C776D">
            <w:pPr>
              <w:rPr>
                <w:b/>
              </w:rPr>
            </w:pPr>
            <w:r w:rsidRPr="003C776D">
              <w:rPr>
                <w:b/>
              </w:rPr>
              <w:t>REF &lt;id del requisito&gt;</w:t>
            </w:r>
          </w:p>
        </w:tc>
        <w:tc>
          <w:tcPr>
            <w:tcW w:w="3518" w:type="dxa"/>
            <w:gridSpan w:val="2"/>
            <w:shd w:val="clear" w:color="auto" w:fill="E7E6E6" w:themeFill="background2"/>
          </w:tcPr>
          <w:p w14:paraId="7B28F159" w14:textId="77777777" w:rsidR="003C776D" w:rsidRDefault="003C776D" w:rsidP="003C776D">
            <w:r>
              <w:t>&lt;nombre del requisito&gt;</w:t>
            </w:r>
          </w:p>
        </w:tc>
      </w:tr>
      <w:tr w:rsidR="003C776D" w14:paraId="39339DDC" w14:textId="77777777" w:rsidTr="00FC3CF5">
        <w:trPr>
          <w:cantSplit/>
        </w:trPr>
        <w:tc>
          <w:tcPr>
            <w:tcW w:w="2669" w:type="dxa"/>
            <w:shd w:val="clear" w:color="auto" w:fill="auto"/>
            <w:vAlign w:val="center"/>
          </w:tcPr>
          <w:p w14:paraId="1A3DBCDD" w14:textId="77777777" w:rsidR="003C776D" w:rsidRPr="003C776D" w:rsidRDefault="003C776D" w:rsidP="003C776D">
            <w:pPr>
              <w:rPr>
                <w:b/>
              </w:rPr>
            </w:pPr>
            <w:r w:rsidRPr="003C776D">
              <w:rPr>
                <w:b/>
              </w:rPr>
              <w:t>Descripción</w:t>
            </w:r>
          </w:p>
        </w:tc>
        <w:tc>
          <w:tcPr>
            <w:tcW w:w="3518" w:type="dxa"/>
            <w:gridSpan w:val="2"/>
            <w:shd w:val="clear" w:color="auto" w:fill="auto"/>
          </w:tcPr>
          <w:p w14:paraId="4D8317C4" w14:textId="77777777"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14:paraId="78F5C260" w14:textId="77777777" w:rsidTr="00FC3CF5">
        <w:trPr>
          <w:cantSplit/>
        </w:trPr>
        <w:tc>
          <w:tcPr>
            <w:tcW w:w="2669" w:type="dxa"/>
            <w:shd w:val="clear" w:color="auto" w:fill="E7E6E6" w:themeFill="background2"/>
            <w:vAlign w:val="center"/>
          </w:tcPr>
          <w:p w14:paraId="0C3BCABB" w14:textId="77777777" w:rsidR="003C776D" w:rsidRPr="003C776D" w:rsidRDefault="003C776D" w:rsidP="003C776D">
            <w:pPr>
              <w:rPr>
                <w:b/>
              </w:rPr>
            </w:pPr>
            <w:r w:rsidRPr="003C776D">
              <w:rPr>
                <w:b/>
              </w:rPr>
              <w:t>Precondición</w:t>
            </w:r>
          </w:p>
        </w:tc>
        <w:tc>
          <w:tcPr>
            <w:tcW w:w="3518" w:type="dxa"/>
            <w:gridSpan w:val="2"/>
            <w:shd w:val="clear" w:color="auto" w:fill="E7E6E6" w:themeFill="background2"/>
          </w:tcPr>
          <w:p w14:paraId="6CDD182F" w14:textId="77777777" w:rsidR="003C776D" w:rsidRDefault="003C776D" w:rsidP="003C776D">
            <w:r>
              <w:t>&lt;precondición del caso de uso&gt;</w:t>
            </w:r>
          </w:p>
        </w:tc>
      </w:tr>
      <w:tr w:rsidR="003C776D" w14:paraId="18F2EE55" w14:textId="77777777" w:rsidTr="00FC3CF5">
        <w:trPr>
          <w:cantSplit/>
        </w:trPr>
        <w:tc>
          <w:tcPr>
            <w:tcW w:w="2669" w:type="dxa"/>
            <w:vMerge w:val="restart"/>
            <w:shd w:val="clear" w:color="auto" w:fill="auto"/>
            <w:vAlign w:val="center"/>
          </w:tcPr>
          <w:p w14:paraId="072ECE18" w14:textId="77777777" w:rsidR="003C776D" w:rsidRPr="003C776D" w:rsidRDefault="003C776D" w:rsidP="003C776D">
            <w:pPr>
              <w:rPr>
                <w:b/>
              </w:rPr>
            </w:pPr>
            <w:r w:rsidRPr="003C776D">
              <w:rPr>
                <w:b/>
              </w:rPr>
              <w:t>Secuencia Normal</w:t>
            </w:r>
          </w:p>
        </w:tc>
        <w:tc>
          <w:tcPr>
            <w:tcW w:w="639" w:type="dxa"/>
            <w:shd w:val="clear" w:color="auto" w:fill="auto"/>
          </w:tcPr>
          <w:p w14:paraId="29A533E1" w14:textId="77777777" w:rsidR="003C776D" w:rsidRDefault="003C776D" w:rsidP="003C776D">
            <w:r>
              <w:t>Paso</w:t>
            </w:r>
          </w:p>
        </w:tc>
        <w:tc>
          <w:tcPr>
            <w:tcW w:w="2879" w:type="dxa"/>
            <w:shd w:val="clear" w:color="auto" w:fill="auto"/>
          </w:tcPr>
          <w:p w14:paraId="41C40B51" w14:textId="77777777" w:rsidR="003C776D" w:rsidRDefault="003C776D" w:rsidP="003C776D">
            <w:r>
              <w:t>Acción</w:t>
            </w:r>
          </w:p>
        </w:tc>
      </w:tr>
      <w:tr w:rsidR="003C776D" w14:paraId="077CD35D" w14:textId="77777777" w:rsidTr="00FC3CF5">
        <w:trPr>
          <w:cantSplit/>
        </w:trPr>
        <w:tc>
          <w:tcPr>
            <w:tcW w:w="2669" w:type="dxa"/>
            <w:vMerge/>
            <w:shd w:val="clear" w:color="auto" w:fill="auto"/>
            <w:vAlign w:val="center"/>
          </w:tcPr>
          <w:p w14:paraId="3AADE66E" w14:textId="77777777" w:rsidR="003C776D" w:rsidRPr="003C776D" w:rsidRDefault="003C776D" w:rsidP="003C776D">
            <w:pPr>
              <w:rPr>
                <w:b/>
              </w:rPr>
            </w:pPr>
          </w:p>
        </w:tc>
        <w:tc>
          <w:tcPr>
            <w:tcW w:w="639" w:type="dxa"/>
            <w:shd w:val="clear" w:color="auto" w:fill="auto"/>
            <w:vAlign w:val="center"/>
          </w:tcPr>
          <w:p w14:paraId="3C6DE29A" w14:textId="77777777" w:rsidR="003C776D" w:rsidRDefault="003C776D" w:rsidP="003C776D">
            <w:r>
              <w:t>1</w:t>
            </w:r>
          </w:p>
        </w:tc>
        <w:tc>
          <w:tcPr>
            <w:tcW w:w="2879" w:type="dxa"/>
            <w:shd w:val="clear" w:color="auto" w:fill="auto"/>
          </w:tcPr>
          <w:p w14:paraId="5E9B0336" w14:textId="77777777" w:rsidR="003C776D" w:rsidRDefault="003C776D" w:rsidP="003C776D">
            <w:r>
              <w:t xml:space="preserve">{El &lt;actor&gt; , El sistema} &lt;acción realizada por el actor o sistema&gt;, se realiza el caso de uso </w:t>
            </w:r>
          </w:p>
          <w:p w14:paraId="7BD72394" w14:textId="77777777" w:rsidR="003C776D" w:rsidRDefault="003C776D" w:rsidP="003C776D">
            <w:r>
              <w:t>&lt; caso de uso RF-x&gt;</w:t>
            </w:r>
          </w:p>
        </w:tc>
      </w:tr>
      <w:tr w:rsidR="003C776D" w14:paraId="49B911FA" w14:textId="77777777" w:rsidTr="00FC3CF5">
        <w:trPr>
          <w:cantSplit/>
        </w:trPr>
        <w:tc>
          <w:tcPr>
            <w:tcW w:w="2669" w:type="dxa"/>
            <w:vMerge/>
            <w:shd w:val="clear" w:color="auto" w:fill="auto"/>
            <w:vAlign w:val="center"/>
          </w:tcPr>
          <w:p w14:paraId="26D2A396" w14:textId="77777777" w:rsidR="003C776D" w:rsidRPr="003C776D" w:rsidRDefault="003C776D" w:rsidP="003C776D">
            <w:pPr>
              <w:rPr>
                <w:b/>
              </w:rPr>
            </w:pPr>
          </w:p>
        </w:tc>
        <w:tc>
          <w:tcPr>
            <w:tcW w:w="639" w:type="dxa"/>
            <w:shd w:val="clear" w:color="auto" w:fill="auto"/>
            <w:vAlign w:val="center"/>
          </w:tcPr>
          <w:p w14:paraId="79DA802A" w14:textId="77777777" w:rsidR="003C776D" w:rsidRDefault="003C776D" w:rsidP="003C776D">
            <w:r>
              <w:t>…</w:t>
            </w:r>
          </w:p>
        </w:tc>
        <w:tc>
          <w:tcPr>
            <w:tcW w:w="2879" w:type="dxa"/>
            <w:shd w:val="clear" w:color="auto" w:fill="auto"/>
          </w:tcPr>
          <w:p w14:paraId="4E73C0D2" w14:textId="77777777" w:rsidR="003C776D" w:rsidRDefault="003C776D" w:rsidP="003C776D">
            <w:r>
              <w:t>…</w:t>
            </w:r>
          </w:p>
        </w:tc>
      </w:tr>
      <w:tr w:rsidR="003C776D" w14:paraId="538EBDD7" w14:textId="77777777" w:rsidTr="00FC3CF5">
        <w:trPr>
          <w:cantSplit/>
        </w:trPr>
        <w:tc>
          <w:tcPr>
            <w:tcW w:w="2669" w:type="dxa"/>
            <w:shd w:val="clear" w:color="auto" w:fill="E7E6E6" w:themeFill="background2"/>
            <w:vAlign w:val="center"/>
          </w:tcPr>
          <w:p w14:paraId="5BF38DEB" w14:textId="77777777" w:rsidR="003C776D" w:rsidRPr="003C776D" w:rsidRDefault="003C776D" w:rsidP="003C776D">
            <w:pPr>
              <w:rPr>
                <w:b/>
              </w:rPr>
            </w:pPr>
            <w:r w:rsidRPr="003C776D">
              <w:rPr>
                <w:b/>
              </w:rPr>
              <w:t>Post-condición</w:t>
            </w:r>
          </w:p>
        </w:tc>
        <w:tc>
          <w:tcPr>
            <w:tcW w:w="3518" w:type="dxa"/>
            <w:gridSpan w:val="2"/>
            <w:shd w:val="clear" w:color="auto" w:fill="E7E6E6" w:themeFill="background2"/>
          </w:tcPr>
          <w:p w14:paraId="29985201" w14:textId="77777777" w:rsidR="003C776D" w:rsidRDefault="003C776D" w:rsidP="003C776D">
            <w:r>
              <w:t>&lt;post-condición del caso de uso&gt;</w:t>
            </w:r>
          </w:p>
        </w:tc>
      </w:tr>
      <w:tr w:rsidR="003C776D" w14:paraId="46177F44" w14:textId="77777777" w:rsidTr="00FC3CF5">
        <w:trPr>
          <w:cantSplit/>
        </w:trPr>
        <w:tc>
          <w:tcPr>
            <w:tcW w:w="2669" w:type="dxa"/>
            <w:vMerge w:val="restart"/>
            <w:shd w:val="clear" w:color="auto" w:fill="auto"/>
            <w:vAlign w:val="center"/>
          </w:tcPr>
          <w:p w14:paraId="2615B3E7" w14:textId="77777777" w:rsidR="003C776D" w:rsidRPr="003C776D" w:rsidRDefault="003C776D" w:rsidP="003C776D">
            <w:pPr>
              <w:rPr>
                <w:b/>
              </w:rPr>
            </w:pPr>
            <w:r w:rsidRPr="003C776D">
              <w:rPr>
                <w:b/>
                <w:caps/>
              </w:rPr>
              <w:t>Excepciones</w:t>
            </w:r>
          </w:p>
        </w:tc>
        <w:tc>
          <w:tcPr>
            <w:tcW w:w="639" w:type="dxa"/>
            <w:shd w:val="clear" w:color="auto" w:fill="auto"/>
          </w:tcPr>
          <w:p w14:paraId="29A373BF" w14:textId="77777777" w:rsidR="003C776D" w:rsidRDefault="003C776D" w:rsidP="003C776D">
            <w:r>
              <w:t>Paso</w:t>
            </w:r>
          </w:p>
        </w:tc>
        <w:tc>
          <w:tcPr>
            <w:tcW w:w="2879" w:type="dxa"/>
            <w:shd w:val="clear" w:color="auto" w:fill="auto"/>
          </w:tcPr>
          <w:p w14:paraId="7E9C1D28" w14:textId="77777777" w:rsidR="003C776D" w:rsidRDefault="003C776D" w:rsidP="003C776D">
            <w:r>
              <w:t>Acción</w:t>
            </w:r>
          </w:p>
        </w:tc>
      </w:tr>
      <w:tr w:rsidR="003C776D" w14:paraId="1EB8EB5E" w14:textId="77777777" w:rsidTr="00FC3CF5">
        <w:trPr>
          <w:cantSplit/>
        </w:trPr>
        <w:tc>
          <w:tcPr>
            <w:tcW w:w="2669" w:type="dxa"/>
            <w:vMerge/>
            <w:shd w:val="clear" w:color="auto" w:fill="auto"/>
            <w:vAlign w:val="center"/>
          </w:tcPr>
          <w:p w14:paraId="0E7A37BC" w14:textId="77777777" w:rsidR="003C776D" w:rsidRPr="003C776D" w:rsidRDefault="003C776D" w:rsidP="003C776D">
            <w:pPr>
              <w:rPr>
                <w:b/>
              </w:rPr>
            </w:pPr>
          </w:p>
        </w:tc>
        <w:tc>
          <w:tcPr>
            <w:tcW w:w="639" w:type="dxa"/>
            <w:shd w:val="clear" w:color="auto" w:fill="auto"/>
            <w:vAlign w:val="center"/>
          </w:tcPr>
          <w:p w14:paraId="01B8ED95" w14:textId="77777777" w:rsidR="003C776D" w:rsidRDefault="003C776D" w:rsidP="003C776D">
            <w:r>
              <w:t>1</w:t>
            </w:r>
          </w:p>
        </w:tc>
        <w:tc>
          <w:tcPr>
            <w:tcW w:w="2879" w:type="dxa"/>
            <w:shd w:val="clear" w:color="auto" w:fill="auto"/>
          </w:tcPr>
          <w:p w14:paraId="2E7F2F24" w14:textId="77777777" w:rsidR="003C776D" w:rsidRDefault="003C776D" w:rsidP="003C776D">
            <w:r>
              <w:t xml:space="preserve">Si &lt;condición de excepción&gt;,{el &lt;actor&gt; , el sistema} }&lt;acción realizada por el actor o sistema&gt;&gt;, se realiza el caso de uso </w:t>
            </w:r>
          </w:p>
          <w:p w14:paraId="604052E4" w14:textId="77777777" w:rsidR="003C776D" w:rsidRDefault="003C776D" w:rsidP="003C776D">
            <w:r>
              <w:t>&lt; caso de uso RF-x&gt;, a continuación este caso de uso {continua, aborta}</w:t>
            </w:r>
          </w:p>
        </w:tc>
      </w:tr>
      <w:tr w:rsidR="003C776D" w14:paraId="2DDE0BA1" w14:textId="77777777" w:rsidTr="00FC3CF5">
        <w:trPr>
          <w:cantSplit/>
        </w:trPr>
        <w:tc>
          <w:tcPr>
            <w:tcW w:w="2669" w:type="dxa"/>
            <w:vMerge/>
            <w:shd w:val="clear" w:color="auto" w:fill="auto"/>
            <w:vAlign w:val="center"/>
          </w:tcPr>
          <w:p w14:paraId="372A3643" w14:textId="77777777" w:rsidR="003C776D" w:rsidRPr="003C776D" w:rsidRDefault="003C776D" w:rsidP="003C776D">
            <w:pPr>
              <w:rPr>
                <w:b/>
              </w:rPr>
            </w:pPr>
          </w:p>
        </w:tc>
        <w:tc>
          <w:tcPr>
            <w:tcW w:w="639" w:type="dxa"/>
            <w:shd w:val="clear" w:color="auto" w:fill="auto"/>
            <w:vAlign w:val="center"/>
          </w:tcPr>
          <w:p w14:paraId="69707C42" w14:textId="77777777" w:rsidR="003C776D" w:rsidRDefault="003C776D" w:rsidP="003C776D">
            <w:r>
              <w:t>…</w:t>
            </w:r>
          </w:p>
        </w:tc>
        <w:tc>
          <w:tcPr>
            <w:tcW w:w="2879" w:type="dxa"/>
            <w:shd w:val="clear" w:color="auto" w:fill="auto"/>
          </w:tcPr>
          <w:p w14:paraId="1B5BDA9A" w14:textId="77777777" w:rsidR="003C776D" w:rsidRDefault="003C776D" w:rsidP="003C776D">
            <w:r>
              <w:t>…</w:t>
            </w:r>
          </w:p>
        </w:tc>
      </w:tr>
      <w:tr w:rsidR="003C776D" w14:paraId="6BD39BFB" w14:textId="77777777" w:rsidTr="00FC3CF5">
        <w:trPr>
          <w:cantSplit/>
        </w:trPr>
        <w:tc>
          <w:tcPr>
            <w:tcW w:w="2669" w:type="dxa"/>
            <w:shd w:val="clear" w:color="auto" w:fill="E7E6E6" w:themeFill="background2"/>
            <w:vAlign w:val="center"/>
          </w:tcPr>
          <w:p w14:paraId="3A70F67B" w14:textId="77777777" w:rsidR="003C776D" w:rsidRPr="003C776D" w:rsidRDefault="003C776D" w:rsidP="003C776D">
            <w:pPr>
              <w:rPr>
                <w:b/>
              </w:rPr>
            </w:pPr>
            <w:r w:rsidRPr="003C776D">
              <w:rPr>
                <w:b/>
              </w:rPr>
              <w:t>Importancia</w:t>
            </w:r>
          </w:p>
        </w:tc>
        <w:tc>
          <w:tcPr>
            <w:tcW w:w="3518" w:type="dxa"/>
            <w:gridSpan w:val="2"/>
            <w:shd w:val="clear" w:color="auto" w:fill="E7E6E6" w:themeFill="background2"/>
          </w:tcPr>
          <w:p w14:paraId="1AACA21B" w14:textId="77777777" w:rsidR="003C776D" w:rsidRDefault="00645B80" w:rsidP="003C776D">
            <w:r>
              <w:t>&lt;baja, media, alta&gt;</w:t>
            </w:r>
          </w:p>
        </w:tc>
      </w:tr>
      <w:tr w:rsidR="003C776D" w14:paraId="7AFC4910" w14:textId="77777777" w:rsidTr="00FC3CF5">
        <w:trPr>
          <w:cantSplit/>
        </w:trPr>
        <w:tc>
          <w:tcPr>
            <w:tcW w:w="2669" w:type="dxa"/>
            <w:shd w:val="clear" w:color="auto" w:fill="auto"/>
            <w:vAlign w:val="center"/>
          </w:tcPr>
          <w:p w14:paraId="3013D289" w14:textId="77777777" w:rsidR="003C776D" w:rsidRPr="003C776D" w:rsidRDefault="003C776D" w:rsidP="003C776D">
            <w:pPr>
              <w:rPr>
                <w:b/>
              </w:rPr>
            </w:pPr>
            <w:r w:rsidRPr="003C776D">
              <w:rPr>
                <w:b/>
              </w:rPr>
              <w:t>Frecuencia</w:t>
            </w:r>
          </w:p>
        </w:tc>
        <w:tc>
          <w:tcPr>
            <w:tcW w:w="3518" w:type="dxa"/>
            <w:gridSpan w:val="2"/>
            <w:shd w:val="clear" w:color="auto" w:fill="auto"/>
          </w:tcPr>
          <w:p w14:paraId="0380B068" w14:textId="77777777" w:rsidR="003C776D" w:rsidRDefault="00645B80" w:rsidP="003C776D">
            <w:r>
              <w:t>&lt;baja, media, alta&gt;</w:t>
            </w:r>
          </w:p>
        </w:tc>
      </w:tr>
      <w:tr w:rsidR="003C776D" w14:paraId="4B24E48B" w14:textId="77777777" w:rsidTr="00FC3CF5">
        <w:trPr>
          <w:cantSplit/>
        </w:trPr>
        <w:tc>
          <w:tcPr>
            <w:tcW w:w="2669" w:type="dxa"/>
            <w:shd w:val="clear" w:color="auto" w:fill="E7E6E6" w:themeFill="background2"/>
            <w:vAlign w:val="center"/>
          </w:tcPr>
          <w:p w14:paraId="3B8BEF5C" w14:textId="77777777" w:rsidR="003C776D" w:rsidRPr="003C776D" w:rsidRDefault="003C776D" w:rsidP="003C776D">
            <w:pPr>
              <w:rPr>
                <w:b/>
              </w:rPr>
            </w:pPr>
            <w:r w:rsidRPr="003C776D">
              <w:rPr>
                <w:b/>
              </w:rPr>
              <w:t>Urgencia</w:t>
            </w:r>
          </w:p>
        </w:tc>
        <w:tc>
          <w:tcPr>
            <w:tcW w:w="3518" w:type="dxa"/>
            <w:gridSpan w:val="2"/>
            <w:shd w:val="clear" w:color="auto" w:fill="E7E6E6" w:themeFill="background2"/>
          </w:tcPr>
          <w:p w14:paraId="026A82B4" w14:textId="77777777" w:rsidR="003C776D" w:rsidRDefault="003C776D" w:rsidP="008177FC">
            <w:pPr>
              <w:keepNext/>
            </w:pPr>
            <w:r>
              <w:t>&lt;baja, media, alta&gt;</w:t>
            </w:r>
          </w:p>
        </w:tc>
      </w:tr>
    </w:tbl>
    <w:p w14:paraId="61608854" w14:textId="176BF000" w:rsidR="003C776D" w:rsidRDefault="008177FC" w:rsidP="008177FC">
      <w:pPr>
        <w:pStyle w:val="Epgrafe"/>
        <w:jc w:val="center"/>
      </w:pPr>
      <w:bookmarkStart w:id="84" w:name="_Toc442008954"/>
      <w:r>
        <w:t xml:space="preserve">Tabla </w:t>
      </w:r>
      <w:fldSimple w:instr=" SEQ Tabla \* ARABIC ">
        <w:r w:rsidR="00772C34">
          <w:rPr>
            <w:noProof/>
          </w:rPr>
          <w:t>2</w:t>
        </w:r>
      </w:fldSimple>
      <w:r>
        <w:t>: Plantilla tipo casos de uso</w:t>
      </w:r>
      <w:bookmarkEnd w:id="84"/>
    </w:p>
    <w:p w14:paraId="4F5AFB92" w14:textId="77777777" w:rsidR="00EF26E0" w:rsidRPr="003C776D" w:rsidRDefault="00EF26E0" w:rsidP="003C776D">
      <w:r>
        <w:br w:type="page"/>
      </w:r>
    </w:p>
    <w:p w14:paraId="31086039" w14:textId="3547745A" w:rsidR="00C63806" w:rsidRPr="00BC7ED6" w:rsidRDefault="00060070" w:rsidP="00C06EAA">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15"/>
        <w:gridCol w:w="645"/>
        <w:gridCol w:w="2987"/>
      </w:tblGrid>
      <w:tr w:rsidR="00060070" w14:paraId="4392D6BB" w14:textId="77777777" w:rsidTr="00060070">
        <w:trPr>
          <w:cantSplit/>
        </w:trPr>
        <w:tc>
          <w:tcPr>
            <w:tcW w:w="3598" w:type="dxa"/>
            <w:shd w:val="clear" w:color="auto" w:fill="E7E6E6" w:themeFill="background2"/>
            <w:vAlign w:val="center"/>
          </w:tcPr>
          <w:p w14:paraId="296041DA" w14:textId="7DBED0BE" w:rsidR="00060070" w:rsidRPr="003C776D" w:rsidRDefault="00C63806" w:rsidP="00D84C19">
            <w:pPr>
              <w:rPr>
                <w:b/>
              </w:rPr>
            </w:pPr>
            <w:r>
              <w:rPr>
                <w:b/>
              </w:rPr>
              <w:t>R</w:t>
            </w:r>
            <w:r w:rsidR="00E55FDE">
              <w:rPr>
                <w:b/>
              </w:rPr>
              <w:t>F-M01</w:t>
            </w:r>
          </w:p>
        </w:tc>
        <w:tc>
          <w:tcPr>
            <w:tcW w:w="4886" w:type="dxa"/>
            <w:gridSpan w:val="2"/>
            <w:shd w:val="clear" w:color="auto" w:fill="E7E6E6" w:themeFill="background2"/>
          </w:tcPr>
          <w:p w14:paraId="6CCB052F" w14:textId="77777777" w:rsidR="00060070" w:rsidRPr="00060070" w:rsidRDefault="00913FBD" w:rsidP="00C63806">
            <w:pPr>
              <w:rPr>
                <w:b/>
              </w:rPr>
            </w:pPr>
            <w:r>
              <w:rPr>
                <w:b/>
              </w:rPr>
              <w:t>Crear la</w:t>
            </w:r>
            <w:r w:rsidR="00060070" w:rsidRPr="00060070">
              <w:rPr>
                <w:b/>
              </w:rPr>
              <w:t xml:space="preserve"> </w:t>
            </w:r>
            <w:r w:rsidR="00C63806">
              <w:rPr>
                <w:b/>
              </w:rPr>
              <w:t>tarea</w:t>
            </w:r>
          </w:p>
        </w:tc>
      </w:tr>
      <w:tr w:rsidR="00060070" w14:paraId="40DF3BE0" w14:textId="77777777" w:rsidTr="00060070">
        <w:trPr>
          <w:cantSplit/>
        </w:trPr>
        <w:tc>
          <w:tcPr>
            <w:tcW w:w="3598" w:type="dxa"/>
            <w:shd w:val="clear" w:color="auto" w:fill="auto"/>
            <w:vAlign w:val="center"/>
          </w:tcPr>
          <w:p w14:paraId="7344AB1B" w14:textId="77777777" w:rsidR="00060070" w:rsidRPr="003C776D" w:rsidRDefault="00060070" w:rsidP="00D84C19">
            <w:pPr>
              <w:rPr>
                <w:b/>
              </w:rPr>
            </w:pPr>
            <w:r w:rsidRPr="003C776D">
              <w:rPr>
                <w:b/>
              </w:rPr>
              <w:t>Descripción</w:t>
            </w:r>
          </w:p>
        </w:tc>
        <w:tc>
          <w:tcPr>
            <w:tcW w:w="4886" w:type="dxa"/>
            <w:gridSpan w:val="2"/>
            <w:shd w:val="clear" w:color="auto" w:fill="auto"/>
          </w:tcPr>
          <w:p w14:paraId="2C652F95" w14:textId="2DF4C85E" w:rsidR="00060070" w:rsidRDefault="00060070" w:rsidP="00DE30F5">
            <w:r>
              <w:t xml:space="preserve">Crear una </w:t>
            </w:r>
            <w:r w:rsidR="00C63806">
              <w:t>tarea</w:t>
            </w:r>
            <w:r>
              <w:t xml:space="preserve"> de tipo “herramienta externa” </w:t>
            </w:r>
            <w:r w:rsidR="00C63806">
              <w:t xml:space="preserve">que al ser </w:t>
            </w:r>
            <w:del w:id="85" w:author="BRUNO BARUQUE ZANON" w:date="2016-02-01T12:40:00Z">
              <w:r w:rsidR="00C63806" w:rsidDel="00DE30F5">
                <w:delText>clicada</w:delText>
              </w:r>
            </w:del>
            <w:ins w:id="86" w:author="BRUNO BARUQUE ZANON" w:date="2016-02-01T12:40:00Z">
              <w:r w:rsidR="00DE30F5">
                <w:t>seleccionada</w:t>
              </w:r>
            </w:ins>
            <w:r w:rsidR="00C63806">
              <w:t xml:space="preserve">, redirija a la aplicación </w:t>
            </w:r>
            <w:r>
              <w:t>web.</w:t>
            </w:r>
          </w:p>
        </w:tc>
      </w:tr>
      <w:tr w:rsidR="00060070" w14:paraId="516DF2A8" w14:textId="77777777" w:rsidTr="00060070">
        <w:trPr>
          <w:cantSplit/>
        </w:trPr>
        <w:tc>
          <w:tcPr>
            <w:tcW w:w="3598" w:type="dxa"/>
            <w:shd w:val="clear" w:color="auto" w:fill="E7E6E6" w:themeFill="background2"/>
            <w:vAlign w:val="center"/>
          </w:tcPr>
          <w:p w14:paraId="4F08C48F" w14:textId="77777777" w:rsidR="00060070" w:rsidRPr="003C776D" w:rsidRDefault="00060070" w:rsidP="00D84C19">
            <w:pPr>
              <w:rPr>
                <w:b/>
              </w:rPr>
            </w:pPr>
            <w:r w:rsidRPr="003C776D">
              <w:rPr>
                <w:b/>
              </w:rPr>
              <w:t>Precondición</w:t>
            </w:r>
          </w:p>
        </w:tc>
        <w:tc>
          <w:tcPr>
            <w:tcW w:w="4886" w:type="dxa"/>
            <w:gridSpan w:val="2"/>
            <w:shd w:val="clear" w:color="auto" w:fill="E7E6E6" w:themeFill="background2"/>
          </w:tcPr>
          <w:p w14:paraId="1E698708" w14:textId="77777777"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14:paraId="552331FB" w14:textId="77777777" w:rsidTr="00060070">
        <w:trPr>
          <w:cantSplit/>
        </w:trPr>
        <w:tc>
          <w:tcPr>
            <w:tcW w:w="3598" w:type="dxa"/>
            <w:vMerge w:val="restart"/>
            <w:shd w:val="clear" w:color="auto" w:fill="auto"/>
            <w:vAlign w:val="center"/>
          </w:tcPr>
          <w:p w14:paraId="0202EC14" w14:textId="77777777" w:rsidR="00060070" w:rsidRPr="003C776D" w:rsidRDefault="00060070" w:rsidP="00D84C19">
            <w:pPr>
              <w:rPr>
                <w:b/>
              </w:rPr>
            </w:pPr>
            <w:r w:rsidRPr="003C776D">
              <w:rPr>
                <w:b/>
              </w:rPr>
              <w:t>Secuencia Normal</w:t>
            </w:r>
          </w:p>
        </w:tc>
        <w:tc>
          <w:tcPr>
            <w:tcW w:w="759" w:type="dxa"/>
            <w:shd w:val="clear" w:color="auto" w:fill="auto"/>
          </w:tcPr>
          <w:p w14:paraId="452774F6" w14:textId="77777777" w:rsidR="00060070" w:rsidRDefault="00060070" w:rsidP="00D84C19">
            <w:r>
              <w:t>Paso</w:t>
            </w:r>
          </w:p>
        </w:tc>
        <w:tc>
          <w:tcPr>
            <w:tcW w:w="4127" w:type="dxa"/>
            <w:shd w:val="clear" w:color="auto" w:fill="auto"/>
          </w:tcPr>
          <w:p w14:paraId="15BED5F7" w14:textId="77777777" w:rsidR="00060070" w:rsidRDefault="00060070" w:rsidP="00D84C19">
            <w:r>
              <w:t>Acción</w:t>
            </w:r>
          </w:p>
        </w:tc>
      </w:tr>
      <w:tr w:rsidR="00060070" w14:paraId="41F9CBE7" w14:textId="77777777" w:rsidTr="00060070">
        <w:trPr>
          <w:cantSplit/>
        </w:trPr>
        <w:tc>
          <w:tcPr>
            <w:tcW w:w="3598" w:type="dxa"/>
            <w:vMerge/>
            <w:shd w:val="clear" w:color="auto" w:fill="auto"/>
            <w:vAlign w:val="center"/>
          </w:tcPr>
          <w:p w14:paraId="42414E70" w14:textId="77777777" w:rsidR="00060070" w:rsidRPr="003C776D" w:rsidRDefault="00060070" w:rsidP="00D84C19">
            <w:pPr>
              <w:rPr>
                <w:b/>
              </w:rPr>
            </w:pPr>
          </w:p>
        </w:tc>
        <w:tc>
          <w:tcPr>
            <w:tcW w:w="759" w:type="dxa"/>
            <w:shd w:val="clear" w:color="auto" w:fill="auto"/>
            <w:vAlign w:val="center"/>
          </w:tcPr>
          <w:p w14:paraId="5E6AF9E0" w14:textId="77777777" w:rsidR="00060070" w:rsidRDefault="00060070" w:rsidP="00D84C19">
            <w:r>
              <w:t>1</w:t>
            </w:r>
          </w:p>
        </w:tc>
        <w:tc>
          <w:tcPr>
            <w:tcW w:w="4127" w:type="dxa"/>
            <w:shd w:val="clear" w:color="auto" w:fill="auto"/>
          </w:tcPr>
          <w:p w14:paraId="4900E263" w14:textId="77777777"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14:paraId="27CB8036" w14:textId="77777777" w:rsidTr="00060070">
        <w:trPr>
          <w:cantSplit/>
        </w:trPr>
        <w:tc>
          <w:tcPr>
            <w:tcW w:w="3598" w:type="dxa"/>
            <w:vMerge/>
            <w:shd w:val="clear" w:color="auto" w:fill="auto"/>
            <w:vAlign w:val="center"/>
          </w:tcPr>
          <w:p w14:paraId="271031E3" w14:textId="77777777" w:rsidR="00060070" w:rsidRPr="003C776D" w:rsidRDefault="00060070" w:rsidP="00D84C19">
            <w:pPr>
              <w:rPr>
                <w:b/>
              </w:rPr>
            </w:pPr>
          </w:p>
        </w:tc>
        <w:tc>
          <w:tcPr>
            <w:tcW w:w="759" w:type="dxa"/>
            <w:shd w:val="clear" w:color="auto" w:fill="auto"/>
            <w:vAlign w:val="center"/>
          </w:tcPr>
          <w:p w14:paraId="3356AA8E" w14:textId="77777777" w:rsidR="00060070" w:rsidRDefault="00060070" w:rsidP="00D84C19">
            <w:r>
              <w:t>2</w:t>
            </w:r>
          </w:p>
        </w:tc>
        <w:tc>
          <w:tcPr>
            <w:tcW w:w="4127" w:type="dxa"/>
            <w:shd w:val="clear" w:color="auto" w:fill="auto"/>
          </w:tcPr>
          <w:p w14:paraId="1ED9E24E" w14:textId="77777777" w:rsidR="00060070" w:rsidRDefault="00060070" w:rsidP="00C63806">
            <w:r>
              <w:t xml:space="preserve">Crea una </w:t>
            </w:r>
            <w:r w:rsidR="00C63806">
              <w:t>tarea</w:t>
            </w:r>
            <w:r>
              <w:t xml:space="preserve"> de tipo “herramienta externa”</w:t>
            </w:r>
            <w:r w:rsidR="006A14CA">
              <w:t xml:space="preserve"> estableciendo la URL</w:t>
            </w:r>
            <w:r w:rsidR="00B92510">
              <w:t xml:space="preserve">, </w:t>
            </w:r>
            <w:proofErr w:type="spellStart"/>
            <w:r w:rsidR="00B92510" w:rsidRPr="00DE30F5">
              <w:rPr>
                <w:i/>
                <w:rPrChange w:id="87" w:author="BRUNO BARUQUE ZANON" w:date="2016-02-01T12:40:00Z">
                  <w:rPr/>
                </w:rPrChange>
              </w:rPr>
              <w:t>key</w:t>
            </w:r>
            <w:proofErr w:type="spellEnd"/>
            <w:r w:rsidR="00B92510">
              <w:t xml:space="preserve"> y </w:t>
            </w:r>
            <w:proofErr w:type="spellStart"/>
            <w:r w:rsidR="00B92510" w:rsidRPr="00DE30F5">
              <w:rPr>
                <w:i/>
                <w:rPrChange w:id="88" w:author="BRUNO BARUQUE ZANON" w:date="2016-02-01T12:40:00Z">
                  <w:rPr/>
                </w:rPrChange>
              </w:rPr>
              <w:t>secret</w:t>
            </w:r>
            <w:proofErr w:type="spellEnd"/>
            <w:r w:rsidR="00C63806">
              <w:t xml:space="preserve"> de la aplicación </w:t>
            </w:r>
            <w:r w:rsidR="006A14CA">
              <w:t>web con el que se va a enlazar y guarda los cambios.</w:t>
            </w:r>
          </w:p>
        </w:tc>
      </w:tr>
      <w:tr w:rsidR="00060070" w14:paraId="736B3726" w14:textId="77777777" w:rsidTr="00060070">
        <w:trPr>
          <w:cantSplit/>
        </w:trPr>
        <w:tc>
          <w:tcPr>
            <w:tcW w:w="3598" w:type="dxa"/>
            <w:shd w:val="clear" w:color="auto" w:fill="E7E6E6" w:themeFill="background2"/>
            <w:vAlign w:val="center"/>
          </w:tcPr>
          <w:p w14:paraId="45026219" w14:textId="77777777" w:rsidR="00060070" w:rsidRPr="003C776D" w:rsidRDefault="00060070" w:rsidP="00D84C19">
            <w:pPr>
              <w:rPr>
                <w:b/>
              </w:rPr>
            </w:pPr>
            <w:r w:rsidRPr="003C776D">
              <w:rPr>
                <w:b/>
              </w:rPr>
              <w:t>Post-condición</w:t>
            </w:r>
          </w:p>
        </w:tc>
        <w:tc>
          <w:tcPr>
            <w:tcW w:w="4886" w:type="dxa"/>
            <w:gridSpan w:val="2"/>
            <w:shd w:val="clear" w:color="auto" w:fill="E7E6E6" w:themeFill="background2"/>
          </w:tcPr>
          <w:p w14:paraId="077A21B1" w14:textId="77777777" w:rsidR="00060070" w:rsidRDefault="00060070" w:rsidP="00C63806">
            <w:r>
              <w:t xml:space="preserve">La nueva </w:t>
            </w:r>
            <w:r w:rsidR="00C63806">
              <w:t>tarea</w:t>
            </w:r>
            <w:r>
              <w:t xml:space="preserve"> aparece en el curso para poder ser accedida.</w:t>
            </w:r>
          </w:p>
        </w:tc>
      </w:tr>
      <w:tr w:rsidR="00A4283A" w14:paraId="71B396C4" w14:textId="77777777" w:rsidTr="00060070">
        <w:trPr>
          <w:cantSplit/>
        </w:trPr>
        <w:tc>
          <w:tcPr>
            <w:tcW w:w="3598" w:type="dxa"/>
            <w:vMerge w:val="restart"/>
            <w:shd w:val="clear" w:color="auto" w:fill="auto"/>
            <w:vAlign w:val="center"/>
          </w:tcPr>
          <w:p w14:paraId="732FA151" w14:textId="77777777" w:rsidR="00A4283A" w:rsidRPr="003C776D" w:rsidRDefault="00A4283A" w:rsidP="00D84C19">
            <w:pPr>
              <w:rPr>
                <w:b/>
              </w:rPr>
            </w:pPr>
            <w:r w:rsidRPr="003C776D">
              <w:rPr>
                <w:b/>
                <w:caps/>
              </w:rPr>
              <w:t>Excepciones</w:t>
            </w:r>
          </w:p>
        </w:tc>
        <w:tc>
          <w:tcPr>
            <w:tcW w:w="759" w:type="dxa"/>
            <w:shd w:val="clear" w:color="auto" w:fill="auto"/>
          </w:tcPr>
          <w:p w14:paraId="054C8BA7" w14:textId="77777777" w:rsidR="00A4283A" w:rsidRDefault="00A4283A" w:rsidP="00D84C19">
            <w:r>
              <w:t>Paso</w:t>
            </w:r>
          </w:p>
        </w:tc>
        <w:tc>
          <w:tcPr>
            <w:tcW w:w="4127" w:type="dxa"/>
            <w:shd w:val="clear" w:color="auto" w:fill="auto"/>
          </w:tcPr>
          <w:p w14:paraId="64963672" w14:textId="77777777" w:rsidR="00A4283A" w:rsidRDefault="00A4283A" w:rsidP="00D84C19">
            <w:r>
              <w:t>Acción</w:t>
            </w:r>
          </w:p>
        </w:tc>
      </w:tr>
      <w:tr w:rsidR="00A4283A" w14:paraId="4A710984" w14:textId="77777777" w:rsidTr="00060070">
        <w:trPr>
          <w:cantSplit/>
        </w:trPr>
        <w:tc>
          <w:tcPr>
            <w:tcW w:w="3598" w:type="dxa"/>
            <w:vMerge/>
            <w:shd w:val="clear" w:color="auto" w:fill="auto"/>
            <w:vAlign w:val="center"/>
          </w:tcPr>
          <w:p w14:paraId="11ABD7DD" w14:textId="77777777" w:rsidR="00A4283A" w:rsidRPr="003C776D" w:rsidRDefault="00A4283A" w:rsidP="00060070">
            <w:pPr>
              <w:rPr>
                <w:b/>
              </w:rPr>
            </w:pPr>
          </w:p>
        </w:tc>
        <w:tc>
          <w:tcPr>
            <w:tcW w:w="759" w:type="dxa"/>
            <w:shd w:val="clear" w:color="auto" w:fill="auto"/>
            <w:vAlign w:val="center"/>
          </w:tcPr>
          <w:p w14:paraId="0884FA1A" w14:textId="77777777" w:rsidR="00A4283A" w:rsidRDefault="00A4283A" w:rsidP="00060070">
            <w:r>
              <w:t>1</w:t>
            </w:r>
          </w:p>
        </w:tc>
        <w:tc>
          <w:tcPr>
            <w:tcW w:w="4127" w:type="dxa"/>
            <w:shd w:val="clear" w:color="auto" w:fill="auto"/>
          </w:tcPr>
          <w:p w14:paraId="707B6F7D" w14:textId="77777777" w:rsidR="00A4283A" w:rsidRDefault="00A4283A" w:rsidP="00C63806">
            <w:r>
              <w:t xml:space="preserve">Si el profesor introduce </w:t>
            </w:r>
            <w:r w:rsidR="00C63806">
              <w:t>datos de acceso</w:t>
            </w:r>
            <w:r>
              <w:t xml:space="preserve"> incorrectos, no podrá acceder a Moodle.</w:t>
            </w:r>
          </w:p>
        </w:tc>
      </w:tr>
      <w:tr w:rsidR="00A4283A" w14:paraId="7E3B42CC" w14:textId="77777777" w:rsidTr="00060070">
        <w:trPr>
          <w:cantSplit/>
        </w:trPr>
        <w:tc>
          <w:tcPr>
            <w:tcW w:w="3598" w:type="dxa"/>
            <w:vMerge/>
            <w:shd w:val="clear" w:color="auto" w:fill="auto"/>
            <w:vAlign w:val="center"/>
          </w:tcPr>
          <w:p w14:paraId="6D86F793" w14:textId="77777777" w:rsidR="00A4283A" w:rsidRPr="003C776D" w:rsidRDefault="00A4283A" w:rsidP="00060070">
            <w:pPr>
              <w:rPr>
                <w:b/>
              </w:rPr>
            </w:pPr>
          </w:p>
        </w:tc>
        <w:tc>
          <w:tcPr>
            <w:tcW w:w="759" w:type="dxa"/>
            <w:shd w:val="clear" w:color="auto" w:fill="auto"/>
            <w:vAlign w:val="center"/>
          </w:tcPr>
          <w:p w14:paraId="6DD4AE72" w14:textId="77777777" w:rsidR="00A4283A" w:rsidRDefault="00A4283A" w:rsidP="00060070">
            <w:r>
              <w:t>2</w:t>
            </w:r>
          </w:p>
        </w:tc>
        <w:tc>
          <w:tcPr>
            <w:tcW w:w="4127" w:type="dxa"/>
            <w:shd w:val="clear" w:color="auto" w:fill="auto"/>
          </w:tcPr>
          <w:p w14:paraId="133548EC" w14:textId="77777777" w:rsidR="00A4283A" w:rsidRDefault="00A4283A" w:rsidP="00C63806">
            <w:r>
              <w:t xml:space="preserve">Si el curso no está creado, no se podrá crear la </w:t>
            </w:r>
            <w:r w:rsidR="00C63806">
              <w:t>tarea</w:t>
            </w:r>
            <w:r>
              <w:t>.</w:t>
            </w:r>
          </w:p>
        </w:tc>
      </w:tr>
      <w:tr w:rsidR="00A4283A" w14:paraId="016B40CD" w14:textId="77777777" w:rsidTr="00060070">
        <w:trPr>
          <w:cantSplit/>
        </w:trPr>
        <w:tc>
          <w:tcPr>
            <w:tcW w:w="3598" w:type="dxa"/>
            <w:vMerge/>
            <w:shd w:val="clear" w:color="auto" w:fill="auto"/>
            <w:vAlign w:val="center"/>
          </w:tcPr>
          <w:p w14:paraId="427E8DBC" w14:textId="77777777" w:rsidR="00A4283A" w:rsidRPr="003C776D" w:rsidRDefault="00A4283A" w:rsidP="00060070">
            <w:pPr>
              <w:rPr>
                <w:b/>
              </w:rPr>
            </w:pPr>
          </w:p>
        </w:tc>
        <w:tc>
          <w:tcPr>
            <w:tcW w:w="759" w:type="dxa"/>
            <w:shd w:val="clear" w:color="auto" w:fill="auto"/>
            <w:vAlign w:val="center"/>
          </w:tcPr>
          <w:p w14:paraId="0C10486E" w14:textId="77777777" w:rsidR="00A4283A" w:rsidRDefault="00A4283A" w:rsidP="00060070">
            <w:r>
              <w:t>3</w:t>
            </w:r>
          </w:p>
        </w:tc>
        <w:tc>
          <w:tcPr>
            <w:tcW w:w="4127" w:type="dxa"/>
            <w:shd w:val="clear" w:color="auto" w:fill="auto"/>
          </w:tcPr>
          <w:p w14:paraId="67B76359" w14:textId="77777777" w:rsidR="00A4283A" w:rsidRDefault="00A4283A" w:rsidP="00C63806">
            <w:r>
              <w:t xml:space="preserve">Si introduce alguno de los parámetros (URL, </w:t>
            </w:r>
            <w:proofErr w:type="spellStart"/>
            <w:r w:rsidRPr="00DE30F5">
              <w:rPr>
                <w:i/>
                <w:rPrChange w:id="89" w:author="BRUNO BARUQUE ZANON" w:date="2016-02-01T12:41:00Z">
                  <w:rPr/>
                </w:rPrChange>
              </w:rPr>
              <w:t>key</w:t>
            </w:r>
            <w:proofErr w:type="spellEnd"/>
            <w:r>
              <w:t xml:space="preserve">, </w:t>
            </w:r>
            <w:proofErr w:type="spellStart"/>
            <w:r w:rsidRPr="00DE30F5">
              <w:rPr>
                <w:i/>
                <w:rPrChange w:id="90" w:author="BRUNO BARUQUE ZANON" w:date="2016-02-01T12:41:00Z">
                  <w:rPr/>
                </w:rPrChange>
              </w:rPr>
              <w:t>se</w:t>
            </w:r>
            <w:r w:rsidR="00C63806" w:rsidRPr="00DE30F5">
              <w:rPr>
                <w:i/>
                <w:rPrChange w:id="91" w:author="BRUNO BARUQUE ZANON" w:date="2016-02-01T12:41:00Z">
                  <w:rPr/>
                </w:rPrChange>
              </w:rPr>
              <w:t>cret</w:t>
            </w:r>
            <w:proofErr w:type="spellEnd"/>
            <w:r w:rsidR="00C63806">
              <w:t>) incorrectamente, no podrá acceder a la aplicación web.</w:t>
            </w:r>
          </w:p>
        </w:tc>
      </w:tr>
      <w:tr w:rsidR="00060070" w14:paraId="5516904E" w14:textId="77777777" w:rsidTr="00060070">
        <w:trPr>
          <w:cantSplit/>
        </w:trPr>
        <w:tc>
          <w:tcPr>
            <w:tcW w:w="3598" w:type="dxa"/>
            <w:shd w:val="clear" w:color="auto" w:fill="E7E6E6" w:themeFill="background2"/>
            <w:vAlign w:val="center"/>
          </w:tcPr>
          <w:p w14:paraId="0AA1A86E" w14:textId="77777777" w:rsidR="00060070" w:rsidRPr="003C776D" w:rsidRDefault="00060070" w:rsidP="00060070">
            <w:pPr>
              <w:rPr>
                <w:b/>
              </w:rPr>
            </w:pPr>
            <w:r w:rsidRPr="003C776D">
              <w:rPr>
                <w:b/>
              </w:rPr>
              <w:t>Importancia</w:t>
            </w:r>
          </w:p>
        </w:tc>
        <w:tc>
          <w:tcPr>
            <w:tcW w:w="4886" w:type="dxa"/>
            <w:gridSpan w:val="2"/>
            <w:shd w:val="clear" w:color="auto" w:fill="E7E6E6" w:themeFill="background2"/>
          </w:tcPr>
          <w:p w14:paraId="76C74107" w14:textId="77777777" w:rsidR="00060070" w:rsidRDefault="00645B80" w:rsidP="00060070">
            <w:r>
              <w:t>Alta.</w:t>
            </w:r>
          </w:p>
        </w:tc>
      </w:tr>
      <w:tr w:rsidR="00060070" w14:paraId="28179C70" w14:textId="77777777" w:rsidTr="00060070">
        <w:trPr>
          <w:cantSplit/>
        </w:trPr>
        <w:tc>
          <w:tcPr>
            <w:tcW w:w="3598" w:type="dxa"/>
            <w:shd w:val="clear" w:color="auto" w:fill="auto"/>
            <w:vAlign w:val="center"/>
          </w:tcPr>
          <w:p w14:paraId="5DAAF200" w14:textId="77777777" w:rsidR="00060070" w:rsidRPr="003C776D" w:rsidRDefault="00060070" w:rsidP="00060070">
            <w:pPr>
              <w:rPr>
                <w:b/>
              </w:rPr>
            </w:pPr>
            <w:r w:rsidRPr="003C776D">
              <w:rPr>
                <w:b/>
              </w:rPr>
              <w:t>Frecuencia</w:t>
            </w:r>
          </w:p>
        </w:tc>
        <w:tc>
          <w:tcPr>
            <w:tcW w:w="4886" w:type="dxa"/>
            <w:gridSpan w:val="2"/>
            <w:shd w:val="clear" w:color="auto" w:fill="auto"/>
          </w:tcPr>
          <w:p w14:paraId="0212D8E6" w14:textId="77777777" w:rsidR="00060070" w:rsidRDefault="00645B80" w:rsidP="00060070">
            <w:r>
              <w:t>Baja.</w:t>
            </w:r>
          </w:p>
        </w:tc>
      </w:tr>
      <w:tr w:rsidR="00060070" w14:paraId="36D09136" w14:textId="77777777" w:rsidTr="00060070">
        <w:trPr>
          <w:cantSplit/>
        </w:trPr>
        <w:tc>
          <w:tcPr>
            <w:tcW w:w="3598" w:type="dxa"/>
            <w:shd w:val="clear" w:color="auto" w:fill="E7E6E6" w:themeFill="background2"/>
            <w:vAlign w:val="center"/>
          </w:tcPr>
          <w:p w14:paraId="2CD946F6" w14:textId="77777777" w:rsidR="00060070" w:rsidRPr="003C776D" w:rsidRDefault="00060070" w:rsidP="00060070">
            <w:pPr>
              <w:rPr>
                <w:b/>
              </w:rPr>
            </w:pPr>
            <w:r w:rsidRPr="003C776D">
              <w:rPr>
                <w:b/>
              </w:rPr>
              <w:t>Urgencia</w:t>
            </w:r>
          </w:p>
        </w:tc>
        <w:tc>
          <w:tcPr>
            <w:tcW w:w="4886" w:type="dxa"/>
            <w:gridSpan w:val="2"/>
            <w:shd w:val="clear" w:color="auto" w:fill="E7E6E6" w:themeFill="background2"/>
          </w:tcPr>
          <w:p w14:paraId="268426C8" w14:textId="77777777" w:rsidR="00060070" w:rsidRDefault="00060070" w:rsidP="008177FC">
            <w:pPr>
              <w:keepNext/>
            </w:pPr>
            <w:r>
              <w:t>Alta</w:t>
            </w:r>
            <w:r w:rsidR="00645B80">
              <w:t>.</w:t>
            </w:r>
          </w:p>
        </w:tc>
      </w:tr>
    </w:tbl>
    <w:p w14:paraId="7A5F9430" w14:textId="2A43C13D" w:rsidR="00115546" w:rsidRDefault="008177FC" w:rsidP="008177FC">
      <w:pPr>
        <w:pStyle w:val="Epgrafe"/>
        <w:jc w:val="center"/>
      </w:pPr>
      <w:bookmarkStart w:id="92" w:name="_Toc442008955"/>
      <w:r>
        <w:t xml:space="preserve">Tabla </w:t>
      </w:r>
      <w:fldSimple w:instr=" SEQ Tabla \* ARABIC ">
        <w:r w:rsidR="00772C34">
          <w:rPr>
            <w:noProof/>
          </w:rPr>
          <w:t>3</w:t>
        </w:r>
      </w:fldSimple>
      <w:r>
        <w:t>: Plantilla RF-M01 "Crear la tarea"</w:t>
      </w:r>
      <w:bookmarkEnd w:id="92"/>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09"/>
        <w:gridCol w:w="645"/>
        <w:gridCol w:w="2833"/>
      </w:tblGrid>
      <w:tr w:rsidR="006A14CA" w14:paraId="6478E78E" w14:textId="77777777" w:rsidTr="007D0CE7">
        <w:trPr>
          <w:cantSplit/>
        </w:trPr>
        <w:tc>
          <w:tcPr>
            <w:tcW w:w="2709" w:type="dxa"/>
            <w:shd w:val="clear" w:color="auto" w:fill="E7E6E6" w:themeFill="background2"/>
            <w:vAlign w:val="center"/>
          </w:tcPr>
          <w:p w14:paraId="0180ACCC" w14:textId="77777777" w:rsidR="006A14CA" w:rsidRPr="003C776D" w:rsidRDefault="00A4283A" w:rsidP="00D84C19">
            <w:pPr>
              <w:rPr>
                <w:b/>
              </w:rPr>
            </w:pPr>
            <w:r>
              <w:rPr>
                <w:b/>
              </w:rPr>
              <w:lastRenderedPageBreak/>
              <w:t>RF-M02</w:t>
            </w:r>
          </w:p>
        </w:tc>
        <w:tc>
          <w:tcPr>
            <w:tcW w:w="3478" w:type="dxa"/>
            <w:gridSpan w:val="2"/>
            <w:shd w:val="clear" w:color="auto" w:fill="E7E6E6" w:themeFill="background2"/>
          </w:tcPr>
          <w:p w14:paraId="4071AFFA" w14:textId="77777777" w:rsidR="006A14CA" w:rsidRPr="00060070" w:rsidRDefault="00A4283A" w:rsidP="00C63806">
            <w:pPr>
              <w:rPr>
                <w:b/>
              </w:rPr>
            </w:pPr>
            <w:r>
              <w:rPr>
                <w:b/>
              </w:rPr>
              <w:t>Configurar la</w:t>
            </w:r>
            <w:r w:rsidR="006A14CA">
              <w:rPr>
                <w:b/>
              </w:rPr>
              <w:t xml:space="preserve"> </w:t>
            </w:r>
            <w:r w:rsidR="00C63806">
              <w:rPr>
                <w:b/>
              </w:rPr>
              <w:t>tarea</w:t>
            </w:r>
          </w:p>
        </w:tc>
      </w:tr>
      <w:tr w:rsidR="006A14CA" w14:paraId="624649B7" w14:textId="77777777" w:rsidTr="007D0CE7">
        <w:trPr>
          <w:cantSplit/>
        </w:trPr>
        <w:tc>
          <w:tcPr>
            <w:tcW w:w="2709" w:type="dxa"/>
            <w:shd w:val="clear" w:color="auto" w:fill="auto"/>
            <w:vAlign w:val="center"/>
          </w:tcPr>
          <w:p w14:paraId="0D5820CF" w14:textId="77777777" w:rsidR="006A14CA" w:rsidRPr="003C776D" w:rsidRDefault="006A14CA" w:rsidP="00D84C19">
            <w:pPr>
              <w:rPr>
                <w:b/>
              </w:rPr>
            </w:pPr>
            <w:r w:rsidRPr="003C776D">
              <w:rPr>
                <w:b/>
              </w:rPr>
              <w:t>Descripción</w:t>
            </w:r>
          </w:p>
        </w:tc>
        <w:tc>
          <w:tcPr>
            <w:tcW w:w="3478" w:type="dxa"/>
            <w:gridSpan w:val="2"/>
            <w:shd w:val="clear" w:color="auto" w:fill="auto"/>
          </w:tcPr>
          <w:p w14:paraId="08EF6019" w14:textId="77777777" w:rsidR="006A14CA" w:rsidRDefault="006A14CA" w:rsidP="00C63806">
            <w:r>
              <w:t xml:space="preserve">La </w:t>
            </w:r>
            <w:r w:rsidR="00C63806">
              <w:t>tarea</w:t>
            </w:r>
            <w:r>
              <w:t xml:space="preserve"> creada </w:t>
            </w:r>
            <w:r w:rsidR="00A4283A">
              <w:t>podrá ser configurada o editada por el profesor.</w:t>
            </w:r>
          </w:p>
        </w:tc>
      </w:tr>
      <w:tr w:rsidR="006A14CA" w14:paraId="6CBC9877" w14:textId="77777777" w:rsidTr="007D0CE7">
        <w:trPr>
          <w:cantSplit/>
        </w:trPr>
        <w:tc>
          <w:tcPr>
            <w:tcW w:w="2709" w:type="dxa"/>
            <w:shd w:val="clear" w:color="auto" w:fill="E7E6E6" w:themeFill="background2"/>
            <w:vAlign w:val="center"/>
          </w:tcPr>
          <w:p w14:paraId="3D86D8E2" w14:textId="77777777" w:rsidR="006A14CA" w:rsidRPr="003C776D" w:rsidRDefault="006A14CA" w:rsidP="00D84C19">
            <w:pPr>
              <w:rPr>
                <w:b/>
              </w:rPr>
            </w:pPr>
            <w:r w:rsidRPr="003C776D">
              <w:rPr>
                <w:b/>
              </w:rPr>
              <w:t>Precondición</w:t>
            </w:r>
          </w:p>
        </w:tc>
        <w:tc>
          <w:tcPr>
            <w:tcW w:w="3478" w:type="dxa"/>
            <w:gridSpan w:val="2"/>
            <w:shd w:val="clear" w:color="auto" w:fill="E7E6E6" w:themeFill="background2"/>
          </w:tcPr>
          <w:p w14:paraId="793B230D" w14:textId="77777777" w:rsidR="006A14CA" w:rsidRDefault="00A4283A" w:rsidP="00C63806">
            <w:r>
              <w:t xml:space="preserve">Tener creada la </w:t>
            </w:r>
            <w:r w:rsidR="00C63806">
              <w:t>tarea</w:t>
            </w:r>
            <w:r>
              <w:t>.</w:t>
            </w:r>
          </w:p>
        </w:tc>
      </w:tr>
      <w:tr w:rsidR="006A14CA" w14:paraId="27546982" w14:textId="77777777" w:rsidTr="007D0CE7">
        <w:trPr>
          <w:cantSplit/>
        </w:trPr>
        <w:tc>
          <w:tcPr>
            <w:tcW w:w="2709" w:type="dxa"/>
            <w:vMerge w:val="restart"/>
            <w:shd w:val="clear" w:color="auto" w:fill="auto"/>
            <w:vAlign w:val="center"/>
          </w:tcPr>
          <w:p w14:paraId="1A31F90E" w14:textId="77777777" w:rsidR="006A14CA" w:rsidRPr="003C776D" w:rsidRDefault="006A14CA" w:rsidP="00D84C19">
            <w:pPr>
              <w:rPr>
                <w:b/>
              </w:rPr>
            </w:pPr>
            <w:r w:rsidRPr="003C776D">
              <w:rPr>
                <w:b/>
              </w:rPr>
              <w:t>Secuencia Normal</w:t>
            </w:r>
          </w:p>
        </w:tc>
        <w:tc>
          <w:tcPr>
            <w:tcW w:w="645" w:type="dxa"/>
            <w:shd w:val="clear" w:color="auto" w:fill="auto"/>
          </w:tcPr>
          <w:p w14:paraId="0A2C5040" w14:textId="77777777" w:rsidR="006A14CA" w:rsidRDefault="006A14CA" w:rsidP="00D84C19">
            <w:r>
              <w:t>Paso</w:t>
            </w:r>
          </w:p>
        </w:tc>
        <w:tc>
          <w:tcPr>
            <w:tcW w:w="2833" w:type="dxa"/>
            <w:shd w:val="clear" w:color="auto" w:fill="auto"/>
          </w:tcPr>
          <w:p w14:paraId="610F69A3" w14:textId="77777777" w:rsidR="006A14CA" w:rsidRDefault="006A14CA" w:rsidP="00D84C19">
            <w:r>
              <w:t>Acción</w:t>
            </w:r>
          </w:p>
        </w:tc>
      </w:tr>
      <w:tr w:rsidR="006A14CA" w14:paraId="2B206D74" w14:textId="77777777" w:rsidTr="007D0CE7">
        <w:trPr>
          <w:cantSplit/>
        </w:trPr>
        <w:tc>
          <w:tcPr>
            <w:tcW w:w="2709" w:type="dxa"/>
            <w:vMerge/>
            <w:shd w:val="clear" w:color="auto" w:fill="auto"/>
            <w:vAlign w:val="center"/>
          </w:tcPr>
          <w:p w14:paraId="6C606B27" w14:textId="77777777" w:rsidR="006A14CA" w:rsidRPr="003C776D" w:rsidRDefault="006A14CA" w:rsidP="00D84C19">
            <w:pPr>
              <w:rPr>
                <w:b/>
              </w:rPr>
            </w:pPr>
          </w:p>
        </w:tc>
        <w:tc>
          <w:tcPr>
            <w:tcW w:w="645" w:type="dxa"/>
            <w:shd w:val="clear" w:color="auto" w:fill="auto"/>
            <w:vAlign w:val="center"/>
          </w:tcPr>
          <w:p w14:paraId="49FBA995" w14:textId="77777777" w:rsidR="006A14CA" w:rsidRDefault="006A14CA" w:rsidP="00D84C19">
            <w:r>
              <w:t>1</w:t>
            </w:r>
          </w:p>
        </w:tc>
        <w:tc>
          <w:tcPr>
            <w:tcW w:w="2833" w:type="dxa"/>
            <w:shd w:val="clear" w:color="auto" w:fill="auto"/>
          </w:tcPr>
          <w:p w14:paraId="56A5A10E" w14:textId="28D2ECAC" w:rsidR="006A14CA" w:rsidRDefault="006A14CA" w:rsidP="00DE30F5">
            <w:r>
              <w:t xml:space="preserve">El profesor accede a Moodle con sus </w:t>
            </w:r>
            <w:r w:rsidR="00C63806">
              <w:t>datos de acceso</w:t>
            </w:r>
            <w:r>
              <w:t xml:space="preserve"> y </w:t>
            </w:r>
            <w:del w:id="93" w:author="BRUNO BARUQUE ZANON" w:date="2016-02-01T12:41:00Z">
              <w:r w:rsidDel="00DE30F5">
                <w:delText>pulsa</w:delText>
              </w:r>
              <w:r w:rsidR="00A4283A" w:rsidDel="00DE30F5">
                <w:delText xml:space="preserve"> en </w:delText>
              </w:r>
            </w:del>
            <w:ins w:id="94" w:author="BRUNO BARUQUE ZANON" w:date="2016-02-01T12:41:00Z">
              <w:r w:rsidR="00DE30F5">
                <w:t xml:space="preserve">solicita </w:t>
              </w:r>
            </w:ins>
            <w:r w:rsidR="00A4283A">
              <w:t xml:space="preserve">“editar” sobre la </w:t>
            </w:r>
            <w:r w:rsidR="00C63806">
              <w:t>tarea</w:t>
            </w:r>
            <w:r w:rsidR="00A4283A">
              <w:t>.</w:t>
            </w:r>
          </w:p>
        </w:tc>
      </w:tr>
      <w:tr w:rsidR="006A14CA" w14:paraId="74C13C89" w14:textId="77777777" w:rsidTr="007D0CE7">
        <w:trPr>
          <w:cantSplit/>
        </w:trPr>
        <w:tc>
          <w:tcPr>
            <w:tcW w:w="2709" w:type="dxa"/>
            <w:shd w:val="clear" w:color="auto" w:fill="E7E6E6" w:themeFill="background2"/>
            <w:vAlign w:val="center"/>
          </w:tcPr>
          <w:p w14:paraId="1613CD0A" w14:textId="77777777" w:rsidR="006A14CA" w:rsidRPr="003C776D" w:rsidRDefault="006A14CA" w:rsidP="00D84C19">
            <w:pPr>
              <w:rPr>
                <w:b/>
              </w:rPr>
            </w:pPr>
            <w:r w:rsidRPr="003C776D">
              <w:rPr>
                <w:b/>
              </w:rPr>
              <w:t>Post-condición</w:t>
            </w:r>
          </w:p>
        </w:tc>
        <w:tc>
          <w:tcPr>
            <w:tcW w:w="3478" w:type="dxa"/>
            <w:gridSpan w:val="2"/>
            <w:shd w:val="clear" w:color="auto" w:fill="E7E6E6" w:themeFill="background2"/>
          </w:tcPr>
          <w:p w14:paraId="10ADC091" w14:textId="77777777" w:rsidR="006A14CA" w:rsidRDefault="006A14CA" w:rsidP="00C63806">
            <w:r>
              <w:t xml:space="preserve">La </w:t>
            </w:r>
            <w:r w:rsidR="00C63806">
              <w:t>tarea</w:t>
            </w:r>
            <w:r>
              <w:t xml:space="preserve"> queda configurada.</w:t>
            </w:r>
          </w:p>
        </w:tc>
      </w:tr>
      <w:tr w:rsidR="006A14CA" w14:paraId="012B082C" w14:textId="77777777" w:rsidTr="007D0CE7">
        <w:trPr>
          <w:cantSplit/>
        </w:trPr>
        <w:tc>
          <w:tcPr>
            <w:tcW w:w="2709" w:type="dxa"/>
            <w:vMerge w:val="restart"/>
            <w:shd w:val="clear" w:color="auto" w:fill="auto"/>
            <w:vAlign w:val="center"/>
          </w:tcPr>
          <w:p w14:paraId="343C4703" w14:textId="77777777" w:rsidR="006A14CA" w:rsidRPr="003C776D" w:rsidRDefault="006A14CA" w:rsidP="00D84C19">
            <w:pPr>
              <w:rPr>
                <w:b/>
              </w:rPr>
            </w:pPr>
            <w:r w:rsidRPr="003C776D">
              <w:rPr>
                <w:b/>
                <w:caps/>
              </w:rPr>
              <w:t>Excepciones</w:t>
            </w:r>
          </w:p>
        </w:tc>
        <w:tc>
          <w:tcPr>
            <w:tcW w:w="645" w:type="dxa"/>
            <w:shd w:val="clear" w:color="auto" w:fill="auto"/>
          </w:tcPr>
          <w:p w14:paraId="077CFFA8" w14:textId="77777777" w:rsidR="006A14CA" w:rsidRDefault="006A14CA" w:rsidP="00D84C19">
            <w:r>
              <w:t>Paso</w:t>
            </w:r>
          </w:p>
        </w:tc>
        <w:tc>
          <w:tcPr>
            <w:tcW w:w="2833" w:type="dxa"/>
            <w:shd w:val="clear" w:color="auto" w:fill="auto"/>
          </w:tcPr>
          <w:p w14:paraId="61688108" w14:textId="77777777" w:rsidR="006A14CA" w:rsidRDefault="006A14CA" w:rsidP="00D84C19">
            <w:r>
              <w:t>Acción</w:t>
            </w:r>
          </w:p>
        </w:tc>
      </w:tr>
      <w:tr w:rsidR="006A14CA" w14:paraId="5C9C1879" w14:textId="77777777" w:rsidTr="007D0CE7">
        <w:trPr>
          <w:cantSplit/>
        </w:trPr>
        <w:tc>
          <w:tcPr>
            <w:tcW w:w="2709" w:type="dxa"/>
            <w:vMerge/>
            <w:shd w:val="clear" w:color="auto" w:fill="auto"/>
            <w:vAlign w:val="center"/>
          </w:tcPr>
          <w:p w14:paraId="6AE5218D" w14:textId="77777777" w:rsidR="006A14CA" w:rsidRPr="003C776D" w:rsidRDefault="006A14CA" w:rsidP="00D84C19">
            <w:pPr>
              <w:rPr>
                <w:b/>
              </w:rPr>
            </w:pPr>
          </w:p>
        </w:tc>
        <w:tc>
          <w:tcPr>
            <w:tcW w:w="645" w:type="dxa"/>
            <w:shd w:val="clear" w:color="auto" w:fill="auto"/>
            <w:vAlign w:val="center"/>
          </w:tcPr>
          <w:p w14:paraId="73450672" w14:textId="77777777" w:rsidR="006A14CA" w:rsidRDefault="006A14CA" w:rsidP="00D84C19">
            <w:r>
              <w:t>1</w:t>
            </w:r>
          </w:p>
        </w:tc>
        <w:tc>
          <w:tcPr>
            <w:tcW w:w="2833" w:type="dxa"/>
            <w:shd w:val="clear" w:color="auto" w:fill="auto"/>
          </w:tcPr>
          <w:p w14:paraId="3A154245" w14:textId="77777777" w:rsidR="006A14CA" w:rsidRDefault="00A4283A" w:rsidP="00C63806">
            <w:r>
              <w:t xml:space="preserve">Si el profesor introduce </w:t>
            </w:r>
            <w:r w:rsidR="00C63806">
              <w:t>datos de acceso</w:t>
            </w:r>
            <w:r>
              <w:t xml:space="preserve"> incorrectos, no podrá acceder a Moodle.</w:t>
            </w:r>
          </w:p>
        </w:tc>
      </w:tr>
      <w:tr w:rsidR="006A14CA" w14:paraId="38A24054" w14:textId="77777777" w:rsidTr="007D0CE7">
        <w:trPr>
          <w:cantSplit/>
        </w:trPr>
        <w:tc>
          <w:tcPr>
            <w:tcW w:w="2709" w:type="dxa"/>
            <w:shd w:val="clear" w:color="auto" w:fill="E7E6E6" w:themeFill="background2"/>
            <w:vAlign w:val="center"/>
          </w:tcPr>
          <w:p w14:paraId="6B63B7C4" w14:textId="77777777" w:rsidR="006A14CA" w:rsidRPr="003C776D" w:rsidRDefault="006A14CA" w:rsidP="00D84C19">
            <w:pPr>
              <w:rPr>
                <w:b/>
              </w:rPr>
            </w:pPr>
            <w:r w:rsidRPr="003C776D">
              <w:rPr>
                <w:b/>
              </w:rPr>
              <w:t>Importancia</w:t>
            </w:r>
          </w:p>
        </w:tc>
        <w:tc>
          <w:tcPr>
            <w:tcW w:w="3478" w:type="dxa"/>
            <w:gridSpan w:val="2"/>
            <w:shd w:val="clear" w:color="auto" w:fill="E7E6E6" w:themeFill="background2"/>
          </w:tcPr>
          <w:p w14:paraId="6B8DC3ED" w14:textId="77777777" w:rsidR="006A14CA" w:rsidRDefault="00C63806" w:rsidP="00D84C19">
            <w:r>
              <w:t>Media</w:t>
            </w:r>
            <w:r w:rsidR="00645B80">
              <w:t>.</w:t>
            </w:r>
          </w:p>
        </w:tc>
      </w:tr>
      <w:tr w:rsidR="006A14CA" w14:paraId="7019CCFF" w14:textId="77777777" w:rsidTr="007D0CE7">
        <w:trPr>
          <w:cantSplit/>
        </w:trPr>
        <w:tc>
          <w:tcPr>
            <w:tcW w:w="2709" w:type="dxa"/>
            <w:shd w:val="clear" w:color="auto" w:fill="auto"/>
            <w:vAlign w:val="center"/>
          </w:tcPr>
          <w:p w14:paraId="438A9947" w14:textId="77777777" w:rsidR="006A14CA" w:rsidRPr="003C776D" w:rsidRDefault="006A14CA" w:rsidP="00D84C19">
            <w:pPr>
              <w:rPr>
                <w:b/>
              </w:rPr>
            </w:pPr>
            <w:r w:rsidRPr="003C776D">
              <w:rPr>
                <w:b/>
              </w:rPr>
              <w:t>Frecuencia</w:t>
            </w:r>
          </w:p>
        </w:tc>
        <w:tc>
          <w:tcPr>
            <w:tcW w:w="3478" w:type="dxa"/>
            <w:gridSpan w:val="2"/>
            <w:shd w:val="clear" w:color="auto" w:fill="auto"/>
          </w:tcPr>
          <w:p w14:paraId="37270C90" w14:textId="77777777" w:rsidR="006A14CA" w:rsidRDefault="00645B80" w:rsidP="00D84C19">
            <w:r>
              <w:t>Baja.</w:t>
            </w:r>
          </w:p>
        </w:tc>
      </w:tr>
      <w:tr w:rsidR="006A14CA" w14:paraId="1C158E12" w14:textId="77777777" w:rsidTr="007D0CE7">
        <w:trPr>
          <w:cantSplit/>
        </w:trPr>
        <w:tc>
          <w:tcPr>
            <w:tcW w:w="2709" w:type="dxa"/>
            <w:shd w:val="clear" w:color="auto" w:fill="E7E6E6" w:themeFill="background2"/>
            <w:vAlign w:val="center"/>
          </w:tcPr>
          <w:p w14:paraId="28DA46ED" w14:textId="77777777" w:rsidR="006A14CA" w:rsidRPr="003C776D" w:rsidRDefault="006A14CA" w:rsidP="00D84C19">
            <w:pPr>
              <w:rPr>
                <w:b/>
              </w:rPr>
            </w:pPr>
            <w:r w:rsidRPr="003C776D">
              <w:rPr>
                <w:b/>
              </w:rPr>
              <w:t>Urgencia</w:t>
            </w:r>
          </w:p>
        </w:tc>
        <w:tc>
          <w:tcPr>
            <w:tcW w:w="3478" w:type="dxa"/>
            <w:gridSpan w:val="2"/>
            <w:shd w:val="clear" w:color="auto" w:fill="E7E6E6" w:themeFill="background2"/>
          </w:tcPr>
          <w:p w14:paraId="58DFC857" w14:textId="77777777" w:rsidR="006A14CA" w:rsidRDefault="00C63806" w:rsidP="008177FC">
            <w:pPr>
              <w:keepNext/>
            </w:pPr>
            <w:r>
              <w:t>Media</w:t>
            </w:r>
            <w:r w:rsidR="00645B80">
              <w:t>.</w:t>
            </w:r>
          </w:p>
        </w:tc>
      </w:tr>
    </w:tbl>
    <w:p w14:paraId="71EEFBEC" w14:textId="79DD502F" w:rsidR="0072584A" w:rsidRDefault="008177FC" w:rsidP="008177FC">
      <w:pPr>
        <w:pStyle w:val="Epgrafe"/>
        <w:jc w:val="center"/>
      </w:pPr>
      <w:bookmarkStart w:id="95" w:name="_Toc442008956"/>
      <w:r>
        <w:t xml:space="preserve">Tabla </w:t>
      </w:r>
      <w:fldSimple w:instr=" SEQ Tabla \* ARABIC ">
        <w:r w:rsidR="00772C34">
          <w:rPr>
            <w:noProof/>
          </w:rPr>
          <w:t>4</w:t>
        </w:r>
      </w:fldSimple>
      <w:r>
        <w:t>: Plantilla RF-M02 "Configurar la tarea"</w:t>
      </w:r>
      <w:bookmarkEnd w:id="95"/>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07"/>
        <w:gridCol w:w="644"/>
        <w:gridCol w:w="2996"/>
      </w:tblGrid>
      <w:tr w:rsidR="006A14CA" w14:paraId="47BE682A" w14:textId="77777777" w:rsidTr="00D84C19">
        <w:trPr>
          <w:cantSplit/>
        </w:trPr>
        <w:tc>
          <w:tcPr>
            <w:tcW w:w="3598" w:type="dxa"/>
            <w:shd w:val="clear" w:color="auto" w:fill="E7E6E6" w:themeFill="background2"/>
            <w:vAlign w:val="center"/>
          </w:tcPr>
          <w:p w14:paraId="78438DAF" w14:textId="77777777" w:rsidR="006A14CA" w:rsidRPr="003C776D" w:rsidRDefault="00A4283A" w:rsidP="00D84C19">
            <w:pPr>
              <w:rPr>
                <w:b/>
              </w:rPr>
            </w:pPr>
            <w:r>
              <w:rPr>
                <w:b/>
              </w:rPr>
              <w:t>RF-M03</w:t>
            </w:r>
          </w:p>
        </w:tc>
        <w:tc>
          <w:tcPr>
            <w:tcW w:w="4886" w:type="dxa"/>
            <w:gridSpan w:val="2"/>
            <w:shd w:val="clear" w:color="auto" w:fill="E7E6E6" w:themeFill="background2"/>
          </w:tcPr>
          <w:p w14:paraId="529F63A4" w14:textId="77777777" w:rsidR="006A14CA" w:rsidRPr="00060070" w:rsidRDefault="007D25B2" w:rsidP="00C63806">
            <w:pPr>
              <w:rPr>
                <w:b/>
              </w:rPr>
            </w:pPr>
            <w:r>
              <w:rPr>
                <w:b/>
              </w:rPr>
              <w:t xml:space="preserve">Seleccionar </w:t>
            </w:r>
            <w:r w:rsidR="00C63806">
              <w:rPr>
                <w:b/>
              </w:rPr>
              <w:t>tarea</w:t>
            </w:r>
          </w:p>
        </w:tc>
      </w:tr>
      <w:tr w:rsidR="006A14CA" w14:paraId="687173E7" w14:textId="77777777" w:rsidTr="00D84C19">
        <w:trPr>
          <w:cantSplit/>
        </w:trPr>
        <w:tc>
          <w:tcPr>
            <w:tcW w:w="3598" w:type="dxa"/>
            <w:shd w:val="clear" w:color="auto" w:fill="auto"/>
            <w:vAlign w:val="center"/>
          </w:tcPr>
          <w:p w14:paraId="6EAEE813" w14:textId="77777777" w:rsidR="006A14CA" w:rsidRPr="003C776D" w:rsidRDefault="006A14CA" w:rsidP="00D84C19">
            <w:pPr>
              <w:rPr>
                <w:b/>
              </w:rPr>
            </w:pPr>
            <w:r w:rsidRPr="003C776D">
              <w:rPr>
                <w:b/>
              </w:rPr>
              <w:t>Descripción</w:t>
            </w:r>
          </w:p>
        </w:tc>
        <w:tc>
          <w:tcPr>
            <w:tcW w:w="4886" w:type="dxa"/>
            <w:gridSpan w:val="2"/>
            <w:shd w:val="clear" w:color="auto" w:fill="auto"/>
          </w:tcPr>
          <w:p w14:paraId="470A126B" w14:textId="77440D04" w:rsidR="006A14CA" w:rsidRDefault="007D25B2" w:rsidP="00DE30F5">
            <w:r>
              <w:t xml:space="preserve">El usuario, bien sea el profesor o el alumno, </w:t>
            </w:r>
            <w:del w:id="96" w:author="BRUNO BARUQUE ZANON" w:date="2016-02-01T12:42:00Z">
              <w:r w:rsidDel="00DE30F5">
                <w:delText>cli</w:delText>
              </w:r>
              <w:r w:rsidR="00A4283A" w:rsidDel="00DE30F5">
                <w:delText xml:space="preserve">ca sobre </w:delText>
              </w:r>
            </w:del>
            <w:ins w:id="97" w:author="BRUNO BARUQUE ZANON" w:date="2016-02-01T12:42:00Z">
              <w:r w:rsidR="00DE30F5">
                <w:t xml:space="preserve">selecciona </w:t>
              </w:r>
            </w:ins>
            <w:r w:rsidR="00A4283A">
              <w:t xml:space="preserve">la </w:t>
            </w:r>
            <w:r w:rsidR="00C63806">
              <w:t xml:space="preserve">tarea de Moodle y es redirigido a la aplicación </w:t>
            </w:r>
            <w:r w:rsidR="00A4283A">
              <w:t>web.</w:t>
            </w:r>
          </w:p>
        </w:tc>
      </w:tr>
      <w:tr w:rsidR="006A14CA" w14:paraId="5BF29E9E" w14:textId="77777777" w:rsidTr="00D84C19">
        <w:trPr>
          <w:cantSplit/>
        </w:trPr>
        <w:tc>
          <w:tcPr>
            <w:tcW w:w="3598" w:type="dxa"/>
            <w:shd w:val="clear" w:color="auto" w:fill="E7E6E6" w:themeFill="background2"/>
            <w:vAlign w:val="center"/>
          </w:tcPr>
          <w:p w14:paraId="6378475F" w14:textId="77777777" w:rsidR="006A14CA" w:rsidRPr="003C776D" w:rsidRDefault="006A14CA" w:rsidP="00D84C19">
            <w:pPr>
              <w:rPr>
                <w:b/>
              </w:rPr>
            </w:pPr>
            <w:r w:rsidRPr="003C776D">
              <w:rPr>
                <w:b/>
              </w:rPr>
              <w:t>Precondición</w:t>
            </w:r>
          </w:p>
        </w:tc>
        <w:tc>
          <w:tcPr>
            <w:tcW w:w="4886" w:type="dxa"/>
            <w:gridSpan w:val="2"/>
            <w:shd w:val="clear" w:color="auto" w:fill="E7E6E6" w:themeFill="background2"/>
          </w:tcPr>
          <w:p w14:paraId="1856FB47" w14:textId="77777777" w:rsidR="006A14CA" w:rsidRDefault="007D25B2" w:rsidP="00C63806">
            <w:r>
              <w:t xml:space="preserve">La </w:t>
            </w:r>
            <w:r w:rsidR="00C63806">
              <w:t>tarea</w:t>
            </w:r>
            <w:r>
              <w:t xml:space="preserve"> debe de estar creada y configurada correctamente.</w:t>
            </w:r>
          </w:p>
        </w:tc>
      </w:tr>
      <w:tr w:rsidR="006A14CA" w14:paraId="12AB1AF5" w14:textId="77777777" w:rsidTr="00D84C19">
        <w:trPr>
          <w:cantSplit/>
        </w:trPr>
        <w:tc>
          <w:tcPr>
            <w:tcW w:w="3598" w:type="dxa"/>
            <w:vMerge w:val="restart"/>
            <w:shd w:val="clear" w:color="auto" w:fill="auto"/>
            <w:vAlign w:val="center"/>
          </w:tcPr>
          <w:p w14:paraId="05BC0CB6" w14:textId="77777777" w:rsidR="006A14CA" w:rsidRPr="003C776D" w:rsidRDefault="006A14CA" w:rsidP="00D84C19">
            <w:pPr>
              <w:rPr>
                <w:b/>
              </w:rPr>
            </w:pPr>
            <w:r w:rsidRPr="003C776D">
              <w:rPr>
                <w:b/>
              </w:rPr>
              <w:t>Secuencia Normal</w:t>
            </w:r>
          </w:p>
        </w:tc>
        <w:tc>
          <w:tcPr>
            <w:tcW w:w="759" w:type="dxa"/>
            <w:shd w:val="clear" w:color="auto" w:fill="auto"/>
          </w:tcPr>
          <w:p w14:paraId="1A405885" w14:textId="77777777" w:rsidR="006A14CA" w:rsidRDefault="006A14CA" w:rsidP="00D84C19">
            <w:r>
              <w:t>Paso</w:t>
            </w:r>
          </w:p>
        </w:tc>
        <w:tc>
          <w:tcPr>
            <w:tcW w:w="4127" w:type="dxa"/>
            <w:shd w:val="clear" w:color="auto" w:fill="auto"/>
          </w:tcPr>
          <w:p w14:paraId="319094D9" w14:textId="77777777" w:rsidR="006A14CA" w:rsidRDefault="006A14CA" w:rsidP="00D84C19">
            <w:r>
              <w:t>Acción</w:t>
            </w:r>
          </w:p>
        </w:tc>
      </w:tr>
      <w:tr w:rsidR="006A14CA" w14:paraId="59C82A1D" w14:textId="77777777" w:rsidTr="00D84C19">
        <w:trPr>
          <w:cantSplit/>
        </w:trPr>
        <w:tc>
          <w:tcPr>
            <w:tcW w:w="3598" w:type="dxa"/>
            <w:vMerge/>
            <w:shd w:val="clear" w:color="auto" w:fill="auto"/>
            <w:vAlign w:val="center"/>
          </w:tcPr>
          <w:p w14:paraId="4935DF7A" w14:textId="77777777" w:rsidR="006A14CA" w:rsidRPr="003C776D" w:rsidRDefault="006A14CA" w:rsidP="00D84C19">
            <w:pPr>
              <w:rPr>
                <w:b/>
              </w:rPr>
            </w:pPr>
          </w:p>
        </w:tc>
        <w:tc>
          <w:tcPr>
            <w:tcW w:w="759" w:type="dxa"/>
            <w:shd w:val="clear" w:color="auto" w:fill="auto"/>
            <w:vAlign w:val="center"/>
          </w:tcPr>
          <w:p w14:paraId="32CB272F" w14:textId="77777777" w:rsidR="006A14CA" w:rsidRDefault="006A14CA" w:rsidP="00D84C19">
            <w:r>
              <w:t>1</w:t>
            </w:r>
          </w:p>
        </w:tc>
        <w:tc>
          <w:tcPr>
            <w:tcW w:w="4127" w:type="dxa"/>
            <w:shd w:val="clear" w:color="auto" w:fill="auto"/>
          </w:tcPr>
          <w:p w14:paraId="36AB0413" w14:textId="585C75D0" w:rsidR="006A14CA" w:rsidRDefault="007D25B2" w:rsidP="00DE30F5">
            <w:r>
              <w:t xml:space="preserve">El profesor o alumno accede a Moodle con sus credenciales y </w:t>
            </w:r>
            <w:commentRangeStart w:id="98"/>
            <w:del w:id="99" w:author="BRUNO BARUQUE ZANON" w:date="2016-02-01T12:42:00Z">
              <w:r w:rsidDel="00DE30F5">
                <w:delText xml:space="preserve">clica </w:delText>
              </w:r>
            </w:del>
            <w:ins w:id="100" w:author="BRUNO BARUQUE ZANON" w:date="2016-02-01T12:42:00Z">
              <w:r w:rsidR="00DE30F5">
                <w:t>selecciona</w:t>
              </w:r>
              <w:commentRangeEnd w:id="98"/>
              <w:r w:rsidR="00DE30F5">
                <w:rPr>
                  <w:rStyle w:val="Refdecomentario"/>
                </w:rPr>
                <w:commentReference w:id="98"/>
              </w:r>
              <w:r w:rsidR="00DE30F5">
                <w:t xml:space="preserve"> </w:t>
              </w:r>
            </w:ins>
            <w:r>
              <w:t xml:space="preserve">sobre la </w:t>
            </w:r>
            <w:r w:rsidR="00C63806">
              <w:t>tarea</w:t>
            </w:r>
            <w:r>
              <w:t>.</w:t>
            </w:r>
          </w:p>
        </w:tc>
      </w:tr>
      <w:tr w:rsidR="006A14CA" w14:paraId="605E8695" w14:textId="77777777" w:rsidTr="00D84C19">
        <w:trPr>
          <w:cantSplit/>
        </w:trPr>
        <w:tc>
          <w:tcPr>
            <w:tcW w:w="3598" w:type="dxa"/>
            <w:shd w:val="clear" w:color="auto" w:fill="E7E6E6" w:themeFill="background2"/>
            <w:vAlign w:val="center"/>
          </w:tcPr>
          <w:p w14:paraId="6F0472E0" w14:textId="77777777" w:rsidR="006A14CA" w:rsidRPr="003C776D" w:rsidRDefault="006A14CA" w:rsidP="00D84C19">
            <w:pPr>
              <w:rPr>
                <w:b/>
              </w:rPr>
            </w:pPr>
            <w:r w:rsidRPr="003C776D">
              <w:rPr>
                <w:b/>
              </w:rPr>
              <w:t>Post-condición</w:t>
            </w:r>
          </w:p>
        </w:tc>
        <w:tc>
          <w:tcPr>
            <w:tcW w:w="4886" w:type="dxa"/>
            <w:gridSpan w:val="2"/>
            <w:shd w:val="clear" w:color="auto" w:fill="E7E6E6" w:themeFill="background2"/>
          </w:tcPr>
          <w:p w14:paraId="18B7DB23" w14:textId="77777777" w:rsidR="006A14CA" w:rsidRDefault="00C63806" w:rsidP="00C63806">
            <w:r>
              <w:t xml:space="preserve">El usuario accede correctamente a la aplicación </w:t>
            </w:r>
            <w:r w:rsidR="007D25B2">
              <w:t>web en función de su rol.</w:t>
            </w:r>
          </w:p>
        </w:tc>
      </w:tr>
      <w:tr w:rsidR="006A14CA" w14:paraId="07531146" w14:textId="77777777" w:rsidTr="00D84C19">
        <w:trPr>
          <w:cantSplit/>
        </w:trPr>
        <w:tc>
          <w:tcPr>
            <w:tcW w:w="3598" w:type="dxa"/>
            <w:vMerge w:val="restart"/>
            <w:shd w:val="clear" w:color="auto" w:fill="auto"/>
            <w:vAlign w:val="center"/>
          </w:tcPr>
          <w:p w14:paraId="255DFD2A" w14:textId="77777777" w:rsidR="006A14CA" w:rsidRPr="003C776D" w:rsidRDefault="006A14CA" w:rsidP="00D84C19">
            <w:pPr>
              <w:rPr>
                <w:b/>
              </w:rPr>
            </w:pPr>
            <w:r w:rsidRPr="003C776D">
              <w:rPr>
                <w:b/>
                <w:caps/>
              </w:rPr>
              <w:lastRenderedPageBreak/>
              <w:t>Excepciones</w:t>
            </w:r>
          </w:p>
        </w:tc>
        <w:tc>
          <w:tcPr>
            <w:tcW w:w="759" w:type="dxa"/>
            <w:shd w:val="clear" w:color="auto" w:fill="auto"/>
          </w:tcPr>
          <w:p w14:paraId="21C5F17A" w14:textId="77777777" w:rsidR="006A14CA" w:rsidRDefault="006A14CA" w:rsidP="00D84C19">
            <w:r>
              <w:t>Paso</w:t>
            </w:r>
          </w:p>
        </w:tc>
        <w:tc>
          <w:tcPr>
            <w:tcW w:w="4127" w:type="dxa"/>
            <w:shd w:val="clear" w:color="auto" w:fill="auto"/>
          </w:tcPr>
          <w:p w14:paraId="41CD9828" w14:textId="77777777" w:rsidR="006A14CA" w:rsidRDefault="006A14CA" w:rsidP="00D84C19">
            <w:r>
              <w:t>Acción</w:t>
            </w:r>
          </w:p>
        </w:tc>
      </w:tr>
      <w:tr w:rsidR="006A14CA" w14:paraId="79A4FDAE" w14:textId="77777777" w:rsidTr="00D84C19">
        <w:trPr>
          <w:cantSplit/>
        </w:trPr>
        <w:tc>
          <w:tcPr>
            <w:tcW w:w="3598" w:type="dxa"/>
            <w:vMerge/>
            <w:shd w:val="clear" w:color="auto" w:fill="auto"/>
            <w:vAlign w:val="center"/>
          </w:tcPr>
          <w:p w14:paraId="18CA5CA2" w14:textId="77777777" w:rsidR="006A14CA" w:rsidRPr="003C776D" w:rsidRDefault="006A14CA" w:rsidP="00D84C19">
            <w:pPr>
              <w:rPr>
                <w:b/>
              </w:rPr>
            </w:pPr>
          </w:p>
        </w:tc>
        <w:tc>
          <w:tcPr>
            <w:tcW w:w="759" w:type="dxa"/>
            <w:shd w:val="clear" w:color="auto" w:fill="auto"/>
            <w:vAlign w:val="center"/>
          </w:tcPr>
          <w:p w14:paraId="26508127" w14:textId="77777777" w:rsidR="006A14CA" w:rsidRDefault="006A14CA" w:rsidP="00D84C19">
            <w:r>
              <w:t>1</w:t>
            </w:r>
          </w:p>
        </w:tc>
        <w:tc>
          <w:tcPr>
            <w:tcW w:w="4127" w:type="dxa"/>
            <w:shd w:val="clear" w:color="auto" w:fill="auto"/>
          </w:tcPr>
          <w:p w14:paraId="797787E3" w14:textId="77777777" w:rsidR="006A14CA" w:rsidRDefault="00C63806" w:rsidP="00C63806">
            <w:r>
              <w:t>Los parámetros de la tarea no están configurados</w:t>
            </w:r>
            <w:r w:rsidR="007D25B2">
              <w:t xml:space="preserve"> correctamente.</w:t>
            </w:r>
          </w:p>
        </w:tc>
      </w:tr>
      <w:tr w:rsidR="006A14CA" w14:paraId="6F533B09" w14:textId="77777777" w:rsidTr="00D84C19">
        <w:trPr>
          <w:cantSplit/>
        </w:trPr>
        <w:tc>
          <w:tcPr>
            <w:tcW w:w="3598" w:type="dxa"/>
            <w:shd w:val="clear" w:color="auto" w:fill="E7E6E6" w:themeFill="background2"/>
            <w:vAlign w:val="center"/>
          </w:tcPr>
          <w:p w14:paraId="49A503E8" w14:textId="77777777" w:rsidR="006A14CA" w:rsidRPr="003C776D" w:rsidRDefault="006A14CA" w:rsidP="00D84C19">
            <w:pPr>
              <w:rPr>
                <w:b/>
              </w:rPr>
            </w:pPr>
            <w:r w:rsidRPr="003C776D">
              <w:rPr>
                <w:b/>
              </w:rPr>
              <w:t>Importancia</w:t>
            </w:r>
          </w:p>
        </w:tc>
        <w:tc>
          <w:tcPr>
            <w:tcW w:w="4886" w:type="dxa"/>
            <w:gridSpan w:val="2"/>
            <w:shd w:val="clear" w:color="auto" w:fill="E7E6E6" w:themeFill="background2"/>
          </w:tcPr>
          <w:p w14:paraId="5A93B352" w14:textId="77777777" w:rsidR="006A14CA" w:rsidRDefault="00645B80" w:rsidP="00D84C19">
            <w:r>
              <w:t>Alta.</w:t>
            </w:r>
          </w:p>
        </w:tc>
      </w:tr>
      <w:tr w:rsidR="006A14CA" w14:paraId="7D195505" w14:textId="77777777" w:rsidTr="00D84C19">
        <w:trPr>
          <w:cantSplit/>
        </w:trPr>
        <w:tc>
          <w:tcPr>
            <w:tcW w:w="3598" w:type="dxa"/>
            <w:shd w:val="clear" w:color="auto" w:fill="auto"/>
            <w:vAlign w:val="center"/>
          </w:tcPr>
          <w:p w14:paraId="670CB7D6" w14:textId="77777777" w:rsidR="006A14CA" w:rsidRPr="003C776D" w:rsidRDefault="006A14CA" w:rsidP="00D84C19">
            <w:pPr>
              <w:rPr>
                <w:b/>
              </w:rPr>
            </w:pPr>
            <w:r w:rsidRPr="003C776D">
              <w:rPr>
                <w:b/>
              </w:rPr>
              <w:t>Frecuencia</w:t>
            </w:r>
          </w:p>
        </w:tc>
        <w:tc>
          <w:tcPr>
            <w:tcW w:w="4886" w:type="dxa"/>
            <w:gridSpan w:val="2"/>
            <w:shd w:val="clear" w:color="auto" w:fill="auto"/>
          </w:tcPr>
          <w:p w14:paraId="6DF57869" w14:textId="77777777" w:rsidR="006A14CA" w:rsidRDefault="00645B80" w:rsidP="00D84C19">
            <w:r>
              <w:t>Alta.</w:t>
            </w:r>
          </w:p>
        </w:tc>
      </w:tr>
      <w:tr w:rsidR="006A14CA" w14:paraId="609E1B08" w14:textId="77777777" w:rsidTr="00D84C19">
        <w:trPr>
          <w:cantSplit/>
        </w:trPr>
        <w:tc>
          <w:tcPr>
            <w:tcW w:w="3598" w:type="dxa"/>
            <w:shd w:val="clear" w:color="auto" w:fill="E7E6E6" w:themeFill="background2"/>
            <w:vAlign w:val="center"/>
          </w:tcPr>
          <w:p w14:paraId="4FDF8AD7" w14:textId="77777777" w:rsidR="006A14CA" w:rsidRPr="003C776D" w:rsidRDefault="006A14CA" w:rsidP="00D84C19">
            <w:pPr>
              <w:rPr>
                <w:b/>
              </w:rPr>
            </w:pPr>
            <w:r w:rsidRPr="003C776D">
              <w:rPr>
                <w:b/>
              </w:rPr>
              <w:t>Urgencia</w:t>
            </w:r>
          </w:p>
        </w:tc>
        <w:tc>
          <w:tcPr>
            <w:tcW w:w="4886" w:type="dxa"/>
            <w:gridSpan w:val="2"/>
            <w:shd w:val="clear" w:color="auto" w:fill="E7E6E6" w:themeFill="background2"/>
          </w:tcPr>
          <w:p w14:paraId="4DDE34D8" w14:textId="77777777" w:rsidR="006A14CA" w:rsidRDefault="006A14CA" w:rsidP="008177FC">
            <w:pPr>
              <w:keepNext/>
            </w:pPr>
            <w:r>
              <w:t>Alta</w:t>
            </w:r>
            <w:r w:rsidR="00645B80">
              <w:t>.</w:t>
            </w:r>
          </w:p>
        </w:tc>
      </w:tr>
    </w:tbl>
    <w:p w14:paraId="66EA014D" w14:textId="1B4D26FC" w:rsidR="008177FC" w:rsidRDefault="008177FC" w:rsidP="008177FC">
      <w:pPr>
        <w:pStyle w:val="Epgrafe"/>
        <w:jc w:val="center"/>
      </w:pPr>
      <w:bookmarkStart w:id="101" w:name="_Toc442008957"/>
      <w:r>
        <w:t xml:space="preserve">Tabla </w:t>
      </w:r>
      <w:fldSimple w:instr=" SEQ Tabla \* ARABIC ">
        <w:r w:rsidR="00772C34">
          <w:rPr>
            <w:noProof/>
          </w:rPr>
          <w:t>5</w:t>
        </w:r>
      </w:fldSimple>
      <w:r>
        <w:t>: Plantilla RF-M03 "Seleccionar la tarea"</w:t>
      </w:r>
      <w:bookmarkEnd w:id="101"/>
    </w:p>
    <w:p w14:paraId="442311C3" w14:textId="77777777" w:rsidR="00170FC9" w:rsidRDefault="00C63806" w:rsidP="00170FC9">
      <w:pPr>
        <w:pStyle w:val="Ttulo4"/>
      </w:pPr>
      <w:r>
        <w:t xml:space="preserve">Pertenecientes a la Aplicación </w:t>
      </w:r>
      <w:r w:rsidR="00170FC9">
        <w:t>web</w:t>
      </w:r>
    </w:p>
    <w:p w14:paraId="106D2DB3" w14:textId="77777777" w:rsidR="0054055C" w:rsidRPr="0054055C" w:rsidRDefault="0054055C" w:rsidP="00711285">
      <w:pPr>
        <w:pStyle w:val="Prrafodelista"/>
        <w:numPr>
          <w:ilvl w:val="0"/>
          <w:numId w:val="14"/>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5"/>
        <w:gridCol w:w="649"/>
        <w:gridCol w:w="2953"/>
      </w:tblGrid>
      <w:tr w:rsidR="00A4283A" w14:paraId="0EEE3957" w14:textId="77777777" w:rsidTr="004474DE">
        <w:trPr>
          <w:cantSplit/>
        </w:trPr>
        <w:tc>
          <w:tcPr>
            <w:tcW w:w="3598" w:type="dxa"/>
            <w:shd w:val="clear" w:color="auto" w:fill="E7E6E6" w:themeFill="background2"/>
            <w:vAlign w:val="center"/>
          </w:tcPr>
          <w:p w14:paraId="477EE6EC" w14:textId="77777777"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14:paraId="6A6DBCBB" w14:textId="77777777" w:rsidR="00A4283A" w:rsidRPr="00060070" w:rsidRDefault="00C63806" w:rsidP="004474DE">
            <w:pPr>
              <w:rPr>
                <w:b/>
              </w:rPr>
            </w:pPr>
            <w:r>
              <w:rPr>
                <w:b/>
              </w:rPr>
              <w:t>Registrarse en la aplicación web</w:t>
            </w:r>
          </w:p>
        </w:tc>
      </w:tr>
      <w:tr w:rsidR="00A4283A" w14:paraId="642D7B2B" w14:textId="77777777" w:rsidTr="004474DE">
        <w:trPr>
          <w:cantSplit/>
        </w:trPr>
        <w:tc>
          <w:tcPr>
            <w:tcW w:w="3598" w:type="dxa"/>
            <w:shd w:val="clear" w:color="auto" w:fill="auto"/>
            <w:vAlign w:val="center"/>
          </w:tcPr>
          <w:p w14:paraId="641A6531" w14:textId="77777777" w:rsidR="00A4283A" w:rsidRPr="003C776D" w:rsidRDefault="00A4283A" w:rsidP="004474DE">
            <w:pPr>
              <w:rPr>
                <w:b/>
              </w:rPr>
            </w:pPr>
            <w:r w:rsidRPr="003C776D">
              <w:rPr>
                <w:b/>
              </w:rPr>
              <w:t>Descripción</w:t>
            </w:r>
          </w:p>
        </w:tc>
        <w:tc>
          <w:tcPr>
            <w:tcW w:w="4886" w:type="dxa"/>
            <w:gridSpan w:val="2"/>
            <w:shd w:val="clear" w:color="auto" w:fill="auto"/>
          </w:tcPr>
          <w:p w14:paraId="63A8F78B" w14:textId="77777777"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14:paraId="30300A8A" w14:textId="77777777" w:rsidTr="004474DE">
        <w:trPr>
          <w:cantSplit/>
        </w:trPr>
        <w:tc>
          <w:tcPr>
            <w:tcW w:w="3598" w:type="dxa"/>
            <w:shd w:val="clear" w:color="auto" w:fill="E7E6E6" w:themeFill="background2"/>
            <w:vAlign w:val="center"/>
          </w:tcPr>
          <w:p w14:paraId="3FDAFB23" w14:textId="77777777" w:rsidR="00A4283A" w:rsidRPr="003C776D" w:rsidRDefault="00A4283A" w:rsidP="004474DE">
            <w:pPr>
              <w:rPr>
                <w:b/>
              </w:rPr>
            </w:pPr>
            <w:r w:rsidRPr="003C776D">
              <w:rPr>
                <w:b/>
              </w:rPr>
              <w:t>Precondición</w:t>
            </w:r>
          </w:p>
        </w:tc>
        <w:tc>
          <w:tcPr>
            <w:tcW w:w="4886" w:type="dxa"/>
            <w:gridSpan w:val="2"/>
            <w:shd w:val="clear" w:color="auto" w:fill="E7E6E6" w:themeFill="background2"/>
          </w:tcPr>
          <w:p w14:paraId="4EE13160" w14:textId="77777777" w:rsidR="00A4283A" w:rsidRDefault="00C63806" w:rsidP="00C63806">
            <w:r>
              <w:t>Que el profesor no se haya registrado previamente.</w:t>
            </w:r>
          </w:p>
        </w:tc>
      </w:tr>
      <w:tr w:rsidR="00A4283A" w14:paraId="6EBE3764" w14:textId="77777777" w:rsidTr="004474DE">
        <w:trPr>
          <w:cantSplit/>
        </w:trPr>
        <w:tc>
          <w:tcPr>
            <w:tcW w:w="3598" w:type="dxa"/>
            <w:vMerge w:val="restart"/>
            <w:shd w:val="clear" w:color="auto" w:fill="auto"/>
            <w:vAlign w:val="center"/>
          </w:tcPr>
          <w:p w14:paraId="3E1121BB" w14:textId="77777777" w:rsidR="00A4283A" w:rsidRDefault="00A4283A" w:rsidP="004474DE">
            <w:pPr>
              <w:rPr>
                <w:b/>
              </w:rPr>
            </w:pPr>
          </w:p>
          <w:p w14:paraId="3247D55B" w14:textId="77777777" w:rsidR="00A4283A" w:rsidRPr="003C776D" w:rsidRDefault="00A4283A" w:rsidP="004474DE">
            <w:pPr>
              <w:rPr>
                <w:b/>
              </w:rPr>
            </w:pPr>
            <w:r w:rsidRPr="003C776D">
              <w:rPr>
                <w:b/>
              </w:rPr>
              <w:t>Secuencia Normal</w:t>
            </w:r>
          </w:p>
        </w:tc>
        <w:tc>
          <w:tcPr>
            <w:tcW w:w="759" w:type="dxa"/>
            <w:shd w:val="clear" w:color="auto" w:fill="auto"/>
          </w:tcPr>
          <w:p w14:paraId="08D0D669" w14:textId="77777777" w:rsidR="00A4283A" w:rsidRDefault="00A4283A" w:rsidP="004474DE">
            <w:r>
              <w:t>Paso</w:t>
            </w:r>
          </w:p>
        </w:tc>
        <w:tc>
          <w:tcPr>
            <w:tcW w:w="4127" w:type="dxa"/>
            <w:shd w:val="clear" w:color="auto" w:fill="auto"/>
          </w:tcPr>
          <w:p w14:paraId="4EBE1F29" w14:textId="77777777" w:rsidR="00A4283A" w:rsidRDefault="00A4283A" w:rsidP="004474DE">
            <w:r>
              <w:t>Acción</w:t>
            </w:r>
          </w:p>
        </w:tc>
      </w:tr>
      <w:tr w:rsidR="00A4283A" w14:paraId="38E68443" w14:textId="77777777" w:rsidTr="004474DE">
        <w:trPr>
          <w:cantSplit/>
        </w:trPr>
        <w:tc>
          <w:tcPr>
            <w:tcW w:w="3598" w:type="dxa"/>
            <w:vMerge/>
            <w:shd w:val="clear" w:color="auto" w:fill="auto"/>
            <w:vAlign w:val="center"/>
          </w:tcPr>
          <w:p w14:paraId="125FECD2" w14:textId="77777777" w:rsidR="00A4283A" w:rsidRPr="003C776D" w:rsidRDefault="00A4283A" w:rsidP="004474DE">
            <w:pPr>
              <w:rPr>
                <w:b/>
              </w:rPr>
            </w:pPr>
          </w:p>
        </w:tc>
        <w:tc>
          <w:tcPr>
            <w:tcW w:w="759" w:type="dxa"/>
            <w:shd w:val="clear" w:color="auto" w:fill="auto"/>
            <w:vAlign w:val="center"/>
          </w:tcPr>
          <w:p w14:paraId="050CE093" w14:textId="77777777" w:rsidR="00A4283A" w:rsidRDefault="00A4283A" w:rsidP="004474DE">
            <w:r>
              <w:t>1</w:t>
            </w:r>
          </w:p>
        </w:tc>
        <w:tc>
          <w:tcPr>
            <w:tcW w:w="4127" w:type="dxa"/>
            <w:shd w:val="clear" w:color="auto" w:fill="auto"/>
          </w:tcPr>
          <w:p w14:paraId="5A10284A" w14:textId="77777777" w:rsidR="00A4283A" w:rsidRDefault="00A4283A" w:rsidP="00C63806">
            <w:r>
              <w:t xml:space="preserve">El profesor </w:t>
            </w:r>
            <w:r w:rsidR="00C60BF7">
              <w:t>rellena el formulario de registro con sus datos.</w:t>
            </w:r>
          </w:p>
        </w:tc>
      </w:tr>
      <w:tr w:rsidR="00A4283A" w14:paraId="29615E84" w14:textId="77777777" w:rsidTr="004474DE">
        <w:trPr>
          <w:cantSplit/>
        </w:trPr>
        <w:tc>
          <w:tcPr>
            <w:tcW w:w="3598" w:type="dxa"/>
            <w:shd w:val="clear" w:color="auto" w:fill="E7E6E6" w:themeFill="background2"/>
            <w:vAlign w:val="center"/>
          </w:tcPr>
          <w:p w14:paraId="7E6CCEF6"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2F4C9E4B" w14:textId="2CCBD2CD" w:rsidR="00A4283A" w:rsidRDefault="008177FC" w:rsidP="004474DE">
            <w:r>
              <w:t>El profesor queda registrado y obtiene los parámetros LTI.</w:t>
            </w:r>
          </w:p>
        </w:tc>
      </w:tr>
      <w:tr w:rsidR="00C60BF7" w14:paraId="4FA8091C" w14:textId="77777777" w:rsidTr="00C60BF7">
        <w:trPr>
          <w:cantSplit/>
        </w:trPr>
        <w:tc>
          <w:tcPr>
            <w:tcW w:w="3598" w:type="dxa"/>
            <w:vMerge w:val="restart"/>
            <w:shd w:val="clear" w:color="auto" w:fill="auto"/>
            <w:vAlign w:val="center"/>
          </w:tcPr>
          <w:p w14:paraId="1773BB6F" w14:textId="77777777" w:rsidR="00C60BF7" w:rsidRPr="003C776D" w:rsidRDefault="00C60BF7" w:rsidP="00C60BF7">
            <w:pPr>
              <w:rPr>
                <w:b/>
              </w:rPr>
            </w:pPr>
            <w:r w:rsidRPr="003C776D">
              <w:rPr>
                <w:b/>
                <w:caps/>
              </w:rPr>
              <w:t>Excepciones</w:t>
            </w:r>
          </w:p>
        </w:tc>
        <w:tc>
          <w:tcPr>
            <w:tcW w:w="759" w:type="dxa"/>
            <w:shd w:val="clear" w:color="auto" w:fill="auto"/>
          </w:tcPr>
          <w:p w14:paraId="4DEA3DC2" w14:textId="77777777" w:rsidR="00C60BF7" w:rsidRDefault="00C60BF7" w:rsidP="00C60BF7">
            <w:r>
              <w:t>Paso</w:t>
            </w:r>
          </w:p>
        </w:tc>
        <w:tc>
          <w:tcPr>
            <w:tcW w:w="4127" w:type="dxa"/>
            <w:shd w:val="clear" w:color="auto" w:fill="auto"/>
          </w:tcPr>
          <w:p w14:paraId="2E500A4D" w14:textId="77777777" w:rsidR="00C60BF7" w:rsidRDefault="00C60BF7" w:rsidP="00C60BF7">
            <w:r>
              <w:t>Acción</w:t>
            </w:r>
          </w:p>
        </w:tc>
      </w:tr>
      <w:tr w:rsidR="00C60BF7" w14:paraId="087FA19F" w14:textId="77777777" w:rsidTr="00E03823">
        <w:trPr>
          <w:cantSplit/>
        </w:trPr>
        <w:tc>
          <w:tcPr>
            <w:tcW w:w="3598" w:type="dxa"/>
            <w:vMerge/>
            <w:shd w:val="clear" w:color="auto" w:fill="auto"/>
            <w:vAlign w:val="center"/>
          </w:tcPr>
          <w:p w14:paraId="7C72488A" w14:textId="77777777" w:rsidR="00C60BF7" w:rsidRPr="003C776D" w:rsidRDefault="00C60BF7" w:rsidP="00C60BF7">
            <w:pPr>
              <w:rPr>
                <w:b/>
                <w:caps/>
              </w:rPr>
            </w:pPr>
          </w:p>
        </w:tc>
        <w:tc>
          <w:tcPr>
            <w:tcW w:w="759" w:type="dxa"/>
            <w:shd w:val="clear" w:color="auto" w:fill="auto"/>
            <w:vAlign w:val="center"/>
          </w:tcPr>
          <w:p w14:paraId="4755E060" w14:textId="77777777" w:rsidR="00C60BF7" w:rsidRDefault="00C60BF7" w:rsidP="00C60BF7">
            <w:r>
              <w:t>1</w:t>
            </w:r>
          </w:p>
        </w:tc>
        <w:tc>
          <w:tcPr>
            <w:tcW w:w="4127" w:type="dxa"/>
            <w:shd w:val="clear" w:color="auto" w:fill="auto"/>
          </w:tcPr>
          <w:p w14:paraId="448DA1A9" w14:textId="77777777" w:rsidR="00C60BF7" w:rsidRDefault="00C60BF7" w:rsidP="00C60BF7">
            <w:r>
              <w:t>El profesor no rellena correctamente los campos del formulario (campos vacíos, datos incorrectos).</w:t>
            </w:r>
          </w:p>
        </w:tc>
      </w:tr>
      <w:tr w:rsidR="00C60BF7" w14:paraId="61D66774" w14:textId="77777777" w:rsidTr="004474DE">
        <w:trPr>
          <w:cantSplit/>
        </w:trPr>
        <w:tc>
          <w:tcPr>
            <w:tcW w:w="3598" w:type="dxa"/>
            <w:shd w:val="clear" w:color="auto" w:fill="E7E6E6" w:themeFill="background2"/>
            <w:vAlign w:val="center"/>
          </w:tcPr>
          <w:p w14:paraId="23680058" w14:textId="77777777" w:rsidR="00C60BF7" w:rsidRPr="003C776D" w:rsidRDefault="00C60BF7" w:rsidP="00C60BF7">
            <w:pPr>
              <w:rPr>
                <w:b/>
              </w:rPr>
            </w:pPr>
            <w:r w:rsidRPr="003C776D">
              <w:rPr>
                <w:b/>
              </w:rPr>
              <w:t>Importancia</w:t>
            </w:r>
          </w:p>
        </w:tc>
        <w:tc>
          <w:tcPr>
            <w:tcW w:w="4886" w:type="dxa"/>
            <w:gridSpan w:val="2"/>
            <w:shd w:val="clear" w:color="auto" w:fill="E7E6E6" w:themeFill="background2"/>
          </w:tcPr>
          <w:p w14:paraId="67E1F08E" w14:textId="77777777" w:rsidR="00C60BF7" w:rsidRDefault="00C60BF7" w:rsidP="00C60BF7">
            <w:r>
              <w:t>Alta.</w:t>
            </w:r>
          </w:p>
        </w:tc>
      </w:tr>
      <w:tr w:rsidR="00C60BF7" w14:paraId="3175166B" w14:textId="77777777" w:rsidTr="004474DE">
        <w:trPr>
          <w:cantSplit/>
        </w:trPr>
        <w:tc>
          <w:tcPr>
            <w:tcW w:w="3598" w:type="dxa"/>
            <w:shd w:val="clear" w:color="auto" w:fill="auto"/>
            <w:vAlign w:val="center"/>
          </w:tcPr>
          <w:p w14:paraId="794BAE3F" w14:textId="77777777" w:rsidR="00C60BF7" w:rsidRPr="003C776D" w:rsidRDefault="00C60BF7" w:rsidP="00C60BF7">
            <w:pPr>
              <w:rPr>
                <w:b/>
              </w:rPr>
            </w:pPr>
            <w:r w:rsidRPr="003C776D">
              <w:rPr>
                <w:b/>
              </w:rPr>
              <w:t>Frecuencia</w:t>
            </w:r>
          </w:p>
        </w:tc>
        <w:tc>
          <w:tcPr>
            <w:tcW w:w="4886" w:type="dxa"/>
            <w:gridSpan w:val="2"/>
            <w:shd w:val="clear" w:color="auto" w:fill="auto"/>
          </w:tcPr>
          <w:p w14:paraId="6768904F" w14:textId="77777777" w:rsidR="00C60BF7" w:rsidRDefault="00C60BF7" w:rsidP="00C60BF7">
            <w:r>
              <w:t>Media.</w:t>
            </w:r>
          </w:p>
        </w:tc>
      </w:tr>
      <w:tr w:rsidR="00C60BF7" w14:paraId="62AB8994" w14:textId="77777777" w:rsidTr="004474DE">
        <w:trPr>
          <w:cantSplit/>
        </w:trPr>
        <w:tc>
          <w:tcPr>
            <w:tcW w:w="3598" w:type="dxa"/>
            <w:shd w:val="clear" w:color="auto" w:fill="E7E6E6" w:themeFill="background2"/>
            <w:vAlign w:val="center"/>
          </w:tcPr>
          <w:p w14:paraId="73E9DA0A" w14:textId="77777777" w:rsidR="00C60BF7" w:rsidRPr="003C776D" w:rsidRDefault="00C60BF7" w:rsidP="00C60BF7">
            <w:pPr>
              <w:rPr>
                <w:b/>
              </w:rPr>
            </w:pPr>
            <w:r w:rsidRPr="003C776D">
              <w:rPr>
                <w:b/>
              </w:rPr>
              <w:t>Urgencia</w:t>
            </w:r>
          </w:p>
        </w:tc>
        <w:tc>
          <w:tcPr>
            <w:tcW w:w="4886" w:type="dxa"/>
            <w:gridSpan w:val="2"/>
            <w:shd w:val="clear" w:color="auto" w:fill="E7E6E6" w:themeFill="background2"/>
          </w:tcPr>
          <w:p w14:paraId="6D5EA34C" w14:textId="77777777" w:rsidR="00C60BF7" w:rsidRDefault="00C60BF7" w:rsidP="008177FC">
            <w:pPr>
              <w:keepNext/>
            </w:pPr>
            <w:r>
              <w:t>Alta.</w:t>
            </w:r>
          </w:p>
        </w:tc>
      </w:tr>
    </w:tbl>
    <w:p w14:paraId="69C9CD0D" w14:textId="539CCE81" w:rsidR="0072584A" w:rsidRDefault="008177FC" w:rsidP="008177FC">
      <w:pPr>
        <w:pStyle w:val="Epgrafe"/>
        <w:jc w:val="center"/>
      </w:pPr>
      <w:bookmarkStart w:id="102" w:name="_Toc442008958"/>
      <w:r>
        <w:t xml:space="preserve">Tabla </w:t>
      </w:r>
      <w:fldSimple w:instr=" SEQ Tabla \* ARABIC ">
        <w:r w:rsidR="00772C34">
          <w:rPr>
            <w:noProof/>
          </w:rPr>
          <w:t>6</w:t>
        </w:r>
      </w:fldSimple>
      <w:r>
        <w:t>: Plantilla RF-AW01 "Registrarse en la aplicación web"</w:t>
      </w:r>
      <w:bookmarkEnd w:id="102"/>
    </w:p>
    <w:p w14:paraId="7DCC6733"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5"/>
        <w:gridCol w:w="649"/>
        <w:gridCol w:w="2953"/>
      </w:tblGrid>
      <w:tr w:rsidR="00A4283A" w14:paraId="400EA253" w14:textId="77777777" w:rsidTr="00A4283A">
        <w:trPr>
          <w:cantSplit/>
        </w:trPr>
        <w:tc>
          <w:tcPr>
            <w:tcW w:w="3598" w:type="dxa"/>
            <w:shd w:val="clear" w:color="auto" w:fill="E7E6E6" w:themeFill="background2"/>
            <w:vAlign w:val="center"/>
          </w:tcPr>
          <w:p w14:paraId="25A01CEB" w14:textId="77777777"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14:paraId="0A8233EC" w14:textId="77777777" w:rsidR="00A4283A" w:rsidRPr="00060070" w:rsidRDefault="00C60BF7" w:rsidP="00A4283A">
            <w:pPr>
              <w:rPr>
                <w:b/>
              </w:rPr>
            </w:pPr>
            <w:r>
              <w:rPr>
                <w:b/>
              </w:rPr>
              <w:t>Configurar los parámetros de la tarea</w:t>
            </w:r>
          </w:p>
        </w:tc>
      </w:tr>
      <w:tr w:rsidR="00A4283A" w14:paraId="3720B007" w14:textId="77777777" w:rsidTr="00A4283A">
        <w:trPr>
          <w:cantSplit/>
        </w:trPr>
        <w:tc>
          <w:tcPr>
            <w:tcW w:w="3598" w:type="dxa"/>
            <w:shd w:val="clear" w:color="auto" w:fill="auto"/>
            <w:vAlign w:val="center"/>
          </w:tcPr>
          <w:p w14:paraId="0C762FD5" w14:textId="77777777" w:rsidR="00A4283A" w:rsidRPr="003C776D" w:rsidRDefault="00A4283A" w:rsidP="00A4283A">
            <w:pPr>
              <w:rPr>
                <w:b/>
              </w:rPr>
            </w:pPr>
            <w:r w:rsidRPr="003C776D">
              <w:rPr>
                <w:b/>
              </w:rPr>
              <w:t>Descripción</w:t>
            </w:r>
          </w:p>
        </w:tc>
        <w:tc>
          <w:tcPr>
            <w:tcW w:w="4886" w:type="dxa"/>
            <w:gridSpan w:val="2"/>
            <w:shd w:val="clear" w:color="auto" w:fill="auto"/>
          </w:tcPr>
          <w:p w14:paraId="2D15C483" w14:textId="77777777" w:rsidR="00A4283A" w:rsidRDefault="00A4283A" w:rsidP="00E03823">
            <w:r>
              <w:t xml:space="preserve">El profesor </w:t>
            </w:r>
            <w:r w:rsidR="00E03823">
              <w:t>configura los parámetros de la tarea desde el correspondiente formulario.</w:t>
            </w:r>
          </w:p>
        </w:tc>
      </w:tr>
      <w:tr w:rsidR="00A4283A" w14:paraId="4CEB1A72" w14:textId="77777777" w:rsidTr="00A4283A">
        <w:trPr>
          <w:cantSplit/>
        </w:trPr>
        <w:tc>
          <w:tcPr>
            <w:tcW w:w="3598" w:type="dxa"/>
            <w:shd w:val="clear" w:color="auto" w:fill="E7E6E6" w:themeFill="background2"/>
            <w:vAlign w:val="center"/>
          </w:tcPr>
          <w:p w14:paraId="7C0DDF98" w14:textId="77777777" w:rsidR="00A4283A" w:rsidRPr="003C776D" w:rsidRDefault="00A4283A" w:rsidP="00A4283A">
            <w:pPr>
              <w:rPr>
                <w:b/>
              </w:rPr>
            </w:pPr>
            <w:r w:rsidRPr="003C776D">
              <w:rPr>
                <w:b/>
              </w:rPr>
              <w:t>Precondición</w:t>
            </w:r>
          </w:p>
        </w:tc>
        <w:tc>
          <w:tcPr>
            <w:tcW w:w="4886" w:type="dxa"/>
            <w:gridSpan w:val="2"/>
            <w:shd w:val="clear" w:color="auto" w:fill="E7E6E6" w:themeFill="background2"/>
          </w:tcPr>
          <w:p w14:paraId="3B47CF5E" w14:textId="77777777" w:rsidR="00A4283A" w:rsidRDefault="00E03823" w:rsidP="00E03823">
            <w:r>
              <w:t>Que el profesor haya seleccionado desde su panel la opción de configuración de parámetros.</w:t>
            </w:r>
          </w:p>
        </w:tc>
      </w:tr>
      <w:tr w:rsidR="00A23A76" w14:paraId="766FC3C8" w14:textId="77777777" w:rsidTr="00A4283A">
        <w:trPr>
          <w:cantSplit/>
        </w:trPr>
        <w:tc>
          <w:tcPr>
            <w:tcW w:w="3598" w:type="dxa"/>
            <w:vMerge w:val="restart"/>
            <w:shd w:val="clear" w:color="auto" w:fill="auto"/>
            <w:vAlign w:val="center"/>
          </w:tcPr>
          <w:p w14:paraId="72626453" w14:textId="77777777" w:rsidR="00A23A76" w:rsidRDefault="00A23A76" w:rsidP="004474DE">
            <w:pPr>
              <w:rPr>
                <w:b/>
              </w:rPr>
            </w:pPr>
          </w:p>
          <w:p w14:paraId="43AFA6FC" w14:textId="77777777" w:rsidR="00A23A76" w:rsidRPr="003C776D" w:rsidRDefault="00A23A76" w:rsidP="004474DE">
            <w:pPr>
              <w:rPr>
                <w:b/>
              </w:rPr>
            </w:pPr>
            <w:r w:rsidRPr="003C776D">
              <w:rPr>
                <w:b/>
              </w:rPr>
              <w:t>Secuencia Normal</w:t>
            </w:r>
          </w:p>
        </w:tc>
        <w:tc>
          <w:tcPr>
            <w:tcW w:w="759" w:type="dxa"/>
            <w:shd w:val="clear" w:color="auto" w:fill="auto"/>
          </w:tcPr>
          <w:p w14:paraId="44A5DB80" w14:textId="77777777" w:rsidR="00A23A76" w:rsidRDefault="00A23A76" w:rsidP="004474DE">
            <w:r>
              <w:t>Paso</w:t>
            </w:r>
          </w:p>
        </w:tc>
        <w:tc>
          <w:tcPr>
            <w:tcW w:w="4127" w:type="dxa"/>
            <w:shd w:val="clear" w:color="auto" w:fill="auto"/>
          </w:tcPr>
          <w:p w14:paraId="29E2A20E" w14:textId="77777777" w:rsidR="00A23A76" w:rsidRDefault="00A23A76" w:rsidP="004474DE">
            <w:r>
              <w:t>Acción</w:t>
            </w:r>
          </w:p>
        </w:tc>
      </w:tr>
      <w:tr w:rsidR="00A23A76" w14:paraId="7087542A" w14:textId="77777777" w:rsidTr="00A4283A">
        <w:trPr>
          <w:cantSplit/>
        </w:trPr>
        <w:tc>
          <w:tcPr>
            <w:tcW w:w="3598" w:type="dxa"/>
            <w:vMerge/>
            <w:shd w:val="clear" w:color="auto" w:fill="auto"/>
            <w:vAlign w:val="center"/>
          </w:tcPr>
          <w:p w14:paraId="38B6C18C" w14:textId="77777777" w:rsidR="00A23A76" w:rsidRPr="003C776D" w:rsidRDefault="00A23A76" w:rsidP="004474DE">
            <w:pPr>
              <w:rPr>
                <w:b/>
              </w:rPr>
            </w:pPr>
          </w:p>
        </w:tc>
        <w:tc>
          <w:tcPr>
            <w:tcW w:w="759" w:type="dxa"/>
            <w:shd w:val="clear" w:color="auto" w:fill="auto"/>
            <w:vAlign w:val="center"/>
          </w:tcPr>
          <w:p w14:paraId="562BF54B" w14:textId="77777777" w:rsidR="00A23A76" w:rsidRDefault="00A23A76" w:rsidP="004474DE">
            <w:r>
              <w:t>1</w:t>
            </w:r>
          </w:p>
        </w:tc>
        <w:tc>
          <w:tcPr>
            <w:tcW w:w="4127" w:type="dxa"/>
            <w:shd w:val="clear" w:color="auto" w:fill="auto"/>
          </w:tcPr>
          <w:p w14:paraId="6F6E2B7D" w14:textId="77777777" w:rsidR="00A23A76" w:rsidRDefault="00A23A76" w:rsidP="004474DE">
            <w:r>
              <w:t>Rellena el formulario y establece los parámetros de la tarea.</w:t>
            </w:r>
          </w:p>
        </w:tc>
      </w:tr>
      <w:tr w:rsidR="00A23A76" w14:paraId="05F4D43D" w14:textId="77777777" w:rsidTr="00A4283A">
        <w:trPr>
          <w:cantSplit/>
        </w:trPr>
        <w:tc>
          <w:tcPr>
            <w:tcW w:w="3598" w:type="dxa"/>
            <w:vMerge/>
            <w:shd w:val="clear" w:color="auto" w:fill="auto"/>
            <w:vAlign w:val="center"/>
          </w:tcPr>
          <w:p w14:paraId="12B4D5E8" w14:textId="77777777" w:rsidR="00A23A76" w:rsidRPr="003C776D" w:rsidRDefault="00A23A76" w:rsidP="004474DE">
            <w:pPr>
              <w:rPr>
                <w:b/>
              </w:rPr>
            </w:pPr>
          </w:p>
        </w:tc>
        <w:tc>
          <w:tcPr>
            <w:tcW w:w="759" w:type="dxa"/>
            <w:shd w:val="clear" w:color="auto" w:fill="auto"/>
            <w:vAlign w:val="center"/>
          </w:tcPr>
          <w:p w14:paraId="3E7EE87E" w14:textId="77777777" w:rsidR="00A23A76" w:rsidRDefault="00A23A76" w:rsidP="004474DE">
            <w:r>
              <w:t>2</w:t>
            </w:r>
          </w:p>
        </w:tc>
        <w:tc>
          <w:tcPr>
            <w:tcW w:w="4127" w:type="dxa"/>
            <w:shd w:val="clear" w:color="auto" w:fill="auto"/>
          </w:tcPr>
          <w:p w14:paraId="25AA00FE" w14:textId="64915273" w:rsidR="00A23A76" w:rsidRDefault="00A23A76" w:rsidP="00DE30F5">
            <w:del w:id="103" w:author="BRUNO BARUQUE ZANON" w:date="2016-02-01T12:45:00Z">
              <w:r w:rsidDel="00DE30F5">
                <w:delText>Pincha en</w:delText>
              </w:r>
            </w:del>
            <w:ins w:id="104" w:author="BRUNO BARUQUE ZANON" w:date="2016-02-01T12:45:00Z">
              <w:r w:rsidR="00DE30F5">
                <w:t>Selecciona</w:t>
              </w:r>
            </w:ins>
            <w:r>
              <w:t xml:space="preserve"> </w:t>
            </w:r>
            <w:del w:id="105" w:author="BRUNO BARUQUE ZANON" w:date="2016-02-01T12:45:00Z">
              <w:r w:rsidDel="00DE30F5">
                <w:delText>el botón</w:delText>
              </w:r>
            </w:del>
            <w:ins w:id="106" w:author="BRUNO BARUQUE ZANON" w:date="2016-02-01T12:45:00Z">
              <w:r w:rsidR="00DE30F5">
                <w:t>la opción</w:t>
              </w:r>
            </w:ins>
            <w:r>
              <w:t xml:space="preserve"> del formulario para guardar los cambios.</w:t>
            </w:r>
          </w:p>
        </w:tc>
      </w:tr>
      <w:tr w:rsidR="00A4283A" w14:paraId="59B7FAF5" w14:textId="77777777" w:rsidTr="00A4283A">
        <w:trPr>
          <w:cantSplit/>
        </w:trPr>
        <w:tc>
          <w:tcPr>
            <w:tcW w:w="3598" w:type="dxa"/>
            <w:shd w:val="clear" w:color="auto" w:fill="E7E6E6" w:themeFill="background2"/>
            <w:vAlign w:val="center"/>
          </w:tcPr>
          <w:p w14:paraId="1C7ED1F9" w14:textId="77777777" w:rsidR="00A4283A" w:rsidRPr="003C776D" w:rsidRDefault="00A4283A" w:rsidP="004474DE">
            <w:pPr>
              <w:rPr>
                <w:b/>
              </w:rPr>
            </w:pPr>
            <w:r w:rsidRPr="003C776D">
              <w:rPr>
                <w:b/>
              </w:rPr>
              <w:t>Post-condición</w:t>
            </w:r>
          </w:p>
        </w:tc>
        <w:tc>
          <w:tcPr>
            <w:tcW w:w="4886" w:type="dxa"/>
            <w:gridSpan w:val="2"/>
            <w:shd w:val="clear" w:color="auto" w:fill="E7E6E6" w:themeFill="background2"/>
          </w:tcPr>
          <w:p w14:paraId="4849FE92" w14:textId="77777777" w:rsidR="00A4283A" w:rsidRDefault="00E03823" w:rsidP="004474DE">
            <w:r>
              <w:t>Los parámetros de la tarea quedan configurados correctamente.</w:t>
            </w:r>
          </w:p>
        </w:tc>
      </w:tr>
      <w:tr w:rsidR="00E03823" w14:paraId="00E52E3F" w14:textId="77777777" w:rsidTr="00E03823">
        <w:trPr>
          <w:cantSplit/>
        </w:trPr>
        <w:tc>
          <w:tcPr>
            <w:tcW w:w="3598" w:type="dxa"/>
            <w:vMerge w:val="restart"/>
            <w:shd w:val="clear" w:color="auto" w:fill="auto"/>
            <w:vAlign w:val="center"/>
          </w:tcPr>
          <w:p w14:paraId="022373A2" w14:textId="77777777" w:rsidR="00E03823" w:rsidRPr="003C776D" w:rsidRDefault="00E03823" w:rsidP="004474DE">
            <w:pPr>
              <w:rPr>
                <w:b/>
              </w:rPr>
            </w:pPr>
            <w:r w:rsidRPr="003C776D">
              <w:rPr>
                <w:b/>
                <w:caps/>
              </w:rPr>
              <w:t>Excepciones</w:t>
            </w:r>
          </w:p>
        </w:tc>
        <w:tc>
          <w:tcPr>
            <w:tcW w:w="759" w:type="dxa"/>
            <w:shd w:val="clear" w:color="auto" w:fill="auto"/>
          </w:tcPr>
          <w:p w14:paraId="2517AD2C" w14:textId="77777777" w:rsidR="00E03823" w:rsidRDefault="00E03823" w:rsidP="004474DE">
            <w:r>
              <w:t>Paso</w:t>
            </w:r>
          </w:p>
        </w:tc>
        <w:tc>
          <w:tcPr>
            <w:tcW w:w="4127" w:type="dxa"/>
            <w:shd w:val="clear" w:color="auto" w:fill="auto"/>
          </w:tcPr>
          <w:p w14:paraId="185B47FB" w14:textId="77777777" w:rsidR="00E03823" w:rsidRDefault="00E03823" w:rsidP="004474DE">
            <w:r>
              <w:t>Acción</w:t>
            </w:r>
          </w:p>
        </w:tc>
      </w:tr>
      <w:tr w:rsidR="00E03823" w14:paraId="18AF1237" w14:textId="77777777" w:rsidTr="00E03823">
        <w:trPr>
          <w:cantSplit/>
        </w:trPr>
        <w:tc>
          <w:tcPr>
            <w:tcW w:w="3598" w:type="dxa"/>
            <w:vMerge/>
            <w:shd w:val="clear" w:color="auto" w:fill="auto"/>
            <w:vAlign w:val="center"/>
          </w:tcPr>
          <w:p w14:paraId="732BD3FE" w14:textId="77777777" w:rsidR="00E03823" w:rsidRPr="003C776D" w:rsidRDefault="00E03823" w:rsidP="004474DE">
            <w:pPr>
              <w:rPr>
                <w:b/>
                <w:caps/>
              </w:rPr>
            </w:pPr>
          </w:p>
        </w:tc>
        <w:tc>
          <w:tcPr>
            <w:tcW w:w="759" w:type="dxa"/>
            <w:shd w:val="clear" w:color="auto" w:fill="auto"/>
          </w:tcPr>
          <w:p w14:paraId="73709E73" w14:textId="77777777" w:rsidR="00E03823" w:rsidRDefault="00E03823" w:rsidP="004474DE">
            <w:r>
              <w:t>1</w:t>
            </w:r>
          </w:p>
        </w:tc>
        <w:tc>
          <w:tcPr>
            <w:tcW w:w="4127" w:type="dxa"/>
            <w:shd w:val="clear" w:color="auto" w:fill="auto"/>
          </w:tcPr>
          <w:p w14:paraId="427B8BCD" w14:textId="77777777" w:rsidR="00E03823" w:rsidRDefault="00E03823" w:rsidP="004474DE">
            <w:r>
              <w:t>El profesor no rellena correctamente los campos del formulario.</w:t>
            </w:r>
          </w:p>
        </w:tc>
      </w:tr>
      <w:tr w:rsidR="00A4283A" w14:paraId="43A2D499" w14:textId="77777777" w:rsidTr="00A4283A">
        <w:trPr>
          <w:cantSplit/>
        </w:trPr>
        <w:tc>
          <w:tcPr>
            <w:tcW w:w="3598" w:type="dxa"/>
            <w:shd w:val="clear" w:color="auto" w:fill="E7E6E6" w:themeFill="background2"/>
            <w:vAlign w:val="center"/>
          </w:tcPr>
          <w:p w14:paraId="0F5A7A30" w14:textId="77777777" w:rsidR="00A4283A" w:rsidRPr="003C776D" w:rsidRDefault="00A4283A" w:rsidP="004474DE">
            <w:pPr>
              <w:rPr>
                <w:b/>
              </w:rPr>
            </w:pPr>
            <w:r w:rsidRPr="003C776D">
              <w:rPr>
                <w:b/>
              </w:rPr>
              <w:t>Importancia</w:t>
            </w:r>
          </w:p>
        </w:tc>
        <w:tc>
          <w:tcPr>
            <w:tcW w:w="4886" w:type="dxa"/>
            <w:gridSpan w:val="2"/>
            <w:shd w:val="clear" w:color="auto" w:fill="E7E6E6" w:themeFill="background2"/>
          </w:tcPr>
          <w:p w14:paraId="1D0E2B60" w14:textId="77777777" w:rsidR="00A4283A" w:rsidRDefault="00A4283A" w:rsidP="004474DE">
            <w:r>
              <w:t>Alta.</w:t>
            </w:r>
          </w:p>
        </w:tc>
      </w:tr>
      <w:tr w:rsidR="00A4283A" w14:paraId="5685BAE9" w14:textId="77777777" w:rsidTr="00A4283A">
        <w:trPr>
          <w:cantSplit/>
        </w:trPr>
        <w:tc>
          <w:tcPr>
            <w:tcW w:w="3598" w:type="dxa"/>
            <w:shd w:val="clear" w:color="auto" w:fill="auto"/>
            <w:vAlign w:val="center"/>
          </w:tcPr>
          <w:p w14:paraId="58C2B970" w14:textId="77777777" w:rsidR="00A4283A" w:rsidRPr="003C776D" w:rsidRDefault="00A4283A" w:rsidP="004474DE">
            <w:pPr>
              <w:rPr>
                <w:b/>
              </w:rPr>
            </w:pPr>
            <w:r w:rsidRPr="003C776D">
              <w:rPr>
                <w:b/>
              </w:rPr>
              <w:t>Frecuencia</w:t>
            </w:r>
          </w:p>
        </w:tc>
        <w:tc>
          <w:tcPr>
            <w:tcW w:w="4886" w:type="dxa"/>
            <w:gridSpan w:val="2"/>
            <w:shd w:val="clear" w:color="auto" w:fill="auto"/>
          </w:tcPr>
          <w:p w14:paraId="4150DEF2" w14:textId="77777777" w:rsidR="00A4283A" w:rsidRDefault="00E03823" w:rsidP="004474DE">
            <w:r>
              <w:t>Baja</w:t>
            </w:r>
            <w:r w:rsidR="00A4283A">
              <w:t>.</w:t>
            </w:r>
          </w:p>
        </w:tc>
      </w:tr>
      <w:tr w:rsidR="00A4283A" w14:paraId="669EDE71" w14:textId="77777777" w:rsidTr="00A4283A">
        <w:trPr>
          <w:cantSplit/>
        </w:trPr>
        <w:tc>
          <w:tcPr>
            <w:tcW w:w="3598" w:type="dxa"/>
            <w:shd w:val="clear" w:color="auto" w:fill="E7E6E6" w:themeFill="background2"/>
            <w:vAlign w:val="center"/>
          </w:tcPr>
          <w:p w14:paraId="6360640B" w14:textId="77777777" w:rsidR="00A4283A" w:rsidRPr="003C776D" w:rsidRDefault="00A4283A" w:rsidP="004474DE">
            <w:pPr>
              <w:rPr>
                <w:b/>
              </w:rPr>
            </w:pPr>
            <w:r w:rsidRPr="003C776D">
              <w:rPr>
                <w:b/>
              </w:rPr>
              <w:t>Urgencia</w:t>
            </w:r>
          </w:p>
        </w:tc>
        <w:tc>
          <w:tcPr>
            <w:tcW w:w="4886" w:type="dxa"/>
            <w:gridSpan w:val="2"/>
            <w:shd w:val="clear" w:color="auto" w:fill="E7E6E6" w:themeFill="background2"/>
          </w:tcPr>
          <w:p w14:paraId="03EAED51" w14:textId="77777777" w:rsidR="00A4283A" w:rsidRDefault="00E03823" w:rsidP="008177FC">
            <w:pPr>
              <w:keepNext/>
            </w:pPr>
            <w:r>
              <w:t>Media</w:t>
            </w:r>
            <w:r w:rsidR="00A4283A">
              <w:t>.</w:t>
            </w:r>
          </w:p>
        </w:tc>
      </w:tr>
    </w:tbl>
    <w:p w14:paraId="77C880B8" w14:textId="45BE0648" w:rsidR="00A75F11" w:rsidRDefault="008177FC" w:rsidP="008177FC">
      <w:pPr>
        <w:pStyle w:val="Epgrafe"/>
        <w:jc w:val="center"/>
      </w:pPr>
      <w:bookmarkStart w:id="107" w:name="_Toc442008959"/>
      <w:r>
        <w:t xml:space="preserve">Tabla </w:t>
      </w:r>
      <w:fldSimple w:instr=" SEQ Tabla \* ARABIC ">
        <w:r w:rsidR="00772C34">
          <w:rPr>
            <w:noProof/>
          </w:rPr>
          <w:t>7</w:t>
        </w:r>
      </w:fldSimple>
      <w:r>
        <w:t>: Plantilla RF-AW02 "Configurar los parámetros de la tarea"</w:t>
      </w:r>
      <w:bookmarkEnd w:id="107"/>
    </w:p>
    <w:p w14:paraId="61FF13B8" w14:textId="77777777"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59"/>
        <w:gridCol w:w="651"/>
        <w:gridCol w:w="2937"/>
      </w:tblGrid>
      <w:tr w:rsidR="00A75F11" w:rsidRPr="00060070" w14:paraId="679CCCA8" w14:textId="77777777" w:rsidTr="004474DE">
        <w:trPr>
          <w:cantSplit/>
        </w:trPr>
        <w:tc>
          <w:tcPr>
            <w:tcW w:w="3598" w:type="dxa"/>
            <w:shd w:val="clear" w:color="auto" w:fill="E7E6E6" w:themeFill="background2"/>
            <w:vAlign w:val="center"/>
          </w:tcPr>
          <w:p w14:paraId="11A463DF" w14:textId="77777777"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14:paraId="6A98164F" w14:textId="77777777" w:rsidR="00A75F11" w:rsidRPr="00060070" w:rsidRDefault="00E03823" w:rsidP="004474DE">
            <w:pPr>
              <w:rPr>
                <w:b/>
              </w:rPr>
            </w:pPr>
            <w:r>
              <w:rPr>
                <w:b/>
              </w:rPr>
              <w:t xml:space="preserve">Subir </w:t>
            </w:r>
            <w:r w:rsidR="00A75F11">
              <w:rPr>
                <w:b/>
              </w:rPr>
              <w:t>test</w:t>
            </w:r>
          </w:p>
        </w:tc>
      </w:tr>
      <w:tr w:rsidR="00A75F11" w14:paraId="462C65CF" w14:textId="77777777" w:rsidTr="004474DE">
        <w:trPr>
          <w:cantSplit/>
        </w:trPr>
        <w:tc>
          <w:tcPr>
            <w:tcW w:w="3598" w:type="dxa"/>
            <w:shd w:val="clear" w:color="auto" w:fill="auto"/>
            <w:vAlign w:val="center"/>
          </w:tcPr>
          <w:p w14:paraId="056441D2" w14:textId="77777777" w:rsidR="00A75F11" w:rsidRPr="003C776D" w:rsidRDefault="00A75F11" w:rsidP="004474DE">
            <w:pPr>
              <w:rPr>
                <w:b/>
              </w:rPr>
            </w:pPr>
            <w:r w:rsidRPr="003C776D">
              <w:rPr>
                <w:b/>
              </w:rPr>
              <w:t>Descripción</w:t>
            </w:r>
          </w:p>
        </w:tc>
        <w:tc>
          <w:tcPr>
            <w:tcW w:w="4886" w:type="dxa"/>
            <w:gridSpan w:val="2"/>
            <w:shd w:val="clear" w:color="auto" w:fill="auto"/>
          </w:tcPr>
          <w:p w14:paraId="723DC145" w14:textId="2DABCB1E" w:rsidR="00A75F11" w:rsidRDefault="00A75F11" w:rsidP="00E03823">
            <w:r>
              <w:t xml:space="preserve">El profesor </w:t>
            </w:r>
            <w:r w:rsidR="00E03823">
              <w:t>podrá subir los test que desee desde el correspondiente formulario de subida de ficheros.</w:t>
            </w:r>
            <w:r w:rsidR="00E55FDE">
              <w:t xml:space="preserve"> Además también podrá subir un enunciado de la práctica</w:t>
            </w:r>
            <w:ins w:id="108" w:author="BRUNO BARUQUE ZANON" w:date="2016-02-01T12:45:00Z">
              <w:r w:rsidR="00DE30F5">
                <w:t xml:space="preserve"> en forma textual</w:t>
              </w:r>
            </w:ins>
            <w:r w:rsidR="00E55FDE">
              <w:t>.</w:t>
            </w:r>
          </w:p>
        </w:tc>
      </w:tr>
      <w:tr w:rsidR="00A75F11" w14:paraId="60C4C598" w14:textId="77777777" w:rsidTr="004474DE">
        <w:trPr>
          <w:cantSplit/>
        </w:trPr>
        <w:tc>
          <w:tcPr>
            <w:tcW w:w="3598" w:type="dxa"/>
            <w:shd w:val="clear" w:color="auto" w:fill="E7E6E6" w:themeFill="background2"/>
            <w:vAlign w:val="center"/>
          </w:tcPr>
          <w:p w14:paraId="304A85D9" w14:textId="77777777" w:rsidR="00A75F11" w:rsidRPr="003C776D" w:rsidRDefault="00A75F11" w:rsidP="004474DE">
            <w:pPr>
              <w:rPr>
                <w:b/>
              </w:rPr>
            </w:pPr>
            <w:r w:rsidRPr="003C776D">
              <w:rPr>
                <w:b/>
              </w:rPr>
              <w:t>Precondición</w:t>
            </w:r>
          </w:p>
        </w:tc>
        <w:tc>
          <w:tcPr>
            <w:tcW w:w="4886" w:type="dxa"/>
            <w:gridSpan w:val="2"/>
            <w:shd w:val="clear" w:color="auto" w:fill="E7E6E6" w:themeFill="background2"/>
          </w:tcPr>
          <w:p w14:paraId="35FDB2E5" w14:textId="77777777" w:rsidR="00A75F11" w:rsidRDefault="00E03823" w:rsidP="004474DE">
            <w:r>
              <w:t>Que el profesor haya seleccionado desde su panel la opción de subida de test.</w:t>
            </w:r>
          </w:p>
        </w:tc>
      </w:tr>
      <w:tr w:rsidR="0054055C" w14:paraId="62520429" w14:textId="77777777" w:rsidTr="004474DE">
        <w:trPr>
          <w:cantSplit/>
        </w:trPr>
        <w:tc>
          <w:tcPr>
            <w:tcW w:w="3598" w:type="dxa"/>
            <w:vMerge w:val="restart"/>
            <w:shd w:val="clear" w:color="auto" w:fill="auto"/>
            <w:vAlign w:val="center"/>
          </w:tcPr>
          <w:p w14:paraId="77DD4037" w14:textId="77777777" w:rsidR="0054055C" w:rsidRPr="003C776D" w:rsidRDefault="0054055C" w:rsidP="004474DE">
            <w:pPr>
              <w:rPr>
                <w:b/>
              </w:rPr>
            </w:pPr>
            <w:r w:rsidRPr="003C776D">
              <w:rPr>
                <w:b/>
              </w:rPr>
              <w:lastRenderedPageBreak/>
              <w:t>Secuencia Normal</w:t>
            </w:r>
          </w:p>
        </w:tc>
        <w:tc>
          <w:tcPr>
            <w:tcW w:w="759" w:type="dxa"/>
            <w:shd w:val="clear" w:color="auto" w:fill="auto"/>
          </w:tcPr>
          <w:p w14:paraId="7DF582AD" w14:textId="77777777" w:rsidR="0054055C" w:rsidRDefault="0054055C" w:rsidP="004474DE">
            <w:r>
              <w:t>Paso</w:t>
            </w:r>
          </w:p>
        </w:tc>
        <w:tc>
          <w:tcPr>
            <w:tcW w:w="4127" w:type="dxa"/>
            <w:shd w:val="clear" w:color="auto" w:fill="auto"/>
          </w:tcPr>
          <w:p w14:paraId="4EA31B10" w14:textId="77777777" w:rsidR="0054055C" w:rsidRDefault="0054055C" w:rsidP="004474DE">
            <w:r>
              <w:t>Acción</w:t>
            </w:r>
          </w:p>
        </w:tc>
      </w:tr>
      <w:tr w:rsidR="0054055C" w14:paraId="19A48E41" w14:textId="77777777" w:rsidTr="004474DE">
        <w:trPr>
          <w:cantSplit/>
        </w:trPr>
        <w:tc>
          <w:tcPr>
            <w:tcW w:w="3598" w:type="dxa"/>
            <w:vMerge/>
            <w:shd w:val="clear" w:color="auto" w:fill="auto"/>
            <w:vAlign w:val="center"/>
          </w:tcPr>
          <w:p w14:paraId="7F768071" w14:textId="77777777" w:rsidR="0054055C" w:rsidRPr="003C776D" w:rsidRDefault="0054055C" w:rsidP="004474DE">
            <w:pPr>
              <w:rPr>
                <w:b/>
              </w:rPr>
            </w:pPr>
          </w:p>
        </w:tc>
        <w:tc>
          <w:tcPr>
            <w:tcW w:w="759" w:type="dxa"/>
            <w:shd w:val="clear" w:color="auto" w:fill="auto"/>
            <w:vAlign w:val="center"/>
          </w:tcPr>
          <w:p w14:paraId="002A704E" w14:textId="77777777" w:rsidR="0054055C" w:rsidRDefault="0054055C" w:rsidP="004474DE">
            <w:r>
              <w:t>1</w:t>
            </w:r>
          </w:p>
        </w:tc>
        <w:tc>
          <w:tcPr>
            <w:tcW w:w="4127" w:type="dxa"/>
            <w:shd w:val="clear" w:color="auto" w:fill="auto"/>
          </w:tcPr>
          <w:p w14:paraId="7723208C" w14:textId="5EE74D10" w:rsidR="0054055C" w:rsidRDefault="0054055C" w:rsidP="0054055C">
            <w:r>
              <w:t xml:space="preserve">El profesor selecciona el fichero </w:t>
            </w:r>
            <w:proofErr w:type="spellStart"/>
            <w:r>
              <w:t>z</w:t>
            </w:r>
            <w:r w:rsidR="00E55FDE">
              <w:t>ip</w:t>
            </w:r>
            <w:proofErr w:type="spellEnd"/>
            <w:r w:rsidR="00E55FDE">
              <w:t xml:space="preserve"> con los test que desea subir y/o un escribe un enunciado de la práctica.</w:t>
            </w:r>
          </w:p>
        </w:tc>
      </w:tr>
      <w:tr w:rsidR="0054055C" w14:paraId="3FE6A198" w14:textId="77777777" w:rsidTr="004474DE">
        <w:trPr>
          <w:cantSplit/>
        </w:trPr>
        <w:tc>
          <w:tcPr>
            <w:tcW w:w="3598" w:type="dxa"/>
            <w:vMerge/>
            <w:shd w:val="clear" w:color="auto" w:fill="auto"/>
            <w:vAlign w:val="center"/>
          </w:tcPr>
          <w:p w14:paraId="58F20AFC" w14:textId="77777777" w:rsidR="0054055C" w:rsidRPr="003C776D" w:rsidRDefault="0054055C" w:rsidP="004474DE">
            <w:pPr>
              <w:rPr>
                <w:b/>
              </w:rPr>
            </w:pPr>
          </w:p>
        </w:tc>
        <w:tc>
          <w:tcPr>
            <w:tcW w:w="759" w:type="dxa"/>
            <w:shd w:val="clear" w:color="auto" w:fill="auto"/>
            <w:vAlign w:val="center"/>
          </w:tcPr>
          <w:p w14:paraId="589C484D" w14:textId="77777777" w:rsidR="0054055C" w:rsidRDefault="0054055C" w:rsidP="004474DE">
            <w:r>
              <w:t>2</w:t>
            </w:r>
          </w:p>
        </w:tc>
        <w:tc>
          <w:tcPr>
            <w:tcW w:w="4127" w:type="dxa"/>
            <w:shd w:val="clear" w:color="auto" w:fill="auto"/>
          </w:tcPr>
          <w:p w14:paraId="7E8E9B3E" w14:textId="2E2189AC" w:rsidR="0054055C" w:rsidRDefault="0054055C" w:rsidP="00E03823">
            <w:del w:id="109" w:author="BRUNO BARUQUE ZANON" w:date="2016-02-01T12:45:00Z">
              <w:r w:rsidDel="00DE30F5">
                <w:delText xml:space="preserve">Pincha en el botón </w:delText>
              </w:r>
            </w:del>
            <w:ins w:id="110" w:author="BRUNO BARUQUE ZANON" w:date="2016-02-01T12:45:00Z">
              <w:r w:rsidR="00DE30F5">
                <w:t xml:space="preserve">Selecciona la opción </w:t>
              </w:r>
            </w:ins>
            <w:r>
              <w:t>del formulario para subir el test.</w:t>
            </w:r>
          </w:p>
        </w:tc>
      </w:tr>
      <w:tr w:rsidR="00A75F11" w14:paraId="04627187" w14:textId="77777777" w:rsidTr="004474DE">
        <w:trPr>
          <w:cantSplit/>
        </w:trPr>
        <w:tc>
          <w:tcPr>
            <w:tcW w:w="3598" w:type="dxa"/>
            <w:shd w:val="clear" w:color="auto" w:fill="E7E6E6" w:themeFill="background2"/>
            <w:vAlign w:val="center"/>
          </w:tcPr>
          <w:p w14:paraId="0DD218AB" w14:textId="77777777" w:rsidR="00A75F11" w:rsidRPr="003C776D" w:rsidRDefault="00A75F11" w:rsidP="004474DE">
            <w:pPr>
              <w:rPr>
                <w:b/>
              </w:rPr>
            </w:pPr>
            <w:r w:rsidRPr="003C776D">
              <w:rPr>
                <w:b/>
              </w:rPr>
              <w:t>Post-condición</w:t>
            </w:r>
          </w:p>
        </w:tc>
        <w:tc>
          <w:tcPr>
            <w:tcW w:w="4886" w:type="dxa"/>
            <w:gridSpan w:val="2"/>
            <w:shd w:val="clear" w:color="auto" w:fill="E7E6E6" w:themeFill="background2"/>
          </w:tcPr>
          <w:p w14:paraId="5009006F" w14:textId="77777777" w:rsidR="00A75F11" w:rsidRDefault="00A75F11" w:rsidP="00E03823">
            <w:r>
              <w:t>Los test quedan</w:t>
            </w:r>
            <w:r w:rsidR="00E03823">
              <w:t xml:space="preserve"> subidos.</w:t>
            </w:r>
          </w:p>
        </w:tc>
      </w:tr>
      <w:tr w:rsidR="008177FC" w14:paraId="31B91C97" w14:textId="77777777" w:rsidTr="004474DE">
        <w:trPr>
          <w:cantSplit/>
        </w:trPr>
        <w:tc>
          <w:tcPr>
            <w:tcW w:w="3598" w:type="dxa"/>
            <w:vMerge w:val="restart"/>
            <w:shd w:val="clear" w:color="auto" w:fill="auto"/>
            <w:vAlign w:val="center"/>
          </w:tcPr>
          <w:p w14:paraId="4FA9FB4B" w14:textId="77777777" w:rsidR="008177FC" w:rsidRPr="003C776D" w:rsidRDefault="008177FC" w:rsidP="004474DE">
            <w:pPr>
              <w:rPr>
                <w:b/>
              </w:rPr>
            </w:pPr>
            <w:r w:rsidRPr="003C776D">
              <w:rPr>
                <w:b/>
                <w:caps/>
              </w:rPr>
              <w:t>Excepciones</w:t>
            </w:r>
          </w:p>
        </w:tc>
        <w:tc>
          <w:tcPr>
            <w:tcW w:w="759" w:type="dxa"/>
            <w:shd w:val="clear" w:color="auto" w:fill="auto"/>
          </w:tcPr>
          <w:p w14:paraId="471A4F60" w14:textId="77777777" w:rsidR="008177FC" w:rsidRDefault="008177FC" w:rsidP="004474DE">
            <w:r>
              <w:t>Paso</w:t>
            </w:r>
          </w:p>
        </w:tc>
        <w:tc>
          <w:tcPr>
            <w:tcW w:w="4127" w:type="dxa"/>
            <w:shd w:val="clear" w:color="auto" w:fill="auto"/>
          </w:tcPr>
          <w:p w14:paraId="5763FBA0" w14:textId="77777777" w:rsidR="008177FC" w:rsidRDefault="008177FC" w:rsidP="004474DE">
            <w:r>
              <w:t>Acción</w:t>
            </w:r>
          </w:p>
        </w:tc>
      </w:tr>
      <w:tr w:rsidR="008177FC" w14:paraId="05D0D38D" w14:textId="77777777" w:rsidTr="004474DE">
        <w:trPr>
          <w:cantSplit/>
        </w:trPr>
        <w:tc>
          <w:tcPr>
            <w:tcW w:w="3598" w:type="dxa"/>
            <w:vMerge/>
            <w:shd w:val="clear" w:color="auto" w:fill="auto"/>
            <w:vAlign w:val="center"/>
          </w:tcPr>
          <w:p w14:paraId="258AA32D" w14:textId="77777777" w:rsidR="008177FC" w:rsidRPr="003C776D" w:rsidRDefault="008177FC" w:rsidP="004474DE">
            <w:pPr>
              <w:rPr>
                <w:b/>
              </w:rPr>
            </w:pPr>
          </w:p>
        </w:tc>
        <w:tc>
          <w:tcPr>
            <w:tcW w:w="759" w:type="dxa"/>
            <w:shd w:val="clear" w:color="auto" w:fill="auto"/>
            <w:vAlign w:val="center"/>
          </w:tcPr>
          <w:p w14:paraId="52A2B26A" w14:textId="77777777" w:rsidR="008177FC" w:rsidRDefault="008177FC" w:rsidP="004474DE">
            <w:r>
              <w:t>1</w:t>
            </w:r>
          </w:p>
        </w:tc>
        <w:tc>
          <w:tcPr>
            <w:tcW w:w="4127" w:type="dxa"/>
            <w:shd w:val="clear" w:color="auto" w:fill="auto"/>
          </w:tcPr>
          <w:p w14:paraId="46A367C5" w14:textId="77777777" w:rsidR="008177FC" w:rsidRDefault="008177FC" w:rsidP="004474DE">
            <w:r>
              <w:t xml:space="preserve">El profesor no ha subido los test dentro de un fichero </w:t>
            </w:r>
            <w:proofErr w:type="spellStart"/>
            <w:r>
              <w:t>zip</w:t>
            </w:r>
            <w:proofErr w:type="spellEnd"/>
            <w:r>
              <w:t>.</w:t>
            </w:r>
          </w:p>
        </w:tc>
      </w:tr>
      <w:tr w:rsidR="008177FC" w14:paraId="42762724" w14:textId="77777777" w:rsidTr="004474DE">
        <w:trPr>
          <w:cantSplit/>
        </w:trPr>
        <w:tc>
          <w:tcPr>
            <w:tcW w:w="3598" w:type="dxa"/>
            <w:vMerge/>
            <w:shd w:val="clear" w:color="auto" w:fill="auto"/>
            <w:vAlign w:val="center"/>
          </w:tcPr>
          <w:p w14:paraId="24A1EE28" w14:textId="77777777" w:rsidR="008177FC" w:rsidRPr="003C776D" w:rsidRDefault="008177FC" w:rsidP="004474DE">
            <w:pPr>
              <w:rPr>
                <w:b/>
              </w:rPr>
            </w:pPr>
          </w:p>
        </w:tc>
        <w:tc>
          <w:tcPr>
            <w:tcW w:w="759" w:type="dxa"/>
            <w:shd w:val="clear" w:color="auto" w:fill="auto"/>
            <w:vAlign w:val="center"/>
          </w:tcPr>
          <w:p w14:paraId="733A3D82" w14:textId="02073369" w:rsidR="008177FC" w:rsidRDefault="008177FC" w:rsidP="004474DE">
            <w:r>
              <w:t>2</w:t>
            </w:r>
          </w:p>
        </w:tc>
        <w:tc>
          <w:tcPr>
            <w:tcW w:w="4127" w:type="dxa"/>
            <w:shd w:val="clear" w:color="auto" w:fill="auto"/>
          </w:tcPr>
          <w:p w14:paraId="1C56A149" w14:textId="201D2D12" w:rsidR="008177FC" w:rsidRDefault="008177FC" w:rsidP="004474DE">
            <w:r>
              <w:t xml:space="preserve">El profesor no ha seleccionado ningún test a subir ni </w:t>
            </w:r>
            <w:ins w:id="111" w:author="BRUNO BARUQUE ZANON" w:date="2016-02-01T12:45:00Z">
              <w:r w:rsidR="00DE30F5">
                <w:t>h</w:t>
              </w:r>
            </w:ins>
            <w:r>
              <w:t>a rellenado el enunciado.</w:t>
            </w:r>
          </w:p>
        </w:tc>
      </w:tr>
      <w:tr w:rsidR="00A75F11" w14:paraId="5778A85E" w14:textId="77777777" w:rsidTr="004474DE">
        <w:trPr>
          <w:cantSplit/>
        </w:trPr>
        <w:tc>
          <w:tcPr>
            <w:tcW w:w="3598" w:type="dxa"/>
            <w:shd w:val="clear" w:color="auto" w:fill="E7E6E6" w:themeFill="background2"/>
            <w:vAlign w:val="center"/>
          </w:tcPr>
          <w:p w14:paraId="375079AD" w14:textId="77777777" w:rsidR="00A75F11" w:rsidRPr="003C776D" w:rsidRDefault="00A75F11" w:rsidP="004474DE">
            <w:pPr>
              <w:rPr>
                <w:b/>
              </w:rPr>
            </w:pPr>
            <w:r w:rsidRPr="003C776D">
              <w:rPr>
                <w:b/>
              </w:rPr>
              <w:t>Importancia</w:t>
            </w:r>
          </w:p>
        </w:tc>
        <w:tc>
          <w:tcPr>
            <w:tcW w:w="4886" w:type="dxa"/>
            <w:gridSpan w:val="2"/>
            <w:shd w:val="clear" w:color="auto" w:fill="E7E6E6" w:themeFill="background2"/>
          </w:tcPr>
          <w:p w14:paraId="2558B731" w14:textId="77777777" w:rsidR="00A75F11" w:rsidRDefault="00E03823" w:rsidP="004474DE">
            <w:r>
              <w:t>Alta</w:t>
            </w:r>
            <w:r w:rsidR="00A75F11">
              <w:t>.</w:t>
            </w:r>
          </w:p>
        </w:tc>
      </w:tr>
      <w:tr w:rsidR="00A75F11" w14:paraId="1196DF40" w14:textId="77777777" w:rsidTr="004474DE">
        <w:trPr>
          <w:cantSplit/>
        </w:trPr>
        <w:tc>
          <w:tcPr>
            <w:tcW w:w="3598" w:type="dxa"/>
            <w:shd w:val="clear" w:color="auto" w:fill="auto"/>
            <w:vAlign w:val="center"/>
          </w:tcPr>
          <w:p w14:paraId="4AE0089F" w14:textId="77777777" w:rsidR="00A75F11" w:rsidRPr="003C776D" w:rsidRDefault="00A75F11" w:rsidP="004474DE">
            <w:pPr>
              <w:rPr>
                <w:b/>
              </w:rPr>
            </w:pPr>
            <w:r w:rsidRPr="003C776D">
              <w:rPr>
                <w:b/>
              </w:rPr>
              <w:t>Frecuencia</w:t>
            </w:r>
          </w:p>
        </w:tc>
        <w:tc>
          <w:tcPr>
            <w:tcW w:w="4886" w:type="dxa"/>
            <w:gridSpan w:val="2"/>
            <w:shd w:val="clear" w:color="auto" w:fill="auto"/>
          </w:tcPr>
          <w:p w14:paraId="0FB799E0" w14:textId="77777777" w:rsidR="00A75F11" w:rsidRDefault="00A75F11" w:rsidP="004474DE">
            <w:r>
              <w:t>Media.</w:t>
            </w:r>
          </w:p>
        </w:tc>
      </w:tr>
      <w:tr w:rsidR="00A75F11" w14:paraId="3C765B75" w14:textId="77777777" w:rsidTr="004474DE">
        <w:trPr>
          <w:cantSplit/>
        </w:trPr>
        <w:tc>
          <w:tcPr>
            <w:tcW w:w="3598" w:type="dxa"/>
            <w:shd w:val="clear" w:color="auto" w:fill="E7E6E6" w:themeFill="background2"/>
            <w:vAlign w:val="center"/>
          </w:tcPr>
          <w:p w14:paraId="63FF488E" w14:textId="77777777" w:rsidR="00A75F11" w:rsidRPr="003C776D" w:rsidRDefault="00A75F11" w:rsidP="004474DE">
            <w:pPr>
              <w:rPr>
                <w:b/>
              </w:rPr>
            </w:pPr>
            <w:r w:rsidRPr="003C776D">
              <w:rPr>
                <w:b/>
              </w:rPr>
              <w:t>Urgencia</w:t>
            </w:r>
          </w:p>
        </w:tc>
        <w:tc>
          <w:tcPr>
            <w:tcW w:w="4886" w:type="dxa"/>
            <w:gridSpan w:val="2"/>
            <w:shd w:val="clear" w:color="auto" w:fill="E7E6E6" w:themeFill="background2"/>
          </w:tcPr>
          <w:p w14:paraId="538F532A" w14:textId="77777777" w:rsidR="00A75F11" w:rsidRDefault="00E03823" w:rsidP="008177FC">
            <w:pPr>
              <w:keepNext/>
            </w:pPr>
            <w:r>
              <w:t>Alta</w:t>
            </w:r>
            <w:r w:rsidR="00A75F11">
              <w:t>.</w:t>
            </w:r>
          </w:p>
        </w:tc>
      </w:tr>
    </w:tbl>
    <w:p w14:paraId="239F723E" w14:textId="1C5B41C4" w:rsidR="004F742E" w:rsidRDefault="008177FC" w:rsidP="008177FC">
      <w:pPr>
        <w:pStyle w:val="Epgrafe"/>
        <w:jc w:val="center"/>
      </w:pPr>
      <w:bookmarkStart w:id="112" w:name="_Toc442008960"/>
      <w:r>
        <w:t xml:space="preserve">Tabla </w:t>
      </w:r>
      <w:fldSimple w:instr=" SEQ Tabla \* ARABIC ">
        <w:r w:rsidR="00772C34">
          <w:rPr>
            <w:noProof/>
          </w:rPr>
          <w:t>8</w:t>
        </w:r>
      </w:fldSimple>
      <w:r>
        <w:t>: Plantilla RF-AW03 "Subir test"</w:t>
      </w:r>
      <w:bookmarkEnd w:id="112"/>
    </w:p>
    <w:p w14:paraId="36EE8D17" w14:textId="77777777"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75"/>
        <w:gridCol w:w="653"/>
        <w:gridCol w:w="2919"/>
      </w:tblGrid>
      <w:tr w:rsidR="004F742E" w14:paraId="42A457F8" w14:textId="77777777" w:rsidTr="00D84C19">
        <w:trPr>
          <w:cantSplit/>
        </w:trPr>
        <w:tc>
          <w:tcPr>
            <w:tcW w:w="3598" w:type="dxa"/>
            <w:shd w:val="clear" w:color="auto" w:fill="E7E6E6" w:themeFill="background2"/>
            <w:vAlign w:val="center"/>
          </w:tcPr>
          <w:p w14:paraId="78A779A7" w14:textId="77777777"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14:paraId="4BF2F4C0" w14:textId="77777777" w:rsidR="004F742E" w:rsidRPr="00060070" w:rsidRDefault="00A75F11" w:rsidP="00E03823">
            <w:pPr>
              <w:rPr>
                <w:b/>
              </w:rPr>
            </w:pPr>
            <w:r>
              <w:rPr>
                <w:b/>
              </w:rPr>
              <w:t xml:space="preserve">Consultar estadísticas de </w:t>
            </w:r>
            <w:r w:rsidR="00E03823">
              <w:rPr>
                <w:b/>
              </w:rPr>
              <w:t>las prácticas</w:t>
            </w:r>
          </w:p>
        </w:tc>
      </w:tr>
      <w:tr w:rsidR="004F742E" w14:paraId="42BABCB4" w14:textId="77777777" w:rsidTr="00D84C19">
        <w:trPr>
          <w:cantSplit/>
        </w:trPr>
        <w:tc>
          <w:tcPr>
            <w:tcW w:w="3598" w:type="dxa"/>
            <w:shd w:val="clear" w:color="auto" w:fill="auto"/>
            <w:vAlign w:val="center"/>
          </w:tcPr>
          <w:p w14:paraId="35CFA65A" w14:textId="77777777" w:rsidR="004F742E" w:rsidRPr="003C776D" w:rsidRDefault="004F742E" w:rsidP="00D84C19">
            <w:pPr>
              <w:rPr>
                <w:b/>
              </w:rPr>
            </w:pPr>
            <w:r w:rsidRPr="003C776D">
              <w:rPr>
                <w:b/>
              </w:rPr>
              <w:t>Descripción</w:t>
            </w:r>
          </w:p>
        </w:tc>
        <w:tc>
          <w:tcPr>
            <w:tcW w:w="4886" w:type="dxa"/>
            <w:gridSpan w:val="2"/>
            <w:shd w:val="clear" w:color="auto" w:fill="auto"/>
          </w:tcPr>
          <w:p w14:paraId="7A2D9BB1" w14:textId="77777777"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14:paraId="5C477C01" w14:textId="77777777" w:rsidTr="00D84C19">
        <w:trPr>
          <w:cantSplit/>
        </w:trPr>
        <w:tc>
          <w:tcPr>
            <w:tcW w:w="3598" w:type="dxa"/>
            <w:shd w:val="clear" w:color="auto" w:fill="E7E6E6" w:themeFill="background2"/>
            <w:vAlign w:val="center"/>
          </w:tcPr>
          <w:p w14:paraId="10E61258" w14:textId="77777777" w:rsidR="004F742E" w:rsidRPr="003C776D" w:rsidRDefault="004F742E" w:rsidP="00D84C19">
            <w:pPr>
              <w:rPr>
                <w:b/>
              </w:rPr>
            </w:pPr>
            <w:r w:rsidRPr="003C776D">
              <w:rPr>
                <w:b/>
              </w:rPr>
              <w:t>Precondición</w:t>
            </w:r>
          </w:p>
        </w:tc>
        <w:tc>
          <w:tcPr>
            <w:tcW w:w="4886" w:type="dxa"/>
            <w:gridSpan w:val="2"/>
            <w:shd w:val="clear" w:color="auto" w:fill="E7E6E6" w:themeFill="background2"/>
          </w:tcPr>
          <w:p w14:paraId="655A8259" w14:textId="77777777" w:rsidR="004F742E" w:rsidRDefault="002C7253" w:rsidP="00D84C19">
            <w:r>
              <w:t>Que el profesor haya seleccionado desde su panel la opción de consultar estadísticas.</w:t>
            </w:r>
          </w:p>
        </w:tc>
      </w:tr>
      <w:tr w:rsidR="004F742E" w14:paraId="626BC378" w14:textId="77777777" w:rsidTr="00D84C19">
        <w:trPr>
          <w:cantSplit/>
        </w:trPr>
        <w:tc>
          <w:tcPr>
            <w:tcW w:w="3598" w:type="dxa"/>
            <w:vMerge w:val="restart"/>
            <w:shd w:val="clear" w:color="auto" w:fill="auto"/>
            <w:vAlign w:val="center"/>
          </w:tcPr>
          <w:p w14:paraId="3D6D0CE1" w14:textId="77777777" w:rsidR="004F742E" w:rsidRDefault="004F742E" w:rsidP="00D84C19">
            <w:pPr>
              <w:rPr>
                <w:b/>
              </w:rPr>
            </w:pPr>
          </w:p>
          <w:p w14:paraId="1B93D767" w14:textId="77777777" w:rsidR="004F742E" w:rsidRPr="003C776D" w:rsidRDefault="004F742E" w:rsidP="00D84C19">
            <w:pPr>
              <w:rPr>
                <w:b/>
              </w:rPr>
            </w:pPr>
            <w:r w:rsidRPr="003C776D">
              <w:rPr>
                <w:b/>
              </w:rPr>
              <w:t>Secuencia Normal</w:t>
            </w:r>
          </w:p>
        </w:tc>
        <w:tc>
          <w:tcPr>
            <w:tcW w:w="759" w:type="dxa"/>
            <w:shd w:val="clear" w:color="auto" w:fill="auto"/>
          </w:tcPr>
          <w:p w14:paraId="11BB3EB9" w14:textId="77777777" w:rsidR="004F742E" w:rsidRDefault="004F742E" w:rsidP="00D84C19">
            <w:r>
              <w:t>Paso</w:t>
            </w:r>
          </w:p>
        </w:tc>
        <w:tc>
          <w:tcPr>
            <w:tcW w:w="4127" w:type="dxa"/>
            <w:shd w:val="clear" w:color="auto" w:fill="auto"/>
          </w:tcPr>
          <w:p w14:paraId="5761EA71" w14:textId="77777777" w:rsidR="004F742E" w:rsidRDefault="004F742E" w:rsidP="00D84C19">
            <w:r>
              <w:t>Acción</w:t>
            </w:r>
          </w:p>
        </w:tc>
      </w:tr>
      <w:tr w:rsidR="004F742E" w14:paraId="7743654E" w14:textId="77777777" w:rsidTr="00D84C19">
        <w:trPr>
          <w:cantSplit/>
        </w:trPr>
        <w:tc>
          <w:tcPr>
            <w:tcW w:w="3598" w:type="dxa"/>
            <w:vMerge/>
            <w:shd w:val="clear" w:color="auto" w:fill="auto"/>
            <w:vAlign w:val="center"/>
          </w:tcPr>
          <w:p w14:paraId="5B36CB4D" w14:textId="77777777" w:rsidR="004F742E" w:rsidRPr="003C776D" w:rsidRDefault="004F742E" w:rsidP="00D84C19">
            <w:pPr>
              <w:rPr>
                <w:b/>
              </w:rPr>
            </w:pPr>
          </w:p>
        </w:tc>
        <w:tc>
          <w:tcPr>
            <w:tcW w:w="759" w:type="dxa"/>
            <w:shd w:val="clear" w:color="auto" w:fill="auto"/>
            <w:vAlign w:val="center"/>
          </w:tcPr>
          <w:p w14:paraId="60223AB6" w14:textId="77777777" w:rsidR="004F742E" w:rsidRDefault="004F742E" w:rsidP="00D84C19">
            <w:r>
              <w:t>1</w:t>
            </w:r>
          </w:p>
        </w:tc>
        <w:tc>
          <w:tcPr>
            <w:tcW w:w="4127" w:type="dxa"/>
            <w:shd w:val="clear" w:color="auto" w:fill="auto"/>
          </w:tcPr>
          <w:p w14:paraId="1C334DFB" w14:textId="77777777" w:rsidR="004F742E" w:rsidRDefault="004F742E" w:rsidP="002C7253">
            <w:r>
              <w:t xml:space="preserve">El profesor </w:t>
            </w:r>
            <w:r w:rsidR="002C7253">
              <w:t>visualiza en una tabla las estadísticas de todas las prácticas de los alumnos.</w:t>
            </w:r>
          </w:p>
        </w:tc>
      </w:tr>
      <w:tr w:rsidR="004F742E" w14:paraId="1F572EAB" w14:textId="77777777" w:rsidTr="00D84C19">
        <w:trPr>
          <w:cantSplit/>
        </w:trPr>
        <w:tc>
          <w:tcPr>
            <w:tcW w:w="3598" w:type="dxa"/>
            <w:shd w:val="clear" w:color="auto" w:fill="E7E6E6" w:themeFill="background2"/>
            <w:vAlign w:val="center"/>
          </w:tcPr>
          <w:p w14:paraId="6F925A58" w14:textId="77777777" w:rsidR="004F742E" w:rsidRPr="003C776D" w:rsidRDefault="004F742E" w:rsidP="00D84C19">
            <w:pPr>
              <w:rPr>
                <w:b/>
              </w:rPr>
            </w:pPr>
            <w:r w:rsidRPr="003C776D">
              <w:rPr>
                <w:b/>
              </w:rPr>
              <w:t>Post-condición</w:t>
            </w:r>
          </w:p>
        </w:tc>
        <w:tc>
          <w:tcPr>
            <w:tcW w:w="4886" w:type="dxa"/>
            <w:gridSpan w:val="2"/>
            <w:shd w:val="clear" w:color="auto" w:fill="E7E6E6" w:themeFill="background2"/>
          </w:tcPr>
          <w:p w14:paraId="5CA0C94B" w14:textId="77777777" w:rsidR="004F742E" w:rsidRDefault="002C7253" w:rsidP="00A75F11">
            <w:r>
              <w:t>Las estadísticas son mostradas en la tabla.</w:t>
            </w:r>
          </w:p>
        </w:tc>
      </w:tr>
      <w:tr w:rsidR="002C7253" w14:paraId="4C529A1D" w14:textId="77777777" w:rsidTr="002C7253">
        <w:trPr>
          <w:cantSplit/>
        </w:trPr>
        <w:tc>
          <w:tcPr>
            <w:tcW w:w="3598" w:type="dxa"/>
            <w:vMerge w:val="restart"/>
            <w:shd w:val="clear" w:color="auto" w:fill="auto"/>
            <w:vAlign w:val="center"/>
          </w:tcPr>
          <w:p w14:paraId="6EA62997" w14:textId="77777777" w:rsidR="002C7253" w:rsidRPr="003C776D" w:rsidRDefault="002C7253" w:rsidP="00D84C19">
            <w:pPr>
              <w:rPr>
                <w:b/>
              </w:rPr>
            </w:pPr>
            <w:r w:rsidRPr="003C776D">
              <w:rPr>
                <w:b/>
                <w:caps/>
              </w:rPr>
              <w:lastRenderedPageBreak/>
              <w:t>Excepciones</w:t>
            </w:r>
          </w:p>
        </w:tc>
        <w:tc>
          <w:tcPr>
            <w:tcW w:w="759" w:type="dxa"/>
            <w:shd w:val="clear" w:color="auto" w:fill="auto"/>
          </w:tcPr>
          <w:p w14:paraId="77966D07" w14:textId="77777777" w:rsidR="002C7253" w:rsidRDefault="002C7253" w:rsidP="00D84C19">
            <w:r>
              <w:t>Paso</w:t>
            </w:r>
          </w:p>
        </w:tc>
        <w:tc>
          <w:tcPr>
            <w:tcW w:w="4127" w:type="dxa"/>
            <w:shd w:val="clear" w:color="auto" w:fill="auto"/>
          </w:tcPr>
          <w:p w14:paraId="60E1AA64" w14:textId="77777777" w:rsidR="002C7253" w:rsidRDefault="002C7253" w:rsidP="00D84C19">
            <w:r>
              <w:t>Acción</w:t>
            </w:r>
          </w:p>
        </w:tc>
      </w:tr>
      <w:tr w:rsidR="002C7253" w14:paraId="7A31B665" w14:textId="77777777" w:rsidTr="002C7253">
        <w:trPr>
          <w:cantSplit/>
        </w:trPr>
        <w:tc>
          <w:tcPr>
            <w:tcW w:w="3598" w:type="dxa"/>
            <w:vMerge/>
            <w:shd w:val="clear" w:color="auto" w:fill="auto"/>
            <w:vAlign w:val="center"/>
          </w:tcPr>
          <w:p w14:paraId="17EF37EF" w14:textId="77777777" w:rsidR="002C7253" w:rsidRPr="003C776D" w:rsidRDefault="002C7253" w:rsidP="00D84C19">
            <w:pPr>
              <w:rPr>
                <w:b/>
                <w:caps/>
              </w:rPr>
            </w:pPr>
          </w:p>
        </w:tc>
        <w:tc>
          <w:tcPr>
            <w:tcW w:w="759" w:type="dxa"/>
            <w:shd w:val="clear" w:color="auto" w:fill="auto"/>
          </w:tcPr>
          <w:p w14:paraId="4F4186CB" w14:textId="77777777" w:rsidR="002C7253" w:rsidRDefault="002C7253" w:rsidP="00D84C19">
            <w:r>
              <w:t>1</w:t>
            </w:r>
          </w:p>
        </w:tc>
        <w:tc>
          <w:tcPr>
            <w:tcW w:w="4127" w:type="dxa"/>
            <w:shd w:val="clear" w:color="auto" w:fill="auto"/>
          </w:tcPr>
          <w:p w14:paraId="1FDCF1B7" w14:textId="77777777" w:rsidR="002C7253" w:rsidRDefault="002C7253" w:rsidP="00D84C19">
            <w:r>
              <w:t>Los alumnos no han realizado ninguna subida de sus prácticas y por lo tanto no hay estadísticas a visualizar.</w:t>
            </w:r>
          </w:p>
        </w:tc>
      </w:tr>
      <w:tr w:rsidR="004F742E" w14:paraId="31C37DEF" w14:textId="77777777" w:rsidTr="00D84C19">
        <w:trPr>
          <w:cantSplit/>
        </w:trPr>
        <w:tc>
          <w:tcPr>
            <w:tcW w:w="3598" w:type="dxa"/>
            <w:shd w:val="clear" w:color="auto" w:fill="E7E6E6" w:themeFill="background2"/>
            <w:vAlign w:val="center"/>
          </w:tcPr>
          <w:p w14:paraId="602F3461" w14:textId="77777777" w:rsidR="004F742E" w:rsidRPr="003C776D" w:rsidRDefault="004F742E" w:rsidP="00D84C19">
            <w:pPr>
              <w:rPr>
                <w:b/>
              </w:rPr>
            </w:pPr>
            <w:r w:rsidRPr="003C776D">
              <w:rPr>
                <w:b/>
              </w:rPr>
              <w:t>Importancia</w:t>
            </w:r>
          </w:p>
        </w:tc>
        <w:tc>
          <w:tcPr>
            <w:tcW w:w="4886" w:type="dxa"/>
            <w:gridSpan w:val="2"/>
            <w:shd w:val="clear" w:color="auto" w:fill="E7E6E6" w:themeFill="background2"/>
          </w:tcPr>
          <w:p w14:paraId="0DF95877" w14:textId="77777777" w:rsidR="004F742E" w:rsidRDefault="00645B80" w:rsidP="00BC61DE">
            <w:r>
              <w:t>Media.</w:t>
            </w:r>
          </w:p>
        </w:tc>
      </w:tr>
      <w:tr w:rsidR="004F742E" w14:paraId="22B38FA3" w14:textId="77777777" w:rsidTr="00D84C19">
        <w:trPr>
          <w:cantSplit/>
        </w:trPr>
        <w:tc>
          <w:tcPr>
            <w:tcW w:w="3598" w:type="dxa"/>
            <w:shd w:val="clear" w:color="auto" w:fill="auto"/>
            <w:vAlign w:val="center"/>
          </w:tcPr>
          <w:p w14:paraId="33C31636" w14:textId="77777777" w:rsidR="004F742E" w:rsidRPr="003C776D" w:rsidRDefault="004F742E" w:rsidP="00D84C19">
            <w:pPr>
              <w:rPr>
                <w:b/>
              </w:rPr>
            </w:pPr>
            <w:r w:rsidRPr="003C776D">
              <w:rPr>
                <w:b/>
              </w:rPr>
              <w:t>Frecuencia</w:t>
            </w:r>
          </w:p>
        </w:tc>
        <w:tc>
          <w:tcPr>
            <w:tcW w:w="4886" w:type="dxa"/>
            <w:gridSpan w:val="2"/>
            <w:shd w:val="clear" w:color="auto" w:fill="auto"/>
          </w:tcPr>
          <w:p w14:paraId="5E37EE08" w14:textId="77777777" w:rsidR="004F742E" w:rsidRDefault="002C7253" w:rsidP="00D84C19">
            <w:r>
              <w:t>Media</w:t>
            </w:r>
            <w:r w:rsidR="00645B80">
              <w:t>.</w:t>
            </w:r>
          </w:p>
        </w:tc>
      </w:tr>
      <w:tr w:rsidR="004F742E" w14:paraId="3086E435" w14:textId="77777777" w:rsidTr="00D84C19">
        <w:trPr>
          <w:cantSplit/>
        </w:trPr>
        <w:tc>
          <w:tcPr>
            <w:tcW w:w="3598" w:type="dxa"/>
            <w:shd w:val="clear" w:color="auto" w:fill="E7E6E6" w:themeFill="background2"/>
            <w:vAlign w:val="center"/>
          </w:tcPr>
          <w:p w14:paraId="5D9A14D0" w14:textId="77777777" w:rsidR="004F742E" w:rsidRPr="003C776D" w:rsidRDefault="004F742E" w:rsidP="00D84C19">
            <w:pPr>
              <w:rPr>
                <w:b/>
              </w:rPr>
            </w:pPr>
            <w:r w:rsidRPr="003C776D">
              <w:rPr>
                <w:b/>
              </w:rPr>
              <w:t>Urgencia</w:t>
            </w:r>
          </w:p>
        </w:tc>
        <w:tc>
          <w:tcPr>
            <w:tcW w:w="4886" w:type="dxa"/>
            <w:gridSpan w:val="2"/>
            <w:shd w:val="clear" w:color="auto" w:fill="E7E6E6" w:themeFill="background2"/>
          </w:tcPr>
          <w:p w14:paraId="7B1D5D08" w14:textId="77777777" w:rsidR="004F742E" w:rsidRDefault="00BC61DE" w:rsidP="008177FC">
            <w:pPr>
              <w:keepNext/>
            </w:pPr>
            <w:r>
              <w:t>Media</w:t>
            </w:r>
            <w:r w:rsidR="00645B80">
              <w:t>.</w:t>
            </w:r>
          </w:p>
        </w:tc>
      </w:tr>
    </w:tbl>
    <w:p w14:paraId="41ED9919" w14:textId="737F0B98" w:rsidR="004F742E" w:rsidRDefault="008177FC" w:rsidP="008177FC">
      <w:pPr>
        <w:pStyle w:val="Epgrafe"/>
        <w:jc w:val="center"/>
      </w:pPr>
      <w:bookmarkStart w:id="113" w:name="_Toc442008961"/>
      <w:r>
        <w:t xml:space="preserve">Tabla </w:t>
      </w:r>
      <w:fldSimple w:instr=" SEQ Tabla \* ARABIC ">
        <w:r w:rsidR="00772C34">
          <w:rPr>
            <w:noProof/>
          </w:rPr>
          <w:t>9</w:t>
        </w:r>
      </w:fldSimple>
      <w:r>
        <w:t>: Plantilla RF-AW04 "Consultar estadísticas de las prácticas"</w:t>
      </w:r>
      <w:bookmarkEnd w:id="113"/>
    </w:p>
    <w:p w14:paraId="531737BC"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86"/>
        <w:gridCol w:w="654"/>
        <w:gridCol w:w="2907"/>
      </w:tblGrid>
      <w:tr w:rsidR="00BC61DE" w14:paraId="2B128BC6" w14:textId="77777777" w:rsidTr="00D84C19">
        <w:trPr>
          <w:cantSplit/>
        </w:trPr>
        <w:tc>
          <w:tcPr>
            <w:tcW w:w="3598" w:type="dxa"/>
            <w:shd w:val="clear" w:color="auto" w:fill="E7E6E6" w:themeFill="background2"/>
            <w:vAlign w:val="center"/>
          </w:tcPr>
          <w:p w14:paraId="3CC21777" w14:textId="77777777"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14:paraId="7D0B06D8" w14:textId="77777777" w:rsidR="00BC61DE" w:rsidRPr="00060070" w:rsidRDefault="002C7253" w:rsidP="00D84C19">
            <w:pPr>
              <w:rPr>
                <w:b/>
              </w:rPr>
            </w:pPr>
            <w:r>
              <w:rPr>
                <w:b/>
              </w:rPr>
              <w:t>Descargar prácticas</w:t>
            </w:r>
          </w:p>
        </w:tc>
      </w:tr>
      <w:tr w:rsidR="00BC61DE" w14:paraId="73E7026A" w14:textId="77777777" w:rsidTr="00D84C19">
        <w:trPr>
          <w:cantSplit/>
        </w:trPr>
        <w:tc>
          <w:tcPr>
            <w:tcW w:w="3598" w:type="dxa"/>
            <w:shd w:val="clear" w:color="auto" w:fill="auto"/>
            <w:vAlign w:val="center"/>
          </w:tcPr>
          <w:p w14:paraId="0188F5CA" w14:textId="77777777" w:rsidR="00BC61DE" w:rsidRPr="003C776D" w:rsidRDefault="00BC61DE" w:rsidP="00D84C19">
            <w:pPr>
              <w:rPr>
                <w:b/>
              </w:rPr>
            </w:pPr>
            <w:r w:rsidRPr="003C776D">
              <w:rPr>
                <w:b/>
              </w:rPr>
              <w:t>Descripción</w:t>
            </w:r>
          </w:p>
        </w:tc>
        <w:tc>
          <w:tcPr>
            <w:tcW w:w="4886" w:type="dxa"/>
            <w:gridSpan w:val="2"/>
            <w:shd w:val="clear" w:color="auto" w:fill="auto"/>
          </w:tcPr>
          <w:p w14:paraId="7E49E51A" w14:textId="77777777" w:rsidR="00BC61DE" w:rsidRDefault="00BC61DE" w:rsidP="002C7253">
            <w:r>
              <w:t xml:space="preserve">El </w:t>
            </w:r>
            <w:r w:rsidR="002C7253">
              <w:t xml:space="preserve">profesor podrá descargar todas las prácticas en formato </w:t>
            </w:r>
            <w:proofErr w:type="spellStart"/>
            <w:r w:rsidR="002C7253">
              <w:t>zip</w:t>
            </w:r>
            <w:proofErr w:type="spellEnd"/>
            <w:r w:rsidR="002C7253">
              <w:t xml:space="preserve"> que han subido los alumnos.</w:t>
            </w:r>
          </w:p>
        </w:tc>
      </w:tr>
      <w:tr w:rsidR="00BC61DE" w14:paraId="605CC305" w14:textId="77777777" w:rsidTr="00D84C19">
        <w:trPr>
          <w:cantSplit/>
        </w:trPr>
        <w:tc>
          <w:tcPr>
            <w:tcW w:w="3598" w:type="dxa"/>
            <w:shd w:val="clear" w:color="auto" w:fill="E7E6E6" w:themeFill="background2"/>
            <w:vAlign w:val="center"/>
          </w:tcPr>
          <w:p w14:paraId="00549E83" w14:textId="77777777" w:rsidR="00BC61DE" w:rsidRPr="003C776D" w:rsidRDefault="00BC61DE" w:rsidP="00D84C19">
            <w:pPr>
              <w:rPr>
                <w:b/>
              </w:rPr>
            </w:pPr>
            <w:r w:rsidRPr="003C776D">
              <w:rPr>
                <w:b/>
              </w:rPr>
              <w:t>Precondición</w:t>
            </w:r>
          </w:p>
        </w:tc>
        <w:tc>
          <w:tcPr>
            <w:tcW w:w="4886" w:type="dxa"/>
            <w:gridSpan w:val="2"/>
            <w:shd w:val="clear" w:color="auto" w:fill="E7E6E6" w:themeFill="background2"/>
          </w:tcPr>
          <w:p w14:paraId="4951C0C3" w14:textId="77777777" w:rsidR="00BC61DE" w:rsidRDefault="002C7253" w:rsidP="002C7253">
            <w:r>
              <w:t xml:space="preserve">Que el profesor haya seleccionado desde su panel la opción de consultar estadísticas. </w:t>
            </w:r>
          </w:p>
        </w:tc>
      </w:tr>
      <w:tr w:rsidR="00BC61DE" w14:paraId="318CA391" w14:textId="77777777" w:rsidTr="00D84C19">
        <w:trPr>
          <w:cantSplit/>
        </w:trPr>
        <w:tc>
          <w:tcPr>
            <w:tcW w:w="3598" w:type="dxa"/>
            <w:vMerge w:val="restart"/>
            <w:shd w:val="clear" w:color="auto" w:fill="auto"/>
            <w:vAlign w:val="center"/>
          </w:tcPr>
          <w:p w14:paraId="61B2784C" w14:textId="77777777" w:rsidR="00BC61DE" w:rsidRPr="003C776D" w:rsidRDefault="00BC61DE" w:rsidP="00D84C19">
            <w:pPr>
              <w:rPr>
                <w:b/>
              </w:rPr>
            </w:pPr>
            <w:r w:rsidRPr="003C776D">
              <w:rPr>
                <w:b/>
              </w:rPr>
              <w:t>Secuencia Normal</w:t>
            </w:r>
          </w:p>
        </w:tc>
        <w:tc>
          <w:tcPr>
            <w:tcW w:w="759" w:type="dxa"/>
            <w:shd w:val="clear" w:color="auto" w:fill="auto"/>
          </w:tcPr>
          <w:p w14:paraId="16BDE184" w14:textId="77777777" w:rsidR="00BC61DE" w:rsidRDefault="00BC61DE" w:rsidP="00D84C19">
            <w:r>
              <w:t>Paso</w:t>
            </w:r>
          </w:p>
        </w:tc>
        <w:tc>
          <w:tcPr>
            <w:tcW w:w="4127" w:type="dxa"/>
            <w:shd w:val="clear" w:color="auto" w:fill="auto"/>
          </w:tcPr>
          <w:p w14:paraId="0D8139A2" w14:textId="77777777" w:rsidR="00BC61DE" w:rsidRDefault="00BC61DE" w:rsidP="00D84C19">
            <w:r>
              <w:t>Acción</w:t>
            </w:r>
          </w:p>
        </w:tc>
      </w:tr>
      <w:tr w:rsidR="00BC61DE" w14:paraId="1296296C" w14:textId="77777777" w:rsidTr="00D84C19">
        <w:trPr>
          <w:cantSplit/>
        </w:trPr>
        <w:tc>
          <w:tcPr>
            <w:tcW w:w="3598" w:type="dxa"/>
            <w:vMerge/>
            <w:shd w:val="clear" w:color="auto" w:fill="auto"/>
            <w:vAlign w:val="center"/>
          </w:tcPr>
          <w:p w14:paraId="7B6BAF7D" w14:textId="77777777" w:rsidR="00BC61DE" w:rsidRPr="003C776D" w:rsidRDefault="00BC61DE" w:rsidP="00D84C19">
            <w:pPr>
              <w:rPr>
                <w:b/>
              </w:rPr>
            </w:pPr>
          </w:p>
        </w:tc>
        <w:tc>
          <w:tcPr>
            <w:tcW w:w="759" w:type="dxa"/>
            <w:shd w:val="clear" w:color="auto" w:fill="auto"/>
            <w:vAlign w:val="center"/>
          </w:tcPr>
          <w:p w14:paraId="6D3848FE" w14:textId="77777777" w:rsidR="00BC61DE" w:rsidRDefault="00BC61DE" w:rsidP="00D84C19">
            <w:r>
              <w:t>1</w:t>
            </w:r>
          </w:p>
        </w:tc>
        <w:tc>
          <w:tcPr>
            <w:tcW w:w="4127" w:type="dxa"/>
            <w:shd w:val="clear" w:color="auto" w:fill="auto"/>
          </w:tcPr>
          <w:p w14:paraId="23551869" w14:textId="77777777" w:rsidR="00BC61DE" w:rsidRDefault="00A75F11" w:rsidP="002C7253">
            <w:r>
              <w:t xml:space="preserve">El </w:t>
            </w:r>
            <w:r w:rsidR="002C7253">
              <w:t>profesor selecciona la práctica a descargar.</w:t>
            </w:r>
          </w:p>
        </w:tc>
      </w:tr>
      <w:tr w:rsidR="00BC61DE" w14:paraId="6D44BE92" w14:textId="77777777" w:rsidTr="00D84C19">
        <w:trPr>
          <w:cantSplit/>
        </w:trPr>
        <w:tc>
          <w:tcPr>
            <w:tcW w:w="3598" w:type="dxa"/>
            <w:shd w:val="clear" w:color="auto" w:fill="E7E6E6" w:themeFill="background2"/>
            <w:vAlign w:val="center"/>
          </w:tcPr>
          <w:p w14:paraId="25BFCD55" w14:textId="77777777" w:rsidR="00BC61DE" w:rsidRPr="003C776D" w:rsidRDefault="00BC61DE" w:rsidP="00D84C19">
            <w:pPr>
              <w:rPr>
                <w:b/>
              </w:rPr>
            </w:pPr>
            <w:r w:rsidRPr="003C776D">
              <w:rPr>
                <w:b/>
              </w:rPr>
              <w:t>Post-condición</w:t>
            </w:r>
          </w:p>
        </w:tc>
        <w:tc>
          <w:tcPr>
            <w:tcW w:w="4886" w:type="dxa"/>
            <w:gridSpan w:val="2"/>
            <w:shd w:val="clear" w:color="auto" w:fill="E7E6E6" w:themeFill="background2"/>
          </w:tcPr>
          <w:p w14:paraId="4A34F917" w14:textId="77777777" w:rsidR="00BC61DE" w:rsidRDefault="00BC61DE" w:rsidP="002C7253">
            <w:r>
              <w:t>La práctica</w:t>
            </w:r>
            <w:r w:rsidR="002C7253">
              <w:t xml:space="preserve"> es descargada correctamente.</w:t>
            </w:r>
          </w:p>
        </w:tc>
      </w:tr>
      <w:tr w:rsidR="00BC61DE" w14:paraId="74BA2A08" w14:textId="77777777" w:rsidTr="00D84C19">
        <w:trPr>
          <w:cantSplit/>
        </w:trPr>
        <w:tc>
          <w:tcPr>
            <w:tcW w:w="3598" w:type="dxa"/>
            <w:vMerge w:val="restart"/>
            <w:shd w:val="clear" w:color="auto" w:fill="auto"/>
            <w:vAlign w:val="center"/>
          </w:tcPr>
          <w:p w14:paraId="014FD15E" w14:textId="77777777" w:rsidR="00BC61DE" w:rsidRPr="003C776D" w:rsidRDefault="00BC61DE" w:rsidP="00D84C19">
            <w:pPr>
              <w:rPr>
                <w:b/>
              </w:rPr>
            </w:pPr>
            <w:r w:rsidRPr="003C776D">
              <w:rPr>
                <w:b/>
                <w:caps/>
              </w:rPr>
              <w:t>Excepciones</w:t>
            </w:r>
          </w:p>
        </w:tc>
        <w:tc>
          <w:tcPr>
            <w:tcW w:w="759" w:type="dxa"/>
            <w:shd w:val="clear" w:color="auto" w:fill="auto"/>
          </w:tcPr>
          <w:p w14:paraId="6E1FAD08" w14:textId="77777777" w:rsidR="00BC61DE" w:rsidRDefault="00BC61DE" w:rsidP="00D84C19">
            <w:r>
              <w:t>Paso</w:t>
            </w:r>
          </w:p>
        </w:tc>
        <w:tc>
          <w:tcPr>
            <w:tcW w:w="4127" w:type="dxa"/>
            <w:shd w:val="clear" w:color="auto" w:fill="auto"/>
          </w:tcPr>
          <w:p w14:paraId="503DFA5A" w14:textId="77777777" w:rsidR="00BC61DE" w:rsidRDefault="00BC61DE" w:rsidP="00D84C19">
            <w:r>
              <w:t>Acción</w:t>
            </w:r>
          </w:p>
        </w:tc>
      </w:tr>
      <w:tr w:rsidR="00BC61DE" w14:paraId="615C2CDB" w14:textId="77777777" w:rsidTr="00D84C19">
        <w:trPr>
          <w:cantSplit/>
        </w:trPr>
        <w:tc>
          <w:tcPr>
            <w:tcW w:w="3598" w:type="dxa"/>
            <w:vMerge/>
            <w:shd w:val="clear" w:color="auto" w:fill="auto"/>
            <w:vAlign w:val="center"/>
          </w:tcPr>
          <w:p w14:paraId="24EB5EDB" w14:textId="77777777" w:rsidR="00BC61DE" w:rsidRPr="003C776D" w:rsidRDefault="00BC61DE" w:rsidP="00D84C19">
            <w:pPr>
              <w:rPr>
                <w:b/>
              </w:rPr>
            </w:pPr>
          </w:p>
        </w:tc>
        <w:tc>
          <w:tcPr>
            <w:tcW w:w="759" w:type="dxa"/>
            <w:shd w:val="clear" w:color="auto" w:fill="auto"/>
            <w:vAlign w:val="center"/>
          </w:tcPr>
          <w:p w14:paraId="74A2CB67" w14:textId="77777777" w:rsidR="00BC61DE" w:rsidRDefault="00BC61DE" w:rsidP="00D84C19">
            <w:r>
              <w:t>1</w:t>
            </w:r>
          </w:p>
        </w:tc>
        <w:tc>
          <w:tcPr>
            <w:tcW w:w="4127" w:type="dxa"/>
            <w:shd w:val="clear" w:color="auto" w:fill="auto"/>
          </w:tcPr>
          <w:p w14:paraId="24621213" w14:textId="77777777" w:rsidR="00BC61DE" w:rsidRDefault="002C7253" w:rsidP="002C7253">
            <w:r>
              <w:t>Los alumnos no han realizado ninguna subida de sus prácticas y por lo tanto el profesor no puede descargar ninguna práctica.</w:t>
            </w:r>
          </w:p>
        </w:tc>
      </w:tr>
      <w:tr w:rsidR="00BC61DE" w14:paraId="09D67054" w14:textId="77777777" w:rsidTr="00D84C19">
        <w:trPr>
          <w:cantSplit/>
        </w:trPr>
        <w:tc>
          <w:tcPr>
            <w:tcW w:w="3598" w:type="dxa"/>
            <w:shd w:val="clear" w:color="auto" w:fill="E7E6E6" w:themeFill="background2"/>
            <w:vAlign w:val="center"/>
          </w:tcPr>
          <w:p w14:paraId="2831B21D" w14:textId="77777777" w:rsidR="00BC61DE" w:rsidRPr="003C776D" w:rsidRDefault="00BC61DE" w:rsidP="00D84C19">
            <w:pPr>
              <w:rPr>
                <w:b/>
              </w:rPr>
            </w:pPr>
            <w:r w:rsidRPr="003C776D">
              <w:rPr>
                <w:b/>
              </w:rPr>
              <w:t>Importancia</w:t>
            </w:r>
          </w:p>
        </w:tc>
        <w:tc>
          <w:tcPr>
            <w:tcW w:w="4886" w:type="dxa"/>
            <w:gridSpan w:val="2"/>
            <w:shd w:val="clear" w:color="auto" w:fill="E7E6E6" w:themeFill="background2"/>
          </w:tcPr>
          <w:p w14:paraId="158AD33C" w14:textId="77777777" w:rsidR="00BC61DE" w:rsidRDefault="002C7253" w:rsidP="00D84C19">
            <w:r>
              <w:t>Media</w:t>
            </w:r>
            <w:r w:rsidR="00645B80">
              <w:t>.</w:t>
            </w:r>
          </w:p>
        </w:tc>
      </w:tr>
      <w:tr w:rsidR="00BC61DE" w14:paraId="28B6360F" w14:textId="77777777" w:rsidTr="00D84C19">
        <w:trPr>
          <w:cantSplit/>
        </w:trPr>
        <w:tc>
          <w:tcPr>
            <w:tcW w:w="3598" w:type="dxa"/>
            <w:shd w:val="clear" w:color="auto" w:fill="auto"/>
            <w:vAlign w:val="center"/>
          </w:tcPr>
          <w:p w14:paraId="029FFD98" w14:textId="77777777" w:rsidR="00BC61DE" w:rsidRPr="003C776D" w:rsidRDefault="00BC61DE" w:rsidP="00D84C19">
            <w:pPr>
              <w:rPr>
                <w:b/>
              </w:rPr>
            </w:pPr>
            <w:r w:rsidRPr="003C776D">
              <w:rPr>
                <w:b/>
              </w:rPr>
              <w:t>Frecuencia</w:t>
            </w:r>
          </w:p>
        </w:tc>
        <w:tc>
          <w:tcPr>
            <w:tcW w:w="4886" w:type="dxa"/>
            <w:gridSpan w:val="2"/>
            <w:shd w:val="clear" w:color="auto" w:fill="auto"/>
          </w:tcPr>
          <w:p w14:paraId="4ED050BD" w14:textId="77777777" w:rsidR="00BC61DE" w:rsidRDefault="002C7253" w:rsidP="00D84C19">
            <w:r>
              <w:t>Media</w:t>
            </w:r>
            <w:r w:rsidR="00645B80">
              <w:t>.</w:t>
            </w:r>
          </w:p>
        </w:tc>
      </w:tr>
      <w:tr w:rsidR="00BC61DE" w14:paraId="014E7540" w14:textId="77777777" w:rsidTr="00D84C19">
        <w:trPr>
          <w:cantSplit/>
        </w:trPr>
        <w:tc>
          <w:tcPr>
            <w:tcW w:w="3598" w:type="dxa"/>
            <w:shd w:val="clear" w:color="auto" w:fill="E7E6E6" w:themeFill="background2"/>
            <w:vAlign w:val="center"/>
          </w:tcPr>
          <w:p w14:paraId="7144AE4B" w14:textId="77777777" w:rsidR="00BC61DE" w:rsidRPr="003C776D" w:rsidRDefault="00BC61DE" w:rsidP="00D84C19">
            <w:pPr>
              <w:rPr>
                <w:b/>
              </w:rPr>
            </w:pPr>
            <w:r w:rsidRPr="003C776D">
              <w:rPr>
                <w:b/>
              </w:rPr>
              <w:t>Urgencia</w:t>
            </w:r>
          </w:p>
        </w:tc>
        <w:tc>
          <w:tcPr>
            <w:tcW w:w="4886" w:type="dxa"/>
            <w:gridSpan w:val="2"/>
            <w:shd w:val="clear" w:color="auto" w:fill="E7E6E6" w:themeFill="background2"/>
          </w:tcPr>
          <w:p w14:paraId="72DF7312" w14:textId="77777777" w:rsidR="00BC61DE" w:rsidRDefault="002C7253" w:rsidP="008177FC">
            <w:pPr>
              <w:keepNext/>
            </w:pPr>
            <w:r>
              <w:t>Media</w:t>
            </w:r>
            <w:r w:rsidR="00645B80">
              <w:t>.</w:t>
            </w:r>
          </w:p>
        </w:tc>
      </w:tr>
    </w:tbl>
    <w:p w14:paraId="39F4C788" w14:textId="07F94ED0" w:rsidR="00BC61DE" w:rsidRDefault="008177FC" w:rsidP="008177FC">
      <w:pPr>
        <w:pStyle w:val="Epgrafe"/>
        <w:jc w:val="center"/>
      </w:pPr>
      <w:bookmarkStart w:id="114" w:name="_Toc442008962"/>
      <w:r>
        <w:t xml:space="preserve">Tabla </w:t>
      </w:r>
      <w:fldSimple w:instr=" SEQ Tabla \* ARABIC ">
        <w:r w:rsidR="00772C34">
          <w:rPr>
            <w:noProof/>
          </w:rPr>
          <w:t>10</w:t>
        </w:r>
      </w:fldSimple>
      <w:r>
        <w:t>: Plantilla RF-AW05 "Descargar prácticas"</w:t>
      </w:r>
      <w:bookmarkEnd w:id="114"/>
    </w:p>
    <w:p w14:paraId="7E97777B" w14:textId="77777777"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43"/>
        <w:gridCol w:w="649"/>
        <w:gridCol w:w="2955"/>
      </w:tblGrid>
      <w:tr w:rsidR="004474DE" w14:paraId="285263E6" w14:textId="77777777" w:rsidTr="004474DE">
        <w:trPr>
          <w:cantSplit/>
        </w:trPr>
        <w:tc>
          <w:tcPr>
            <w:tcW w:w="3598" w:type="dxa"/>
            <w:shd w:val="clear" w:color="auto" w:fill="E7E6E6" w:themeFill="background2"/>
            <w:vAlign w:val="center"/>
          </w:tcPr>
          <w:p w14:paraId="13CFB581" w14:textId="77777777"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14:paraId="2272C73E" w14:textId="77777777" w:rsidR="004474DE" w:rsidRPr="00060070" w:rsidRDefault="002C7253" w:rsidP="004474DE">
            <w:pPr>
              <w:rPr>
                <w:b/>
              </w:rPr>
            </w:pPr>
            <w:r>
              <w:rPr>
                <w:b/>
              </w:rPr>
              <w:t>Comprobar plagios de prácticas</w:t>
            </w:r>
          </w:p>
        </w:tc>
      </w:tr>
      <w:tr w:rsidR="004474DE" w14:paraId="33D52165" w14:textId="77777777" w:rsidTr="004474DE">
        <w:trPr>
          <w:cantSplit/>
        </w:trPr>
        <w:tc>
          <w:tcPr>
            <w:tcW w:w="3598" w:type="dxa"/>
            <w:shd w:val="clear" w:color="auto" w:fill="auto"/>
            <w:vAlign w:val="center"/>
          </w:tcPr>
          <w:p w14:paraId="7BCF483E" w14:textId="77777777" w:rsidR="004474DE" w:rsidRPr="003C776D" w:rsidRDefault="004474DE" w:rsidP="004474DE">
            <w:pPr>
              <w:rPr>
                <w:b/>
              </w:rPr>
            </w:pPr>
            <w:r w:rsidRPr="003C776D">
              <w:rPr>
                <w:b/>
              </w:rPr>
              <w:t>Descripción</w:t>
            </w:r>
          </w:p>
        </w:tc>
        <w:tc>
          <w:tcPr>
            <w:tcW w:w="4886" w:type="dxa"/>
            <w:gridSpan w:val="2"/>
            <w:shd w:val="clear" w:color="auto" w:fill="auto"/>
          </w:tcPr>
          <w:p w14:paraId="5A135C9F" w14:textId="77777777" w:rsidR="004474DE" w:rsidRDefault="004474DE" w:rsidP="002C7253">
            <w:r>
              <w:t xml:space="preserve">El </w:t>
            </w:r>
            <w:r w:rsidR="002C7253">
              <w:t>profesor comprobará la existencia de plagios entre la última práctica subida por los alumnos.</w:t>
            </w:r>
          </w:p>
        </w:tc>
      </w:tr>
      <w:tr w:rsidR="004474DE" w14:paraId="7E45A0B1" w14:textId="77777777" w:rsidTr="004474DE">
        <w:trPr>
          <w:cantSplit/>
        </w:trPr>
        <w:tc>
          <w:tcPr>
            <w:tcW w:w="3598" w:type="dxa"/>
            <w:shd w:val="clear" w:color="auto" w:fill="E7E6E6" w:themeFill="background2"/>
            <w:vAlign w:val="center"/>
          </w:tcPr>
          <w:p w14:paraId="126EED2C" w14:textId="77777777" w:rsidR="004474DE" w:rsidRPr="003C776D" w:rsidRDefault="004474DE" w:rsidP="004474DE">
            <w:pPr>
              <w:rPr>
                <w:b/>
              </w:rPr>
            </w:pPr>
            <w:r w:rsidRPr="003C776D">
              <w:rPr>
                <w:b/>
              </w:rPr>
              <w:t>Precondición</w:t>
            </w:r>
          </w:p>
        </w:tc>
        <w:tc>
          <w:tcPr>
            <w:tcW w:w="4886" w:type="dxa"/>
            <w:gridSpan w:val="2"/>
            <w:shd w:val="clear" w:color="auto" w:fill="E7E6E6" w:themeFill="background2"/>
          </w:tcPr>
          <w:p w14:paraId="448D5D6B" w14:textId="77777777" w:rsidR="004474DE" w:rsidRDefault="002C7253" w:rsidP="004474DE">
            <w:r>
              <w:t>El profesor ha seleccionado desde su panel la opción de comprobación de plagios.</w:t>
            </w:r>
          </w:p>
        </w:tc>
      </w:tr>
      <w:tr w:rsidR="004474DE" w14:paraId="40F676EF" w14:textId="77777777" w:rsidTr="004474DE">
        <w:trPr>
          <w:cantSplit/>
        </w:trPr>
        <w:tc>
          <w:tcPr>
            <w:tcW w:w="3598" w:type="dxa"/>
            <w:vMerge w:val="restart"/>
            <w:shd w:val="clear" w:color="auto" w:fill="auto"/>
            <w:vAlign w:val="center"/>
          </w:tcPr>
          <w:p w14:paraId="5032A9CD" w14:textId="77777777" w:rsidR="004474DE" w:rsidRPr="003C776D" w:rsidRDefault="004474DE" w:rsidP="004474DE">
            <w:pPr>
              <w:rPr>
                <w:b/>
              </w:rPr>
            </w:pPr>
            <w:r w:rsidRPr="003C776D">
              <w:rPr>
                <w:b/>
              </w:rPr>
              <w:t>Secuencia Normal</w:t>
            </w:r>
          </w:p>
        </w:tc>
        <w:tc>
          <w:tcPr>
            <w:tcW w:w="759" w:type="dxa"/>
            <w:shd w:val="clear" w:color="auto" w:fill="auto"/>
          </w:tcPr>
          <w:p w14:paraId="42A8EEEB" w14:textId="77777777" w:rsidR="004474DE" w:rsidRDefault="004474DE" w:rsidP="004474DE">
            <w:r>
              <w:t>Paso</w:t>
            </w:r>
          </w:p>
        </w:tc>
        <w:tc>
          <w:tcPr>
            <w:tcW w:w="4127" w:type="dxa"/>
            <w:shd w:val="clear" w:color="auto" w:fill="auto"/>
          </w:tcPr>
          <w:p w14:paraId="65E29838" w14:textId="77777777" w:rsidR="004474DE" w:rsidRDefault="004474DE" w:rsidP="004474DE">
            <w:r>
              <w:t>Acción</w:t>
            </w:r>
          </w:p>
        </w:tc>
      </w:tr>
      <w:tr w:rsidR="004474DE" w14:paraId="5AC01DC2" w14:textId="77777777" w:rsidTr="004474DE">
        <w:trPr>
          <w:cantSplit/>
        </w:trPr>
        <w:tc>
          <w:tcPr>
            <w:tcW w:w="3598" w:type="dxa"/>
            <w:vMerge/>
            <w:shd w:val="clear" w:color="auto" w:fill="auto"/>
            <w:vAlign w:val="center"/>
          </w:tcPr>
          <w:p w14:paraId="4A3D7974" w14:textId="77777777" w:rsidR="004474DE" w:rsidRPr="003C776D" w:rsidRDefault="004474DE" w:rsidP="004474DE">
            <w:pPr>
              <w:rPr>
                <w:b/>
              </w:rPr>
            </w:pPr>
          </w:p>
        </w:tc>
        <w:tc>
          <w:tcPr>
            <w:tcW w:w="759" w:type="dxa"/>
            <w:shd w:val="clear" w:color="auto" w:fill="auto"/>
            <w:vAlign w:val="center"/>
          </w:tcPr>
          <w:p w14:paraId="33692DAF" w14:textId="77777777" w:rsidR="004474DE" w:rsidRDefault="004474DE" w:rsidP="004474DE">
            <w:r>
              <w:t>1</w:t>
            </w:r>
          </w:p>
        </w:tc>
        <w:tc>
          <w:tcPr>
            <w:tcW w:w="4127" w:type="dxa"/>
            <w:shd w:val="clear" w:color="auto" w:fill="auto"/>
          </w:tcPr>
          <w:p w14:paraId="650A648B" w14:textId="77777777" w:rsidR="004474DE" w:rsidRDefault="002C7253" w:rsidP="004474DE">
            <w:r>
              <w:t>El profesor selecciona la opción de comprobación de plagios de las prácticas.</w:t>
            </w:r>
          </w:p>
        </w:tc>
      </w:tr>
      <w:tr w:rsidR="004474DE" w14:paraId="49BD217E" w14:textId="77777777" w:rsidTr="004474DE">
        <w:trPr>
          <w:cantSplit/>
        </w:trPr>
        <w:tc>
          <w:tcPr>
            <w:tcW w:w="3598" w:type="dxa"/>
            <w:shd w:val="clear" w:color="auto" w:fill="E7E6E6" w:themeFill="background2"/>
            <w:vAlign w:val="center"/>
          </w:tcPr>
          <w:p w14:paraId="17427F95" w14:textId="77777777" w:rsidR="004474DE" w:rsidRPr="003C776D" w:rsidRDefault="004474DE" w:rsidP="004474DE">
            <w:pPr>
              <w:rPr>
                <w:b/>
              </w:rPr>
            </w:pPr>
            <w:r w:rsidRPr="003C776D">
              <w:rPr>
                <w:b/>
              </w:rPr>
              <w:t>Post-condición</w:t>
            </w:r>
          </w:p>
        </w:tc>
        <w:tc>
          <w:tcPr>
            <w:tcW w:w="4886" w:type="dxa"/>
            <w:gridSpan w:val="2"/>
            <w:shd w:val="clear" w:color="auto" w:fill="E7E6E6" w:themeFill="background2"/>
          </w:tcPr>
          <w:p w14:paraId="6D254461" w14:textId="77777777" w:rsidR="004474DE" w:rsidRDefault="002C7253" w:rsidP="002C7253">
            <w:r>
              <w:t>El reporte de plagios se crea correctamente.</w:t>
            </w:r>
          </w:p>
        </w:tc>
      </w:tr>
      <w:tr w:rsidR="002C7253" w14:paraId="54708276" w14:textId="77777777" w:rsidTr="004474DE">
        <w:trPr>
          <w:cantSplit/>
        </w:trPr>
        <w:tc>
          <w:tcPr>
            <w:tcW w:w="3598" w:type="dxa"/>
            <w:vMerge w:val="restart"/>
            <w:shd w:val="clear" w:color="auto" w:fill="auto"/>
            <w:vAlign w:val="center"/>
          </w:tcPr>
          <w:p w14:paraId="77BABA1C" w14:textId="77777777" w:rsidR="002C7253" w:rsidRPr="003C776D" w:rsidRDefault="002C7253" w:rsidP="004474DE">
            <w:pPr>
              <w:rPr>
                <w:b/>
              </w:rPr>
            </w:pPr>
            <w:r w:rsidRPr="003C776D">
              <w:rPr>
                <w:b/>
                <w:caps/>
              </w:rPr>
              <w:t>Excepciones</w:t>
            </w:r>
          </w:p>
        </w:tc>
        <w:tc>
          <w:tcPr>
            <w:tcW w:w="759" w:type="dxa"/>
            <w:shd w:val="clear" w:color="auto" w:fill="auto"/>
          </w:tcPr>
          <w:p w14:paraId="5182AE1F" w14:textId="77777777" w:rsidR="002C7253" w:rsidRDefault="002C7253" w:rsidP="004474DE">
            <w:r>
              <w:t>Paso</w:t>
            </w:r>
          </w:p>
        </w:tc>
        <w:tc>
          <w:tcPr>
            <w:tcW w:w="4127" w:type="dxa"/>
            <w:shd w:val="clear" w:color="auto" w:fill="auto"/>
          </w:tcPr>
          <w:p w14:paraId="1D5EAF1C" w14:textId="77777777" w:rsidR="002C7253" w:rsidRDefault="002C7253" w:rsidP="004474DE">
            <w:r>
              <w:t>Acción</w:t>
            </w:r>
          </w:p>
        </w:tc>
      </w:tr>
      <w:tr w:rsidR="002C7253" w14:paraId="2CBFCD90" w14:textId="77777777" w:rsidTr="004474DE">
        <w:trPr>
          <w:cantSplit/>
        </w:trPr>
        <w:tc>
          <w:tcPr>
            <w:tcW w:w="3598" w:type="dxa"/>
            <w:vMerge/>
            <w:shd w:val="clear" w:color="auto" w:fill="auto"/>
            <w:vAlign w:val="center"/>
          </w:tcPr>
          <w:p w14:paraId="7B49D908" w14:textId="77777777" w:rsidR="002C7253" w:rsidRPr="003C776D" w:rsidRDefault="002C7253" w:rsidP="004474DE">
            <w:pPr>
              <w:rPr>
                <w:b/>
                <w:caps/>
              </w:rPr>
            </w:pPr>
          </w:p>
        </w:tc>
        <w:tc>
          <w:tcPr>
            <w:tcW w:w="759" w:type="dxa"/>
            <w:shd w:val="clear" w:color="auto" w:fill="auto"/>
          </w:tcPr>
          <w:p w14:paraId="5B1804E3" w14:textId="77777777" w:rsidR="002C7253" w:rsidRDefault="002C7253" w:rsidP="004474DE">
            <w:r>
              <w:t>1</w:t>
            </w:r>
          </w:p>
        </w:tc>
        <w:tc>
          <w:tcPr>
            <w:tcW w:w="4127" w:type="dxa"/>
            <w:shd w:val="clear" w:color="auto" w:fill="auto"/>
          </w:tcPr>
          <w:p w14:paraId="43805168" w14:textId="77777777" w:rsidR="002C7253" w:rsidRDefault="0054055C" w:rsidP="004474DE">
            <w:r>
              <w:t>Ningún alumno ha subido práctica.</w:t>
            </w:r>
          </w:p>
        </w:tc>
      </w:tr>
      <w:tr w:rsidR="002C7253" w14:paraId="71D24C56" w14:textId="77777777" w:rsidTr="004474DE">
        <w:trPr>
          <w:cantSplit/>
        </w:trPr>
        <w:tc>
          <w:tcPr>
            <w:tcW w:w="3598" w:type="dxa"/>
            <w:vMerge/>
            <w:shd w:val="clear" w:color="auto" w:fill="auto"/>
            <w:vAlign w:val="center"/>
          </w:tcPr>
          <w:p w14:paraId="553DCB6D" w14:textId="77777777" w:rsidR="002C7253" w:rsidRPr="003C776D" w:rsidRDefault="002C7253" w:rsidP="004474DE">
            <w:pPr>
              <w:rPr>
                <w:b/>
                <w:caps/>
              </w:rPr>
            </w:pPr>
          </w:p>
        </w:tc>
        <w:tc>
          <w:tcPr>
            <w:tcW w:w="759" w:type="dxa"/>
            <w:shd w:val="clear" w:color="auto" w:fill="auto"/>
          </w:tcPr>
          <w:p w14:paraId="3EB204B1" w14:textId="77777777" w:rsidR="002C7253" w:rsidRDefault="0054055C" w:rsidP="004474DE">
            <w:r>
              <w:t>2</w:t>
            </w:r>
          </w:p>
        </w:tc>
        <w:tc>
          <w:tcPr>
            <w:tcW w:w="4127" w:type="dxa"/>
            <w:shd w:val="clear" w:color="auto" w:fill="auto"/>
          </w:tcPr>
          <w:p w14:paraId="4E6AC9F3" w14:textId="77777777" w:rsidR="002C7253" w:rsidRDefault="0054055C" w:rsidP="0054055C">
            <w:r>
              <w:t>Únicamente un alumno ha subido prácticas.</w:t>
            </w:r>
          </w:p>
        </w:tc>
      </w:tr>
      <w:tr w:rsidR="004474DE" w14:paraId="11F671C7" w14:textId="77777777" w:rsidTr="004474DE">
        <w:trPr>
          <w:cantSplit/>
        </w:trPr>
        <w:tc>
          <w:tcPr>
            <w:tcW w:w="3598" w:type="dxa"/>
            <w:shd w:val="clear" w:color="auto" w:fill="E7E6E6" w:themeFill="background2"/>
            <w:vAlign w:val="center"/>
          </w:tcPr>
          <w:p w14:paraId="2BC77003" w14:textId="77777777" w:rsidR="004474DE" w:rsidRPr="003C776D" w:rsidRDefault="004474DE" w:rsidP="004474DE">
            <w:pPr>
              <w:rPr>
                <w:b/>
              </w:rPr>
            </w:pPr>
            <w:r w:rsidRPr="003C776D">
              <w:rPr>
                <w:b/>
              </w:rPr>
              <w:t>Importancia</w:t>
            </w:r>
          </w:p>
        </w:tc>
        <w:tc>
          <w:tcPr>
            <w:tcW w:w="4886" w:type="dxa"/>
            <w:gridSpan w:val="2"/>
            <w:shd w:val="clear" w:color="auto" w:fill="E7E6E6" w:themeFill="background2"/>
          </w:tcPr>
          <w:p w14:paraId="1D20E4CE" w14:textId="77777777" w:rsidR="004474DE" w:rsidRDefault="0072584A" w:rsidP="004474DE">
            <w:r>
              <w:t>Media</w:t>
            </w:r>
            <w:r w:rsidR="004474DE">
              <w:t>.</w:t>
            </w:r>
          </w:p>
        </w:tc>
      </w:tr>
      <w:tr w:rsidR="004474DE" w14:paraId="3C77AA30" w14:textId="77777777" w:rsidTr="004474DE">
        <w:trPr>
          <w:cantSplit/>
        </w:trPr>
        <w:tc>
          <w:tcPr>
            <w:tcW w:w="3598" w:type="dxa"/>
            <w:shd w:val="clear" w:color="auto" w:fill="auto"/>
            <w:vAlign w:val="center"/>
          </w:tcPr>
          <w:p w14:paraId="3677A8F3" w14:textId="77777777" w:rsidR="004474DE" w:rsidRPr="003C776D" w:rsidRDefault="004474DE" w:rsidP="004474DE">
            <w:pPr>
              <w:rPr>
                <w:b/>
              </w:rPr>
            </w:pPr>
            <w:r w:rsidRPr="003C776D">
              <w:rPr>
                <w:b/>
              </w:rPr>
              <w:t>Frecuencia</w:t>
            </w:r>
          </w:p>
        </w:tc>
        <w:tc>
          <w:tcPr>
            <w:tcW w:w="4886" w:type="dxa"/>
            <w:gridSpan w:val="2"/>
            <w:shd w:val="clear" w:color="auto" w:fill="auto"/>
          </w:tcPr>
          <w:p w14:paraId="27993AF6" w14:textId="77777777" w:rsidR="004474DE" w:rsidRDefault="0072584A" w:rsidP="004474DE">
            <w:r>
              <w:t>Baja</w:t>
            </w:r>
            <w:r w:rsidR="004474DE">
              <w:t>.</w:t>
            </w:r>
          </w:p>
        </w:tc>
      </w:tr>
      <w:tr w:rsidR="004474DE" w14:paraId="16FADDB1" w14:textId="77777777" w:rsidTr="004474DE">
        <w:trPr>
          <w:cantSplit/>
        </w:trPr>
        <w:tc>
          <w:tcPr>
            <w:tcW w:w="3598" w:type="dxa"/>
            <w:shd w:val="clear" w:color="auto" w:fill="E7E6E6" w:themeFill="background2"/>
            <w:vAlign w:val="center"/>
          </w:tcPr>
          <w:p w14:paraId="55C8BD77" w14:textId="77777777" w:rsidR="004474DE" w:rsidRPr="003C776D" w:rsidRDefault="004474DE" w:rsidP="004474DE">
            <w:pPr>
              <w:rPr>
                <w:b/>
              </w:rPr>
            </w:pPr>
            <w:r w:rsidRPr="003C776D">
              <w:rPr>
                <w:b/>
              </w:rPr>
              <w:t>Urgencia</w:t>
            </w:r>
          </w:p>
        </w:tc>
        <w:tc>
          <w:tcPr>
            <w:tcW w:w="4886" w:type="dxa"/>
            <w:gridSpan w:val="2"/>
            <w:shd w:val="clear" w:color="auto" w:fill="E7E6E6" w:themeFill="background2"/>
          </w:tcPr>
          <w:p w14:paraId="111969C1" w14:textId="77777777" w:rsidR="004474DE" w:rsidRDefault="0072584A" w:rsidP="008177FC">
            <w:pPr>
              <w:keepNext/>
            </w:pPr>
            <w:r>
              <w:t>Media</w:t>
            </w:r>
            <w:r w:rsidR="004474DE">
              <w:t>.</w:t>
            </w:r>
          </w:p>
        </w:tc>
      </w:tr>
    </w:tbl>
    <w:p w14:paraId="31179B34" w14:textId="4A8A9C92" w:rsidR="00AC3475" w:rsidRDefault="008177FC" w:rsidP="008177FC">
      <w:pPr>
        <w:pStyle w:val="Epgrafe"/>
        <w:jc w:val="center"/>
      </w:pPr>
      <w:bookmarkStart w:id="115" w:name="_Toc442008963"/>
      <w:r>
        <w:t xml:space="preserve">Tabla </w:t>
      </w:r>
      <w:fldSimple w:instr=" SEQ Tabla \* ARABIC ">
        <w:r w:rsidR="00772C34">
          <w:rPr>
            <w:noProof/>
          </w:rPr>
          <w:t>11</w:t>
        </w:r>
      </w:fldSimple>
      <w:r>
        <w:t>: Plantilla RF-AW06 "Comprobar plagios de prácticas"</w:t>
      </w:r>
      <w:bookmarkEnd w:id="115"/>
    </w:p>
    <w:p w14:paraId="71A9F3CD"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83"/>
        <w:gridCol w:w="654"/>
        <w:gridCol w:w="2910"/>
      </w:tblGrid>
      <w:tr w:rsidR="0072584A" w14:paraId="7F594653" w14:textId="77777777" w:rsidTr="001B69A9">
        <w:trPr>
          <w:cantSplit/>
        </w:trPr>
        <w:tc>
          <w:tcPr>
            <w:tcW w:w="3598" w:type="dxa"/>
            <w:shd w:val="clear" w:color="auto" w:fill="E7E6E6" w:themeFill="background2"/>
            <w:vAlign w:val="center"/>
          </w:tcPr>
          <w:p w14:paraId="1FFAFE7A" w14:textId="77777777"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14:paraId="7B0163A9" w14:textId="77777777" w:rsidR="0072584A" w:rsidRPr="00060070" w:rsidRDefault="0054055C" w:rsidP="001B69A9">
            <w:pPr>
              <w:rPr>
                <w:b/>
              </w:rPr>
            </w:pPr>
            <w:r>
              <w:rPr>
                <w:b/>
              </w:rPr>
              <w:t>Visualizar gráficas</w:t>
            </w:r>
          </w:p>
        </w:tc>
      </w:tr>
      <w:tr w:rsidR="0072584A" w14:paraId="5DE010AE" w14:textId="77777777" w:rsidTr="001B69A9">
        <w:trPr>
          <w:cantSplit/>
        </w:trPr>
        <w:tc>
          <w:tcPr>
            <w:tcW w:w="3598" w:type="dxa"/>
            <w:shd w:val="clear" w:color="auto" w:fill="auto"/>
            <w:vAlign w:val="center"/>
          </w:tcPr>
          <w:p w14:paraId="1EEBC8C7" w14:textId="77777777" w:rsidR="0072584A" w:rsidRPr="003C776D" w:rsidRDefault="0072584A" w:rsidP="001B69A9">
            <w:pPr>
              <w:rPr>
                <w:b/>
              </w:rPr>
            </w:pPr>
            <w:r w:rsidRPr="003C776D">
              <w:rPr>
                <w:b/>
              </w:rPr>
              <w:t>Descripción</w:t>
            </w:r>
          </w:p>
        </w:tc>
        <w:tc>
          <w:tcPr>
            <w:tcW w:w="4886" w:type="dxa"/>
            <w:gridSpan w:val="2"/>
            <w:shd w:val="clear" w:color="auto" w:fill="auto"/>
          </w:tcPr>
          <w:p w14:paraId="5682400D" w14:textId="77777777" w:rsidR="0072584A" w:rsidRDefault="0054055C" w:rsidP="0072584A">
            <w:r>
              <w:t>El profesor puede visualizar diferentes gráficas para obtener una visión global referente a las prácticas subidas por los alumnos.</w:t>
            </w:r>
          </w:p>
        </w:tc>
      </w:tr>
      <w:tr w:rsidR="0072584A" w14:paraId="05733592" w14:textId="77777777" w:rsidTr="001B69A9">
        <w:trPr>
          <w:cantSplit/>
        </w:trPr>
        <w:tc>
          <w:tcPr>
            <w:tcW w:w="3598" w:type="dxa"/>
            <w:shd w:val="clear" w:color="auto" w:fill="E7E6E6" w:themeFill="background2"/>
            <w:vAlign w:val="center"/>
          </w:tcPr>
          <w:p w14:paraId="77ECDADE"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549579EC" w14:textId="77777777" w:rsidR="0072584A" w:rsidRDefault="0054055C" w:rsidP="001B69A9">
            <w:r>
              <w:t>El profesor ha seleccionado desde su panel la opción de visualizar gráficas.</w:t>
            </w:r>
          </w:p>
        </w:tc>
      </w:tr>
      <w:tr w:rsidR="0054055C" w14:paraId="298FCBFE" w14:textId="77777777" w:rsidTr="001B69A9">
        <w:trPr>
          <w:cantSplit/>
        </w:trPr>
        <w:tc>
          <w:tcPr>
            <w:tcW w:w="3598" w:type="dxa"/>
            <w:vMerge w:val="restart"/>
            <w:shd w:val="clear" w:color="auto" w:fill="auto"/>
            <w:vAlign w:val="center"/>
          </w:tcPr>
          <w:p w14:paraId="2FDAC58E" w14:textId="77777777" w:rsidR="0054055C" w:rsidRPr="003C776D" w:rsidRDefault="0054055C" w:rsidP="001B69A9">
            <w:pPr>
              <w:rPr>
                <w:b/>
              </w:rPr>
            </w:pPr>
            <w:r w:rsidRPr="003C776D">
              <w:rPr>
                <w:b/>
              </w:rPr>
              <w:t>Secuencia Normal</w:t>
            </w:r>
          </w:p>
        </w:tc>
        <w:tc>
          <w:tcPr>
            <w:tcW w:w="759" w:type="dxa"/>
            <w:shd w:val="clear" w:color="auto" w:fill="auto"/>
          </w:tcPr>
          <w:p w14:paraId="76D9B62B" w14:textId="77777777" w:rsidR="0054055C" w:rsidRDefault="0054055C" w:rsidP="001B69A9">
            <w:r>
              <w:t>Paso</w:t>
            </w:r>
          </w:p>
        </w:tc>
        <w:tc>
          <w:tcPr>
            <w:tcW w:w="4127" w:type="dxa"/>
            <w:shd w:val="clear" w:color="auto" w:fill="auto"/>
          </w:tcPr>
          <w:p w14:paraId="192E8ACE" w14:textId="77777777" w:rsidR="0054055C" w:rsidRDefault="0054055C" w:rsidP="001B69A9">
            <w:r>
              <w:t>Acción</w:t>
            </w:r>
          </w:p>
        </w:tc>
      </w:tr>
      <w:tr w:rsidR="0054055C" w14:paraId="40BC8C9D" w14:textId="77777777" w:rsidTr="001B69A9">
        <w:trPr>
          <w:cantSplit/>
        </w:trPr>
        <w:tc>
          <w:tcPr>
            <w:tcW w:w="3598" w:type="dxa"/>
            <w:vMerge/>
            <w:shd w:val="clear" w:color="auto" w:fill="auto"/>
            <w:vAlign w:val="center"/>
          </w:tcPr>
          <w:p w14:paraId="0C9189DF" w14:textId="77777777" w:rsidR="0054055C" w:rsidRPr="003C776D" w:rsidRDefault="0054055C" w:rsidP="001B69A9">
            <w:pPr>
              <w:rPr>
                <w:b/>
              </w:rPr>
            </w:pPr>
          </w:p>
        </w:tc>
        <w:tc>
          <w:tcPr>
            <w:tcW w:w="759" w:type="dxa"/>
            <w:shd w:val="clear" w:color="auto" w:fill="auto"/>
            <w:vAlign w:val="center"/>
          </w:tcPr>
          <w:p w14:paraId="4662E523" w14:textId="77777777" w:rsidR="0054055C" w:rsidRDefault="0054055C" w:rsidP="001B69A9">
            <w:r>
              <w:t>1</w:t>
            </w:r>
          </w:p>
        </w:tc>
        <w:tc>
          <w:tcPr>
            <w:tcW w:w="4127" w:type="dxa"/>
            <w:shd w:val="clear" w:color="auto" w:fill="auto"/>
          </w:tcPr>
          <w:p w14:paraId="5AFD413C" w14:textId="77777777" w:rsidR="0054055C" w:rsidRDefault="0054055C" w:rsidP="001B69A9">
            <w:r>
              <w:t>El profesor selecciona las gráficas que desea visualizar.</w:t>
            </w:r>
          </w:p>
        </w:tc>
      </w:tr>
      <w:tr w:rsidR="0054055C" w14:paraId="440A52DA" w14:textId="77777777" w:rsidTr="001B69A9">
        <w:trPr>
          <w:cantSplit/>
        </w:trPr>
        <w:tc>
          <w:tcPr>
            <w:tcW w:w="3598" w:type="dxa"/>
            <w:vMerge/>
            <w:shd w:val="clear" w:color="auto" w:fill="auto"/>
            <w:vAlign w:val="center"/>
          </w:tcPr>
          <w:p w14:paraId="1C6B3981" w14:textId="77777777" w:rsidR="0054055C" w:rsidRPr="003C776D" w:rsidRDefault="0054055C" w:rsidP="001B69A9">
            <w:pPr>
              <w:rPr>
                <w:b/>
              </w:rPr>
            </w:pPr>
          </w:p>
        </w:tc>
        <w:tc>
          <w:tcPr>
            <w:tcW w:w="759" w:type="dxa"/>
            <w:shd w:val="clear" w:color="auto" w:fill="auto"/>
            <w:vAlign w:val="center"/>
          </w:tcPr>
          <w:p w14:paraId="5889D4DE" w14:textId="77777777" w:rsidR="0054055C" w:rsidRDefault="0054055C" w:rsidP="001B69A9">
            <w:r>
              <w:t>2</w:t>
            </w:r>
          </w:p>
        </w:tc>
        <w:tc>
          <w:tcPr>
            <w:tcW w:w="4127" w:type="dxa"/>
            <w:shd w:val="clear" w:color="auto" w:fill="auto"/>
          </w:tcPr>
          <w:p w14:paraId="3AB81BAB" w14:textId="77777777" w:rsidR="0054055C" w:rsidRDefault="0054055C" w:rsidP="001B69A9">
            <w:r>
              <w:t>Pincha en el botón para que las gráficas sean generadas.</w:t>
            </w:r>
          </w:p>
        </w:tc>
      </w:tr>
      <w:tr w:rsidR="0072584A" w14:paraId="117C332C" w14:textId="77777777" w:rsidTr="001B69A9">
        <w:trPr>
          <w:cantSplit/>
        </w:trPr>
        <w:tc>
          <w:tcPr>
            <w:tcW w:w="3598" w:type="dxa"/>
            <w:shd w:val="clear" w:color="auto" w:fill="E7E6E6" w:themeFill="background2"/>
            <w:vAlign w:val="center"/>
          </w:tcPr>
          <w:p w14:paraId="5B1945F7"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39E0D96" w14:textId="77777777" w:rsidR="0072584A" w:rsidRDefault="0054055C" w:rsidP="0054055C">
            <w:r>
              <w:t>Las gráficas son generadas y mostradas.</w:t>
            </w:r>
          </w:p>
        </w:tc>
      </w:tr>
      <w:tr w:rsidR="0054055C" w14:paraId="30613D70" w14:textId="77777777" w:rsidTr="001B69A9">
        <w:trPr>
          <w:cantSplit/>
        </w:trPr>
        <w:tc>
          <w:tcPr>
            <w:tcW w:w="3598" w:type="dxa"/>
            <w:vMerge w:val="restart"/>
            <w:shd w:val="clear" w:color="auto" w:fill="auto"/>
            <w:vAlign w:val="center"/>
          </w:tcPr>
          <w:p w14:paraId="64C3E63D" w14:textId="77777777" w:rsidR="0054055C" w:rsidRPr="003C776D" w:rsidRDefault="0054055C" w:rsidP="0054055C">
            <w:pPr>
              <w:rPr>
                <w:b/>
              </w:rPr>
            </w:pPr>
            <w:r w:rsidRPr="003C776D">
              <w:rPr>
                <w:b/>
                <w:caps/>
              </w:rPr>
              <w:t>Excepciones</w:t>
            </w:r>
          </w:p>
        </w:tc>
        <w:tc>
          <w:tcPr>
            <w:tcW w:w="759" w:type="dxa"/>
            <w:shd w:val="clear" w:color="auto" w:fill="auto"/>
          </w:tcPr>
          <w:p w14:paraId="4A64A866" w14:textId="77777777" w:rsidR="0054055C" w:rsidRDefault="0054055C" w:rsidP="0054055C">
            <w:r>
              <w:t>Paso</w:t>
            </w:r>
          </w:p>
        </w:tc>
        <w:tc>
          <w:tcPr>
            <w:tcW w:w="4127" w:type="dxa"/>
            <w:shd w:val="clear" w:color="auto" w:fill="auto"/>
          </w:tcPr>
          <w:p w14:paraId="129D1CA9" w14:textId="77777777" w:rsidR="0054055C" w:rsidRDefault="0054055C" w:rsidP="0054055C">
            <w:r>
              <w:t>Acción</w:t>
            </w:r>
          </w:p>
        </w:tc>
      </w:tr>
      <w:tr w:rsidR="0054055C" w14:paraId="151D2ECA" w14:textId="77777777" w:rsidTr="00B71179">
        <w:trPr>
          <w:cantSplit/>
        </w:trPr>
        <w:tc>
          <w:tcPr>
            <w:tcW w:w="3598" w:type="dxa"/>
            <w:vMerge/>
            <w:shd w:val="clear" w:color="auto" w:fill="auto"/>
            <w:vAlign w:val="center"/>
          </w:tcPr>
          <w:p w14:paraId="1D7EB473" w14:textId="77777777" w:rsidR="0054055C" w:rsidRPr="003C776D" w:rsidRDefault="0054055C" w:rsidP="0054055C">
            <w:pPr>
              <w:rPr>
                <w:b/>
                <w:caps/>
              </w:rPr>
            </w:pPr>
          </w:p>
        </w:tc>
        <w:tc>
          <w:tcPr>
            <w:tcW w:w="759" w:type="dxa"/>
            <w:shd w:val="clear" w:color="auto" w:fill="auto"/>
            <w:vAlign w:val="center"/>
          </w:tcPr>
          <w:p w14:paraId="20DD738D" w14:textId="77777777" w:rsidR="0054055C" w:rsidRDefault="0054055C" w:rsidP="0054055C">
            <w:r>
              <w:t>1</w:t>
            </w:r>
          </w:p>
        </w:tc>
        <w:tc>
          <w:tcPr>
            <w:tcW w:w="4127" w:type="dxa"/>
            <w:shd w:val="clear" w:color="auto" w:fill="auto"/>
          </w:tcPr>
          <w:p w14:paraId="6AA69E8B" w14:textId="77777777" w:rsidR="0054055C" w:rsidRDefault="0054055C" w:rsidP="0054055C">
            <w:r>
              <w:t>Los alumnos no han realizado ninguna subida de sus prácticas y por lo tanto el profesor no puede descargar ninguna práctica.</w:t>
            </w:r>
          </w:p>
        </w:tc>
      </w:tr>
      <w:tr w:rsidR="0054055C" w14:paraId="4EBE68DB" w14:textId="77777777" w:rsidTr="001B69A9">
        <w:trPr>
          <w:cantSplit/>
        </w:trPr>
        <w:tc>
          <w:tcPr>
            <w:tcW w:w="3598" w:type="dxa"/>
            <w:shd w:val="clear" w:color="auto" w:fill="E7E6E6" w:themeFill="background2"/>
            <w:vAlign w:val="center"/>
          </w:tcPr>
          <w:p w14:paraId="1B98AB44" w14:textId="77777777" w:rsidR="0054055C" w:rsidRPr="003C776D" w:rsidRDefault="0054055C" w:rsidP="0054055C">
            <w:pPr>
              <w:rPr>
                <w:b/>
              </w:rPr>
            </w:pPr>
            <w:r w:rsidRPr="003C776D">
              <w:rPr>
                <w:b/>
              </w:rPr>
              <w:t>Importancia</w:t>
            </w:r>
          </w:p>
        </w:tc>
        <w:tc>
          <w:tcPr>
            <w:tcW w:w="4886" w:type="dxa"/>
            <w:gridSpan w:val="2"/>
            <w:shd w:val="clear" w:color="auto" w:fill="E7E6E6" w:themeFill="background2"/>
          </w:tcPr>
          <w:p w14:paraId="4AEF05CD" w14:textId="77777777" w:rsidR="0054055C" w:rsidRDefault="0054055C" w:rsidP="0054055C">
            <w:r>
              <w:t>Media.</w:t>
            </w:r>
          </w:p>
        </w:tc>
      </w:tr>
      <w:tr w:rsidR="0054055C" w14:paraId="2C7ADB3E" w14:textId="77777777" w:rsidTr="001B69A9">
        <w:trPr>
          <w:cantSplit/>
        </w:trPr>
        <w:tc>
          <w:tcPr>
            <w:tcW w:w="3598" w:type="dxa"/>
            <w:shd w:val="clear" w:color="auto" w:fill="auto"/>
            <w:vAlign w:val="center"/>
          </w:tcPr>
          <w:p w14:paraId="79C97C29" w14:textId="77777777" w:rsidR="0054055C" w:rsidRPr="003C776D" w:rsidRDefault="0054055C" w:rsidP="0054055C">
            <w:pPr>
              <w:rPr>
                <w:b/>
              </w:rPr>
            </w:pPr>
            <w:r w:rsidRPr="003C776D">
              <w:rPr>
                <w:b/>
              </w:rPr>
              <w:t>Frecuencia</w:t>
            </w:r>
          </w:p>
        </w:tc>
        <w:tc>
          <w:tcPr>
            <w:tcW w:w="4886" w:type="dxa"/>
            <w:gridSpan w:val="2"/>
            <w:shd w:val="clear" w:color="auto" w:fill="auto"/>
          </w:tcPr>
          <w:p w14:paraId="41AD3298" w14:textId="77777777" w:rsidR="0054055C" w:rsidRDefault="0054055C" w:rsidP="0054055C">
            <w:r>
              <w:t>Media.</w:t>
            </w:r>
          </w:p>
        </w:tc>
      </w:tr>
      <w:tr w:rsidR="0054055C" w14:paraId="7CF796B0" w14:textId="77777777" w:rsidTr="001B69A9">
        <w:trPr>
          <w:cantSplit/>
        </w:trPr>
        <w:tc>
          <w:tcPr>
            <w:tcW w:w="3598" w:type="dxa"/>
            <w:shd w:val="clear" w:color="auto" w:fill="E7E6E6" w:themeFill="background2"/>
            <w:vAlign w:val="center"/>
          </w:tcPr>
          <w:p w14:paraId="0039B431" w14:textId="77777777" w:rsidR="0054055C" w:rsidRPr="003C776D" w:rsidRDefault="0054055C" w:rsidP="0054055C">
            <w:pPr>
              <w:rPr>
                <w:b/>
              </w:rPr>
            </w:pPr>
            <w:r w:rsidRPr="003C776D">
              <w:rPr>
                <w:b/>
              </w:rPr>
              <w:t>Urgencia</w:t>
            </w:r>
          </w:p>
        </w:tc>
        <w:tc>
          <w:tcPr>
            <w:tcW w:w="4886" w:type="dxa"/>
            <w:gridSpan w:val="2"/>
            <w:shd w:val="clear" w:color="auto" w:fill="E7E6E6" w:themeFill="background2"/>
          </w:tcPr>
          <w:p w14:paraId="40C26709" w14:textId="77777777" w:rsidR="0054055C" w:rsidRDefault="0054055C" w:rsidP="008177FC">
            <w:pPr>
              <w:keepNext/>
            </w:pPr>
            <w:r>
              <w:t>Media.</w:t>
            </w:r>
          </w:p>
        </w:tc>
      </w:tr>
    </w:tbl>
    <w:p w14:paraId="415CE509" w14:textId="19115B75" w:rsidR="0072584A" w:rsidRDefault="008177FC" w:rsidP="008177FC">
      <w:pPr>
        <w:pStyle w:val="Epgrafe"/>
        <w:jc w:val="center"/>
      </w:pPr>
      <w:bookmarkStart w:id="116" w:name="_Toc442008964"/>
      <w:r>
        <w:t xml:space="preserve">Tabla </w:t>
      </w:r>
      <w:fldSimple w:instr=" SEQ Tabla \* ARABIC ">
        <w:r w:rsidR="00772C34">
          <w:rPr>
            <w:noProof/>
          </w:rPr>
          <w:t>12</w:t>
        </w:r>
      </w:fldSimple>
      <w:r>
        <w:t>: Plantilla RF-AW07 "Visualizar gráficas"</w:t>
      </w:r>
      <w:bookmarkEnd w:id="116"/>
    </w:p>
    <w:p w14:paraId="23CB50EE" w14:textId="77777777" w:rsidR="0072584A" w:rsidRPr="0054055C" w:rsidRDefault="0054055C" w:rsidP="00711285">
      <w:pPr>
        <w:pStyle w:val="Prrafodelista"/>
        <w:numPr>
          <w:ilvl w:val="0"/>
          <w:numId w:val="14"/>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17"/>
        <w:gridCol w:w="645"/>
        <w:gridCol w:w="2985"/>
      </w:tblGrid>
      <w:tr w:rsidR="0072584A" w14:paraId="761FDC3C" w14:textId="77777777" w:rsidTr="001B69A9">
        <w:trPr>
          <w:cantSplit/>
        </w:trPr>
        <w:tc>
          <w:tcPr>
            <w:tcW w:w="3598" w:type="dxa"/>
            <w:shd w:val="clear" w:color="auto" w:fill="E7E6E6" w:themeFill="background2"/>
            <w:vAlign w:val="center"/>
          </w:tcPr>
          <w:p w14:paraId="49EC78F3" w14:textId="77777777"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14:paraId="0FE8EEDA" w14:textId="77777777" w:rsidR="0072584A" w:rsidRPr="00060070" w:rsidRDefault="0054055C" w:rsidP="001B69A9">
            <w:pPr>
              <w:rPr>
                <w:b/>
              </w:rPr>
            </w:pPr>
            <w:r>
              <w:rPr>
                <w:b/>
              </w:rPr>
              <w:t>Subir práctica</w:t>
            </w:r>
          </w:p>
        </w:tc>
      </w:tr>
      <w:tr w:rsidR="0072584A" w14:paraId="29D54750" w14:textId="77777777" w:rsidTr="001B69A9">
        <w:trPr>
          <w:cantSplit/>
        </w:trPr>
        <w:tc>
          <w:tcPr>
            <w:tcW w:w="3598" w:type="dxa"/>
            <w:shd w:val="clear" w:color="auto" w:fill="auto"/>
            <w:vAlign w:val="center"/>
          </w:tcPr>
          <w:p w14:paraId="3F50EF18" w14:textId="77777777" w:rsidR="0072584A" w:rsidRPr="003C776D" w:rsidRDefault="0072584A" w:rsidP="001B69A9">
            <w:pPr>
              <w:rPr>
                <w:b/>
              </w:rPr>
            </w:pPr>
            <w:r w:rsidRPr="003C776D">
              <w:rPr>
                <w:b/>
              </w:rPr>
              <w:t>Descripción</w:t>
            </w:r>
          </w:p>
        </w:tc>
        <w:tc>
          <w:tcPr>
            <w:tcW w:w="4886" w:type="dxa"/>
            <w:gridSpan w:val="2"/>
            <w:shd w:val="clear" w:color="auto" w:fill="auto"/>
          </w:tcPr>
          <w:p w14:paraId="1EF14AF4" w14:textId="77777777" w:rsidR="0072584A" w:rsidRDefault="0054055C" w:rsidP="0054055C">
            <w:r>
              <w:t xml:space="preserve">El alumno podrá subir su práctica en un </w:t>
            </w:r>
            <w:proofErr w:type="spellStart"/>
            <w:r>
              <w:t>zip</w:t>
            </w:r>
            <w:proofErr w:type="spellEnd"/>
            <w:r>
              <w:t xml:space="preserve"> desde el correspondiente formulario de subida de ficheros.</w:t>
            </w:r>
          </w:p>
        </w:tc>
      </w:tr>
      <w:tr w:rsidR="0072584A" w14:paraId="34E73403" w14:textId="77777777" w:rsidTr="001B69A9">
        <w:trPr>
          <w:cantSplit/>
        </w:trPr>
        <w:tc>
          <w:tcPr>
            <w:tcW w:w="3598" w:type="dxa"/>
            <w:shd w:val="clear" w:color="auto" w:fill="E7E6E6" w:themeFill="background2"/>
            <w:vAlign w:val="center"/>
          </w:tcPr>
          <w:p w14:paraId="761D8547"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658EDDFE" w14:textId="77777777" w:rsidR="0072584A" w:rsidRDefault="0072584A" w:rsidP="001B69A9"/>
        </w:tc>
      </w:tr>
      <w:tr w:rsidR="0054055C" w14:paraId="504FCCCD" w14:textId="77777777" w:rsidTr="001B69A9">
        <w:trPr>
          <w:cantSplit/>
        </w:trPr>
        <w:tc>
          <w:tcPr>
            <w:tcW w:w="3598" w:type="dxa"/>
            <w:vMerge w:val="restart"/>
            <w:shd w:val="clear" w:color="auto" w:fill="auto"/>
            <w:vAlign w:val="center"/>
          </w:tcPr>
          <w:p w14:paraId="24C32FA8" w14:textId="77777777" w:rsidR="0054055C" w:rsidRPr="003C776D" w:rsidRDefault="0054055C" w:rsidP="001B69A9">
            <w:pPr>
              <w:rPr>
                <w:b/>
              </w:rPr>
            </w:pPr>
            <w:r w:rsidRPr="003C776D">
              <w:rPr>
                <w:b/>
              </w:rPr>
              <w:t>Secuencia Normal</w:t>
            </w:r>
          </w:p>
        </w:tc>
        <w:tc>
          <w:tcPr>
            <w:tcW w:w="759" w:type="dxa"/>
            <w:shd w:val="clear" w:color="auto" w:fill="auto"/>
          </w:tcPr>
          <w:p w14:paraId="6F080E54" w14:textId="77777777" w:rsidR="0054055C" w:rsidRDefault="0054055C" w:rsidP="001B69A9">
            <w:r>
              <w:t>Paso</w:t>
            </w:r>
          </w:p>
        </w:tc>
        <w:tc>
          <w:tcPr>
            <w:tcW w:w="4127" w:type="dxa"/>
            <w:shd w:val="clear" w:color="auto" w:fill="auto"/>
          </w:tcPr>
          <w:p w14:paraId="231AA59A" w14:textId="77777777" w:rsidR="0054055C" w:rsidRDefault="0054055C" w:rsidP="001B69A9">
            <w:r>
              <w:t>Acción</w:t>
            </w:r>
          </w:p>
        </w:tc>
      </w:tr>
      <w:tr w:rsidR="0054055C" w14:paraId="3302273D" w14:textId="77777777" w:rsidTr="001B69A9">
        <w:trPr>
          <w:cantSplit/>
        </w:trPr>
        <w:tc>
          <w:tcPr>
            <w:tcW w:w="3598" w:type="dxa"/>
            <w:vMerge/>
            <w:shd w:val="clear" w:color="auto" w:fill="auto"/>
            <w:vAlign w:val="center"/>
          </w:tcPr>
          <w:p w14:paraId="2070B5BB" w14:textId="77777777" w:rsidR="0054055C" w:rsidRPr="003C776D" w:rsidRDefault="0054055C" w:rsidP="001B69A9">
            <w:pPr>
              <w:rPr>
                <w:b/>
              </w:rPr>
            </w:pPr>
          </w:p>
        </w:tc>
        <w:tc>
          <w:tcPr>
            <w:tcW w:w="759" w:type="dxa"/>
            <w:shd w:val="clear" w:color="auto" w:fill="auto"/>
            <w:vAlign w:val="center"/>
          </w:tcPr>
          <w:p w14:paraId="1EF897EF" w14:textId="77777777" w:rsidR="0054055C" w:rsidRDefault="0054055C" w:rsidP="001B69A9">
            <w:r>
              <w:t>1</w:t>
            </w:r>
          </w:p>
        </w:tc>
        <w:tc>
          <w:tcPr>
            <w:tcW w:w="4127" w:type="dxa"/>
            <w:shd w:val="clear" w:color="auto" w:fill="auto"/>
          </w:tcPr>
          <w:p w14:paraId="41E96CDD" w14:textId="77777777" w:rsidR="0054055C" w:rsidRDefault="0054055C" w:rsidP="001B69A9">
            <w:r>
              <w:t xml:space="preserve">El alumno selecciona la práctica </w:t>
            </w:r>
            <w:proofErr w:type="spellStart"/>
            <w:r>
              <w:t>zip</w:t>
            </w:r>
            <w:proofErr w:type="spellEnd"/>
            <w:r>
              <w:t xml:space="preserve"> a subir.</w:t>
            </w:r>
          </w:p>
        </w:tc>
      </w:tr>
      <w:tr w:rsidR="0054055C" w14:paraId="480BE94D" w14:textId="77777777" w:rsidTr="001B69A9">
        <w:trPr>
          <w:cantSplit/>
        </w:trPr>
        <w:tc>
          <w:tcPr>
            <w:tcW w:w="3598" w:type="dxa"/>
            <w:vMerge/>
            <w:shd w:val="clear" w:color="auto" w:fill="auto"/>
            <w:vAlign w:val="center"/>
          </w:tcPr>
          <w:p w14:paraId="74A8178A" w14:textId="77777777" w:rsidR="0054055C" w:rsidRPr="003C776D" w:rsidRDefault="0054055C" w:rsidP="001B69A9">
            <w:pPr>
              <w:rPr>
                <w:b/>
              </w:rPr>
            </w:pPr>
          </w:p>
        </w:tc>
        <w:tc>
          <w:tcPr>
            <w:tcW w:w="759" w:type="dxa"/>
            <w:shd w:val="clear" w:color="auto" w:fill="auto"/>
            <w:vAlign w:val="center"/>
          </w:tcPr>
          <w:p w14:paraId="6F9BF4CD" w14:textId="77777777" w:rsidR="0054055C" w:rsidRDefault="0054055C" w:rsidP="001B69A9">
            <w:r>
              <w:t>2</w:t>
            </w:r>
          </w:p>
        </w:tc>
        <w:tc>
          <w:tcPr>
            <w:tcW w:w="4127" w:type="dxa"/>
            <w:shd w:val="clear" w:color="auto" w:fill="auto"/>
          </w:tcPr>
          <w:p w14:paraId="4D0B5D6C" w14:textId="44378BF4" w:rsidR="0054055C" w:rsidRDefault="0054055C" w:rsidP="001B69A9">
            <w:del w:id="117" w:author="BRUNO BARUQUE ZANON" w:date="2016-02-01T12:50:00Z">
              <w:r w:rsidDel="00747740">
                <w:delText>Pincha en el botón</w:delText>
              </w:r>
            </w:del>
            <w:ins w:id="118" w:author="BRUNO BARUQUE ZANON" w:date="2016-02-01T12:50:00Z">
              <w:r w:rsidR="00747740">
                <w:t>Selecciona la opción</w:t>
              </w:r>
            </w:ins>
            <w:r>
              <w:t xml:space="preserve"> del formulario para subir la práctica.</w:t>
            </w:r>
          </w:p>
        </w:tc>
      </w:tr>
      <w:tr w:rsidR="0072584A" w14:paraId="02994CD5" w14:textId="77777777" w:rsidTr="001B69A9">
        <w:trPr>
          <w:cantSplit/>
        </w:trPr>
        <w:tc>
          <w:tcPr>
            <w:tcW w:w="3598" w:type="dxa"/>
            <w:shd w:val="clear" w:color="auto" w:fill="E7E6E6" w:themeFill="background2"/>
            <w:vAlign w:val="center"/>
          </w:tcPr>
          <w:p w14:paraId="0C020C7D"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45A5BEE6" w14:textId="77777777" w:rsidR="0072584A" w:rsidRDefault="0072584A" w:rsidP="001B69A9">
            <w:r>
              <w:t>Los resultados quedan guardados.</w:t>
            </w:r>
          </w:p>
        </w:tc>
      </w:tr>
      <w:tr w:rsidR="00A23A76" w14:paraId="65AA246C" w14:textId="77777777" w:rsidTr="001B69A9">
        <w:trPr>
          <w:cantSplit/>
        </w:trPr>
        <w:tc>
          <w:tcPr>
            <w:tcW w:w="3598" w:type="dxa"/>
            <w:vMerge w:val="restart"/>
            <w:shd w:val="clear" w:color="auto" w:fill="auto"/>
            <w:vAlign w:val="center"/>
          </w:tcPr>
          <w:p w14:paraId="4E254199" w14:textId="77777777" w:rsidR="00A23A76" w:rsidRPr="003C776D" w:rsidRDefault="00A23A76" w:rsidP="001B69A9">
            <w:pPr>
              <w:rPr>
                <w:b/>
              </w:rPr>
            </w:pPr>
            <w:r w:rsidRPr="003C776D">
              <w:rPr>
                <w:b/>
                <w:caps/>
              </w:rPr>
              <w:t>Excepciones</w:t>
            </w:r>
          </w:p>
        </w:tc>
        <w:tc>
          <w:tcPr>
            <w:tcW w:w="759" w:type="dxa"/>
            <w:shd w:val="clear" w:color="auto" w:fill="auto"/>
          </w:tcPr>
          <w:p w14:paraId="06526999" w14:textId="77777777" w:rsidR="00A23A76" w:rsidRDefault="00A23A76" w:rsidP="001B69A9">
            <w:r>
              <w:t>Paso</w:t>
            </w:r>
          </w:p>
        </w:tc>
        <w:tc>
          <w:tcPr>
            <w:tcW w:w="4127" w:type="dxa"/>
            <w:shd w:val="clear" w:color="auto" w:fill="auto"/>
          </w:tcPr>
          <w:p w14:paraId="22A9C2FD" w14:textId="77777777" w:rsidR="00A23A76" w:rsidRDefault="00A23A76" w:rsidP="001B69A9">
            <w:r>
              <w:t>Acción</w:t>
            </w:r>
          </w:p>
        </w:tc>
      </w:tr>
      <w:tr w:rsidR="00A23A76" w14:paraId="76CC9DB9" w14:textId="77777777" w:rsidTr="001B69A9">
        <w:trPr>
          <w:cantSplit/>
        </w:trPr>
        <w:tc>
          <w:tcPr>
            <w:tcW w:w="3598" w:type="dxa"/>
            <w:vMerge/>
            <w:shd w:val="clear" w:color="auto" w:fill="auto"/>
            <w:vAlign w:val="center"/>
          </w:tcPr>
          <w:p w14:paraId="4B442C22" w14:textId="77777777" w:rsidR="00A23A76" w:rsidRPr="003C776D" w:rsidRDefault="00A23A76" w:rsidP="001B69A9">
            <w:pPr>
              <w:rPr>
                <w:b/>
                <w:caps/>
              </w:rPr>
            </w:pPr>
          </w:p>
        </w:tc>
        <w:tc>
          <w:tcPr>
            <w:tcW w:w="759" w:type="dxa"/>
            <w:shd w:val="clear" w:color="auto" w:fill="auto"/>
          </w:tcPr>
          <w:p w14:paraId="115DF995" w14:textId="77777777" w:rsidR="00A23A76" w:rsidRDefault="00A23A76" w:rsidP="001B69A9">
            <w:r>
              <w:t>1</w:t>
            </w:r>
          </w:p>
        </w:tc>
        <w:tc>
          <w:tcPr>
            <w:tcW w:w="4127" w:type="dxa"/>
            <w:shd w:val="clear" w:color="auto" w:fill="auto"/>
          </w:tcPr>
          <w:p w14:paraId="5D3C8BD0" w14:textId="77777777" w:rsidR="00A23A76" w:rsidRDefault="00A23A76" w:rsidP="001B69A9">
            <w:r>
              <w:t xml:space="preserve">El alumno no ha seleccionado una práctica con extensión </w:t>
            </w:r>
            <w:proofErr w:type="spellStart"/>
            <w:r>
              <w:t>zip</w:t>
            </w:r>
            <w:proofErr w:type="spellEnd"/>
            <w:r>
              <w:t>.</w:t>
            </w:r>
          </w:p>
        </w:tc>
      </w:tr>
      <w:tr w:rsidR="00A23A76" w14:paraId="0F4E32A9" w14:textId="77777777" w:rsidTr="001B69A9">
        <w:trPr>
          <w:cantSplit/>
        </w:trPr>
        <w:tc>
          <w:tcPr>
            <w:tcW w:w="3598" w:type="dxa"/>
            <w:vMerge/>
            <w:shd w:val="clear" w:color="auto" w:fill="auto"/>
            <w:vAlign w:val="center"/>
          </w:tcPr>
          <w:p w14:paraId="22CBC961" w14:textId="77777777" w:rsidR="00A23A76" w:rsidRPr="003C776D" w:rsidRDefault="00A23A76" w:rsidP="001B69A9">
            <w:pPr>
              <w:rPr>
                <w:b/>
                <w:caps/>
              </w:rPr>
            </w:pPr>
          </w:p>
        </w:tc>
        <w:tc>
          <w:tcPr>
            <w:tcW w:w="759" w:type="dxa"/>
            <w:shd w:val="clear" w:color="auto" w:fill="auto"/>
          </w:tcPr>
          <w:p w14:paraId="7EF95BC9" w14:textId="77777777" w:rsidR="00A23A76" w:rsidRDefault="00A23A76" w:rsidP="001B69A9">
            <w:r>
              <w:t>2</w:t>
            </w:r>
          </w:p>
        </w:tc>
        <w:tc>
          <w:tcPr>
            <w:tcW w:w="4127" w:type="dxa"/>
            <w:shd w:val="clear" w:color="auto" w:fill="auto"/>
          </w:tcPr>
          <w:p w14:paraId="3F432E26" w14:textId="77777777" w:rsidR="00A23A76" w:rsidRDefault="00A23A76" w:rsidP="00A23A76">
            <w:r>
              <w:t>La fecha límite de entrega de las prácticas ha finalizado.</w:t>
            </w:r>
          </w:p>
        </w:tc>
      </w:tr>
      <w:tr w:rsidR="00A23A76" w14:paraId="6D19079A" w14:textId="77777777" w:rsidTr="001B69A9">
        <w:trPr>
          <w:cantSplit/>
        </w:trPr>
        <w:tc>
          <w:tcPr>
            <w:tcW w:w="3598" w:type="dxa"/>
            <w:vMerge/>
            <w:shd w:val="clear" w:color="auto" w:fill="auto"/>
            <w:vAlign w:val="center"/>
          </w:tcPr>
          <w:p w14:paraId="45FA427A" w14:textId="77777777" w:rsidR="00A23A76" w:rsidRPr="003C776D" w:rsidRDefault="00A23A76" w:rsidP="001B69A9">
            <w:pPr>
              <w:rPr>
                <w:b/>
                <w:caps/>
              </w:rPr>
            </w:pPr>
          </w:p>
        </w:tc>
        <w:tc>
          <w:tcPr>
            <w:tcW w:w="759" w:type="dxa"/>
            <w:shd w:val="clear" w:color="auto" w:fill="auto"/>
          </w:tcPr>
          <w:p w14:paraId="2CD52E4B" w14:textId="77777777" w:rsidR="00A23A76" w:rsidRDefault="00A23A76" w:rsidP="001B69A9">
            <w:r>
              <w:t>3</w:t>
            </w:r>
          </w:p>
        </w:tc>
        <w:tc>
          <w:tcPr>
            <w:tcW w:w="4127" w:type="dxa"/>
            <w:shd w:val="clear" w:color="auto" w:fill="auto"/>
          </w:tcPr>
          <w:p w14:paraId="095DC346" w14:textId="77777777" w:rsidR="00A23A76" w:rsidRDefault="00A23A76" w:rsidP="001B69A9">
            <w:r>
              <w:t>El alumno ha realizado ya el número máximo de intentos posibles de subida de prácticas.</w:t>
            </w:r>
          </w:p>
        </w:tc>
      </w:tr>
      <w:tr w:rsidR="00A23A76" w14:paraId="36FE7148" w14:textId="77777777" w:rsidTr="001B69A9">
        <w:trPr>
          <w:cantSplit/>
        </w:trPr>
        <w:tc>
          <w:tcPr>
            <w:tcW w:w="3598" w:type="dxa"/>
            <w:vMerge/>
            <w:shd w:val="clear" w:color="auto" w:fill="auto"/>
            <w:vAlign w:val="center"/>
          </w:tcPr>
          <w:p w14:paraId="7445A178" w14:textId="77777777" w:rsidR="00A23A76" w:rsidRPr="003C776D" w:rsidRDefault="00A23A76" w:rsidP="001B69A9">
            <w:pPr>
              <w:rPr>
                <w:b/>
                <w:caps/>
              </w:rPr>
            </w:pPr>
          </w:p>
        </w:tc>
        <w:tc>
          <w:tcPr>
            <w:tcW w:w="759" w:type="dxa"/>
            <w:shd w:val="clear" w:color="auto" w:fill="auto"/>
          </w:tcPr>
          <w:p w14:paraId="2E50629E" w14:textId="77777777" w:rsidR="00A23A76" w:rsidRDefault="00A23A76" w:rsidP="001B69A9">
            <w:r>
              <w:t>4</w:t>
            </w:r>
          </w:p>
        </w:tc>
        <w:tc>
          <w:tcPr>
            <w:tcW w:w="4127" w:type="dxa"/>
            <w:shd w:val="clear" w:color="auto" w:fill="auto"/>
          </w:tcPr>
          <w:p w14:paraId="5CE42223" w14:textId="77777777" w:rsidR="00A23A76" w:rsidRDefault="00A23A76" w:rsidP="001B69A9">
            <w:r>
              <w:t>El alumno sube una práctica que contiene una incorrecta estructura de carpetas, que no se corresponde con el paquete correcto.</w:t>
            </w:r>
          </w:p>
        </w:tc>
      </w:tr>
      <w:tr w:rsidR="00A23A76" w14:paraId="5E38A95A" w14:textId="77777777" w:rsidTr="001B69A9">
        <w:trPr>
          <w:cantSplit/>
        </w:trPr>
        <w:tc>
          <w:tcPr>
            <w:tcW w:w="3598" w:type="dxa"/>
            <w:vMerge/>
            <w:shd w:val="clear" w:color="auto" w:fill="auto"/>
            <w:vAlign w:val="center"/>
          </w:tcPr>
          <w:p w14:paraId="5A4CA574" w14:textId="77777777" w:rsidR="00A23A76" w:rsidRPr="003C776D" w:rsidRDefault="00A23A76" w:rsidP="001B69A9">
            <w:pPr>
              <w:rPr>
                <w:b/>
                <w:caps/>
              </w:rPr>
            </w:pPr>
          </w:p>
        </w:tc>
        <w:tc>
          <w:tcPr>
            <w:tcW w:w="759" w:type="dxa"/>
            <w:shd w:val="clear" w:color="auto" w:fill="auto"/>
          </w:tcPr>
          <w:p w14:paraId="49744C39" w14:textId="77777777" w:rsidR="00A23A76" w:rsidRDefault="00A23A76" w:rsidP="001B69A9">
            <w:r>
              <w:t>5</w:t>
            </w:r>
          </w:p>
        </w:tc>
        <w:tc>
          <w:tcPr>
            <w:tcW w:w="4127" w:type="dxa"/>
            <w:shd w:val="clear" w:color="auto" w:fill="auto"/>
          </w:tcPr>
          <w:p w14:paraId="0D9D14EE" w14:textId="77777777" w:rsidR="00A23A76" w:rsidRDefault="00A23A76" w:rsidP="001B69A9">
            <w:r>
              <w:t>El alumno sube una práctica que presenta errores de compilación.</w:t>
            </w:r>
          </w:p>
        </w:tc>
      </w:tr>
      <w:tr w:rsidR="0072584A" w14:paraId="6B1EE95C" w14:textId="77777777" w:rsidTr="001B69A9">
        <w:trPr>
          <w:cantSplit/>
        </w:trPr>
        <w:tc>
          <w:tcPr>
            <w:tcW w:w="3598" w:type="dxa"/>
            <w:shd w:val="clear" w:color="auto" w:fill="E7E6E6" w:themeFill="background2"/>
            <w:vAlign w:val="center"/>
          </w:tcPr>
          <w:p w14:paraId="3EC5D90E"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4724D57D" w14:textId="77777777" w:rsidR="0072584A" w:rsidRDefault="0072584A" w:rsidP="001B69A9">
            <w:r>
              <w:t>Alta.</w:t>
            </w:r>
          </w:p>
        </w:tc>
      </w:tr>
      <w:tr w:rsidR="0072584A" w14:paraId="5DA9E7B7" w14:textId="77777777" w:rsidTr="001B69A9">
        <w:trPr>
          <w:cantSplit/>
        </w:trPr>
        <w:tc>
          <w:tcPr>
            <w:tcW w:w="3598" w:type="dxa"/>
            <w:shd w:val="clear" w:color="auto" w:fill="auto"/>
            <w:vAlign w:val="center"/>
          </w:tcPr>
          <w:p w14:paraId="1BEB5D2B" w14:textId="77777777" w:rsidR="0072584A" w:rsidRPr="003C776D" w:rsidRDefault="0072584A" w:rsidP="001B69A9">
            <w:pPr>
              <w:rPr>
                <w:b/>
              </w:rPr>
            </w:pPr>
            <w:r w:rsidRPr="003C776D">
              <w:rPr>
                <w:b/>
              </w:rPr>
              <w:t>Frecuencia</w:t>
            </w:r>
          </w:p>
        </w:tc>
        <w:tc>
          <w:tcPr>
            <w:tcW w:w="4886" w:type="dxa"/>
            <w:gridSpan w:val="2"/>
            <w:shd w:val="clear" w:color="auto" w:fill="auto"/>
          </w:tcPr>
          <w:p w14:paraId="2F620015" w14:textId="77777777" w:rsidR="0072584A" w:rsidRDefault="0072584A" w:rsidP="001B69A9">
            <w:r>
              <w:t>Alta.</w:t>
            </w:r>
          </w:p>
        </w:tc>
      </w:tr>
      <w:tr w:rsidR="0072584A" w14:paraId="147DA8AB" w14:textId="77777777" w:rsidTr="001B69A9">
        <w:trPr>
          <w:cantSplit/>
        </w:trPr>
        <w:tc>
          <w:tcPr>
            <w:tcW w:w="3598" w:type="dxa"/>
            <w:shd w:val="clear" w:color="auto" w:fill="E7E6E6" w:themeFill="background2"/>
            <w:vAlign w:val="center"/>
          </w:tcPr>
          <w:p w14:paraId="5A2B3943"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47409AC1" w14:textId="77777777" w:rsidR="0072584A" w:rsidRDefault="0072584A" w:rsidP="008177FC">
            <w:pPr>
              <w:keepNext/>
            </w:pPr>
            <w:r>
              <w:t>Alta.</w:t>
            </w:r>
          </w:p>
        </w:tc>
      </w:tr>
    </w:tbl>
    <w:p w14:paraId="33BC77B2" w14:textId="36DA872F" w:rsidR="0072584A" w:rsidRDefault="008177FC" w:rsidP="008177FC">
      <w:pPr>
        <w:pStyle w:val="Epgrafe"/>
        <w:jc w:val="center"/>
      </w:pPr>
      <w:bookmarkStart w:id="119" w:name="_Toc442008965"/>
      <w:r>
        <w:t xml:space="preserve">Tabla </w:t>
      </w:r>
      <w:fldSimple w:instr=" SEQ Tabla \* ARABIC ">
        <w:r w:rsidR="00772C34">
          <w:rPr>
            <w:noProof/>
          </w:rPr>
          <w:t>13</w:t>
        </w:r>
      </w:fldSimple>
      <w:r>
        <w:t>: Plantilla RF-AW08 "Subir práctica"</w:t>
      </w:r>
      <w:bookmarkEnd w:id="119"/>
    </w:p>
    <w:p w14:paraId="6048BDC1" w14:textId="77777777"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85"/>
        <w:gridCol w:w="666"/>
        <w:gridCol w:w="2896"/>
      </w:tblGrid>
      <w:tr w:rsidR="0072584A" w14:paraId="733120FB" w14:textId="77777777" w:rsidTr="001B69A9">
        <w:trPr>
          <w:cantSplit/>
        </w:trPr>
        <w:tc>
          <w:tcPr>
            <w:tcW w:w="3598" w:type="dxa"/>
            <w:shd w:val="clear" w:color="auto" w:fill="E7E6E6" w:themeFill="background2"/>
            <w:vAlign w:val="center"/>
          </w:tcPr>
          <w:p w14:paraId="61A48A00" w14:textId="77777777"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14:paraId="004F09A1" w14:textId="77777777" w:rsidR="0072584A" w:rsidRPr="00060070" w:rsidRDefault="00A23A76" w:rsidP="001B69A9">
            <w:pPr>
              <w:rPr>
                <w:b/>
              </w:rPr>
            </w:pPr>
            <w:r>
              <w:rPr>
                <w:b/>
              </w:rPr>
              <w:t>Consultar datos de la tarea</w:t>
            </w:r>
          </w:p>
        </w:tc>
      </w:tr>
      <w:tr w:rsidR="0072584A" w14:paraId="7C48FD28" w14:textId="77777777" w:rsidTr="001B69A9">
        <w:trPr>
          <w:cantSplit/>
        </w:trPr>
        <w:tc>
          <w:tcPr>
            <w:tcW w:w="3598" w:type="dxa"/>
            <w:shd w:val="clear" w:color="auto" w:fill="auto"/>
            <w:vAlign w:val="center"/>
          </w:tcPr>
          <w:p w14:paraId="3ECB1F91" w14:textId="77777777" w:rsidR="0072584A" w:rsidRPr="003C776D" w:rsidRDefault="0072584A" w:rsidP="001B69A9">
            <w:pPr>
              <w:rPr>
                <w:b/>
              </w:rPr>
            </w:pPr>
            <w:r w:rsidRPr="003C776D">
              <w:rPr>
                <w:b/>
              </w:rPr>
              <w:t>Descripción</w:t>
            </w:r>
          </w:p>
        </w:tc>
        <w:tc>
          <w:tcPr>
            <w:tcW w:w="4886" w:type="dxa"/>
            <w:gridSpan w:val="2"/>
            <w:shd w:val="clear" w:color="auto" w:fill="auto"/>
          </w:tcPr>
          <w:p w14:paraId="1186D293" w14:textId="77777777" w:rsidR="0072584A" w:rsidRDefault="00A23A76" w:rsidP="00A23A76">
            <w:r>
              <w:t>El alumno podrá consultar los datos/parámetros asociados a la tarea.</w:t>
            </w:r>
          </w:p>
        </w:tc>
      </w:tr>
      <w:tr w:rsidR="0072584A" w14:paraId="0D2BB6FC" w14:textId="77777777" w:rsidTr="001B69A9">
        <w:trPr>
          <w:cantSplit/>
        </w:trPr>
        <w:tc>
          <w:tcPr>
            <w:tcW w:w="3598" w:type="dxa"/>
            <w:shd w:val="clear" w:color="auto" w:fill="E7E6E6" w:themeFill="background2"/>
            <w:vAlign w:val="center"/>
          </w:tcPr>
          <w:p w14:paraId="1724EABC" w14:textId="77777777" w:rsidR="0072584A" w:rsidRPr="003C776D" w:rsidRDefault="0072584A" w:rsidP="001B69A9">
            <w:pPr>
              <w:rPr>
                <w:b/>
              </w:rPr>
            </w:pPr>
            <w:r w:rsidRPr="003C776D">
              <w:rPr>
                <w:b/>
              </w:rPr>
              <w:t>Precondición</w:t>
            </w:r>
          </w:p>
        </w:tc>
        <w:tc>
          <w:tcPr>
            <w:tcW w:w="4886" w:type="dxa"/>
            <w:gridSpan w:val="2"/>
            <w:shd w:val="clear" w:color="auto" w:fill="E7E6E6" w:themeFill="background2"/>
          </w:tcPr>
          <w:p w14:paraId="7E4DE3DE" w14:textId="77777777" w:rsidR="0072584A" w:rsidRDefault="00A23A76" w:rsidP="0072584A">
            <w:r>
              <w:t>Que el profesor haya configurado los parámetros de la tarea.</w:t>
            </w:r>
          </w:p>
        </w:tc>
      </w:tr>
      <w:tr w:rsidR="0072584A" w14:paraId="299F5319" w14:textId="77777777" w:rsidTr="001B69A9">
        <w:trPr>
          <w:cantSplit/>
        </w:trPr>
        <w:tc>
          <w:tcPr>
            <w:tcW w:w="3598" w:type="dxa"/>
            <w:vMerge w:val="restart"/>
            <w:shd w:val="clear" w:color="auto" w:fill="auto"/>
            <w:vAlign w:val="center"/>
          </w:tcPr>
          <w:p w14:paraId="6117946C" w14:textId="77777777" w:rsidR="0072584A" w:rsidRPr="003C776D" w:rsidRDefault="0072584A" w:rsidP="001B69A9">
            <w:pPr>
              <w:rPr>
                <w:b/>
              </w:rPr>
            </w:pPr>
            <w:r w:rsidRPr="003C776D">
              <w:rPr>
                <w:b/>
              </w:rPr>
              <w:t>Secuencia Normal</w:t>
            </w:r>
          </w:p>
        </w:tc>
        <w:tc>
          <w:tcPr>
            <w:tcW w:w="759" w:type="dxa"/>
            <w:shd w:val="clear" w:color="auto" w:fill="auto"/>
          </w:tcPr>
          <w:p w14:paraId="60A5D9E2" w14:textId="77777777" w:rsidR="0072584A" w:rsidRDefault="0072584A" w:rsidP="001B69A9">
            <w:r>
              <w:t>Paso</w:t>
            </w:r>
          </w:p>
        </w:tc>
        <w:tc>
          <w:tcPr>
            <w:tcW w:w="4127" w:type="dxa"/>
            <w:shd w:val="clear" w:color="auto" w:fill="auto"/>
          </w:tcPr>
          <w:p w14:paraId="55A4AD75" w14:textId="77777777" w:rsidR="0072584A" w:rsidRDefault="0072584A" w:rsidP="001B69A9">
            <w:r>
              <w:t>Acción</w:t>
            </w:r>
          </w:p>
        </w:tc>
      </w:tr>
      <w:tr w:rsidR="0072584A" w14:paraId="385ED984" w14:textId="77777777" w:rsidTr="001B69A9">
        <w:trPr>
          <w:cantSplit/>
        </w:trPr>
        <w:tc>
          <w:tcPr>
            <w:tcW w:w="3598" w:type="dxa"/>
            <w:vMerge/>
            <w:shd w:val="clear" w:color="auto" w:fill="auto"/>
            <w:vAlign w:val="center"/>
          </w:tcPr>
          <w:p w14:paraId="6043A7A5" w14:textId="77777777" w:rsidR="0072584A" w:rsidRPr="003C776D" w:rsidRDefault="0072584A" w:rsidP="001B69A9">
            <w:pPr>
              <w:rPr>
                <w:b/>
              </w:rPr>
            </w:pPr>
          </w:p>
        </w:tc>
        <w:tc>
          <w:tcPr>
            <w:tcW w:w="759" w:type="dxa"/>
            <w:shd w:val="clear" w:color="auto" w:fill="auto"/>
            <w:vAlign w:val="center"/>
          </w:tcPr>
          <w:p w14:paraId="1E833C4F" w14:textId="77777777" w:rsidR="0072584A" w:rsidRDefault="0072584A" w:rsidP="001B69A9">
            <w:r>
              <w:t>1</w:t>
            </w:r>
          </w:p>
        </w:tc>
        <w:tc>
          <w:tcPr>
            <w:tcW w:w="4127" w:type="dxa"/>
            <w:shd w:val="clear" w:color="auto" w:fill="auto"/>
          </w:tcPr>
          <w:p w14:paraId="2BAD7499" w14:textId="77777777" w:rsidR="0072584A" w:rsidRDefault="00A23A76" w:rsidP="0072584A">
            <w:r>
              <w:t>El alumno visualiza los datos de la tarea.</w:t>
            </w:r>
          </w:p>
        </w:tc>
      </w:tr>
      <w:tr w:rsidR="0072584A" w14:paraId="1DB95440" w14:textId="77777777" w:rsidTr="001B69A9">
        <w:trPr>
          <w:cantSplit/>
        </w:trPr>
        <w:tc>
          <w:tcPr>
            <w:tcW w:w="3598" w:type="dxa"/>
            <w:shd w:val="clear" w:color="auto" w:fill="E7E6E6" w:themeFill="background2"/>
            <w:vAlign w:val="center"/>
          </w:tcPr>
          <w:p w14:paraId="29CB5ED1" w14:textId="77777777" w:rsidR="0072584A" w:rsidRPr="003C776D" w:rsidRDefault="0072584A" w:rsidP="001B69A9">
            <w:pPr>
              <w:rPr>
                <w:b/>
              </w:rPr>
            </w:pPr>
            <w:r w:rsidRPr="003C776D">
              <w:rPr>
                <w:b/>
              </w:rPr>
              <w:t>Post-condición</w:t>
            </w:r>
          </w:p>
        </w:tc>
        <w:tc>
          <w:tcPr>
            <w:tcW w:w="4886" w:type="dxa"/>
            <w:gridSpan w:val="2"/>
            <w:shd w:val="clear" w:color="auto" w:fill="E7E6E6" w:themeFill="background2"/>
          </w:tcPr>
          <w:p w14:paraId="7A0144CD" w14:textId="77777777" w:rsidR="0072584A" w:rsidRDefault="0072584A" w:rsidP="00A23A76">
            <w:r>
              <w:t xml:space="preserve">Los </w:t>
            </w:r>
            <w:r w:rsidR="00A23A76">
              <w:t>datos de la tarea son visualizados.</w:t>
            </w:r>
          </w:p>
        </w:tc>
      </w:tr>
      <w:tr w:rsidR="0072584A" w14:paraId="3609B0D9" w14:textId="77777777" w:rsidTr="001B69A9">
        <w:trPr>
          <w:cantSplit/>
        </w:trPr>
        <w:tc>
          <w:tcPr>
            <w:tcW w:w="3598" w:type="dxa"/>
            <w:shd w:val="clear" w:color="auto" w:fill="auto"/>
            <w:vAlign w:val="center"/>
          </w:tcPr>
          <w:p w14:paraId="69E1E4C1" w14:textId="77777777" w:rsidR="0072584A" w:rsidRPr="003C776D" w:rsidRDefault="0072584A" w:rsidP="001B69A9">
            <w:pPr>
              <w:rPr>
                <w:b/>
              </w:rPr>
            </w:pPr>
            <w:r w:rsidRPr="003C776D">
              <w:rPr>
                <w:b/>
                <w:caps/>
              </w:rPr>
              <w:t>Excepciones</w:t>
            </w:r>
          </w:p>
        </w:tc>
        <w:tc>
          <w:tcPr>
            <w:tcW w:w="759" w:type="dxa"/>
            <w:shd w:val="clear" w:color="auto" w:fill="auto"/>
          </w:tcPr>
          <w:p w14:paraId="1A11A139" w14:textId="77777777" w:rsidR="0072584A" w:rsidRDefault="0072584A" w:rsidP="001B69A9"/>
        </w:tc>
        <w:tc>
          <w:tcPr>
            <w:tcW w:w="4127" w:type="dxa"/>
            <w:shd w:val="clear" w:color="auto" w:fill="auto"/>
          </w:tcPr>
          <w:p w14:paraId="3162CAC5" w14:textId="77777777" w:rsidR="0072584A" w:rsidRDefault="0072584A" w:rsidP="001B69A9"/>
        </w:tc>
      </w:tr>
      <w:tr w:rsidR="0072584A" w14:paraId="734E05D1" w14:textId="77777777" w:rsidTr="001B69A9">
        <w:trPr>
          <w:cantSplit/>
        </w:trPr>
        <w:tc>
          <w:tcPr>
            <w:tcW w:w="3598" w:type="dxa"/>
            <w:shd w:val="clear" w:color="auto" w:fill="E7E6E6" w:themeFill="background2"/>
            <w:vAlign w:val="center"/>
          </w:tcPr>
          <w:p w14:paraId="2CD24109" w14:textId="77777777" w:rsidR="0072584A" w:rsidRPr="003C776D" w:rsidRDefault="0072584A" w:rsidP="001B69A9">
            <w:pPr>
              <w:rPr>
                <w:b/>
              </w:rPr>
            </w:pPr>
            <w:r w:rsidRPr="003C776D">
              <w:rPr>
                <w:b/>
              </w:rPr>
              <w:t>Importancia</w:t>
            </w:r>
          </w:p>
        </w:tc>
        <w:tc>
          <w:tcPr>
            <w:tcW w:w="4886" w:type="dxa"/>
            <w:gridSpan w:val="2"/>
            <w:shd w:val="clear" w:color="auto" w:fill="E7E6E6" w:themeFill="background2"/>
          </w:tcPr>
          <w:p w14:paraId="1915C5B2" w14:textId="77777777" w:rsidR="0072584A" w:rsidRDefault="00A23A76" w:rsidP="001B69A9">
            <w:r>
              <w:t>Alta</w:t>
            </w:r>
            <w:r w:rsidR="0072584A">
              <w:t>.</w:t>
            </w:r>
          </w:p>
        </w:tc>
      </w:tr>
      <w:tr w:rsidR="0072584A" w14:paraId="7A0F4901" w14:textId="77777777" w:rsidTr="001B69A9">
        <w:trPr>
          <w:cantSplit/>
        </w:trPr>
        <w:tc>
          <w:tcPr>
            <w:tcW w:w="3598" w:type="dxa"/>
            <w:shd w:val="clear" w:color="auto" w:fill="auto"/>
            <w:vAlign w:val="center"/>
          </w:tcPr>
          <w:p w14:paraId="1342200F" w14:textId="77777777" w:rsidR="0072584A" w:rsidRPr="003C776D" w:rsidRDefault="0072584A" w:rsidP="001B69A9">
            <w:pPr>
              <w:rPr>
                <w:b/>
              </w:rPr>
            </w:pPr>
            <w:r w:rsidRPr="003C776D">
              <w:rPr>
                <w:b/>
              </w:rPr>
              <w:t>Frecuencia</w:t>
            </w:r>
          </w:p>
        </w:tc>
        <w:tc>
          <w:tcPr>
            <w:tcW w:w="4886" w:type="dxa"/>
            <w:gridSpan w:val="2"/>
            <w:shd w:val="clear" w:color="auto" w:fill="auto"/>
          </w:tcPr>
          <w:p w14:paraId="6AD4A01C" w14:textId="77777777" w:rsidR="0072584A" w:rsidRDefault="0072584A" w:rsidP="001B69A9">
            <w:r>
              <w:t>Alta.</w:t>
            </w:r>
          </w:p>
        </w:tc>
      </w:tr>
      <w:tr w:rsidR="0072584A" w14:paraId="564161C8" w14:textId="77777777" w:rsidTr="001B69A9">
        <w:trPr>
          <w:cantSplit/>
        </w:trPr>
        <w:tc>
          <w:tcPr>
            <w:tcW w:w="3598" w:type="dxa"/>
            <w:shd w:val="clear" w:color="auto" w:fill="E7E6E6" w:themeFill="background2"/>
            <w:vAlign w:val="center"/>
          </w:tcPr>
          <w:p w14:paraId="3770AEDD" w14:textId="77777777" w:rsidR="0072584A" w:rsidRPr="003C776D" w:rsidRDefault="0072584A" w:rsidP="001B69A9">
            <w:pPr>
              <w:rPr>
                <w:b/>
              </w:rPr>
            </w:pPr>
            <w:r w:rsidRPr="003C776D">
              <w:rPr>
                <w:b/>
              </w:rPr>
              <w:t>Urgencia</w:t>
            </w:r>
          </w:p>
        </w:tc>
        <w:tc>
          <w:tcPr>
            <w:tcW w:w="4886" w:type="dxa"/>
            <w:gridSpan w:val="2"/>
            <w:shd w:val="clear" w:color="auto" w:fill="E7E6E6" w:themeFill="background2"/>
          </w:tcPr>
          <w:p w14:paraId="78F125BB" w14:textId="77777777" w:rsidR="0072584A" w:rsidRDefault="0072584A" w:rsidP="008177FC">
            <w:pPr>
              <w:keepNext/>
            </w:pPr>
            <w:r>
              <w:t>Alta.</w:t>
            </w:r>
          </w:p>
        </w:tc>
      </w:tr>
    </w:tbl>
    <w:p w14:paraId="25511065" w14:textId="5929194F" w:rsidR="0072584A" w:rsidRDefault="008177FC" w:rsidP="008177FC">
      <w:pPr>
        <w:pStyle w:val="Epgrafe"/>
        <w:jc w:val="center"/>
      </w:pPr>
      <w:bookmarkStart w:id="120" w:name="_Toc442008966"/>
      <w:r>
        <w:t xml:space="preserve">Tabla </w:t>
      </w:r>
      <w:fldSimple w:instr=" SEQ Tabla \* ARABIC ">
        <w:r w:rsidR="00772C34">
          <w:rPr>
            <w:noProof/>
          </w:rPr>
          <w:t>14</w:t>
        </w:r>
      </w:fldSimple>
      <w:r>
        <w:t>: Plantilla RF-AW09 "Consultar datos de la tarea"</w:t>
      </w:r>
      <w:bookmarkEnd w:id="120"/>
    </w:p>
    <w:p w14:paraId="31EECB42"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58"/>
        <w:gridCol w:w="651"/>
        <w:gridCol w:w="2938"/>
      </w:tblGrid>
      <w:tr w:rsidR="00A23A76" w14:paraId="1BA826D0" w14:textId="77777777" w:rsidTr="00B71179">
        <w:trPr>
          <w:cantSplit/>
        </w:trPr>
        <w:tc>
          <w:tcPr>
            <w:tcW w:w="3598" w:type="dxa"/>
            <w:shd w:val="clear" w:color="auto" w:fill="E7E6E6" w:themeFill="background2"/>
            <w:vAlign w:val="center"/>
          </w:tcPr>
          <w:p w14:paraId="30F87147" w14:textId="77777777" w:rsidR="00A23A76" w:rsidRPr="003C776D" w:rsidRDefault="00A23A76" w:rsidP="00B71179">
            <w:pPr>
              <w:rPr>
                <w:b/>
              </w:rPr>
            </w:pPr>
            <w:r>
              <w:rPr>
                <w:b/>
              </w:rPr>
              <w:t>RF-AW10</w:t>
            </w:r>
          </w:p>
        </w:tc>
        <w:tc>
          <w:tcPr>
            <w:tcW w:w="4886" w:type="dxa"/>
            <w:gridSpan w:val="2"/>
            <w:shd w:val="clear" w:color="auto" w:fill="E7E6E6" w:themeFill="background2"/>
          </w:tcPr>
          <w:p w14:paraId="461E8384" w14:textId="77777777" w:rsidR="00A23A76" w:rsidRPr="00060070" w:rsidRDefault="00A23A76" w:rsidP="00B71179">
            <w:pPr>
              <w:rPr>
                <w:b/>
              </w:rPr>
            </w:pPr>
            <w:r>
              <w:rPr>
                <w:b/>
              </w:rPr>
              <w:t>Reemplazar la práctica seleccionada</w:t>
            </w:r>
          </w:p>
        </w:tc>
      </w:tr>
      <w:tr w:rsidR="00A23A76" w14:paraId="089ABEE8" w14:textId="77777777" w:rsidTr="00B71179">
        <w:trPr>
          <w:cantSplit/>
        </w:trPr>
        <w:tc>
          <w:tcPr>
            <w:tcW w:w="3598" w:type="dxa"/>
            <w:shd w:val="clear" w:color="auto" w:fill="auto"/>
            <w:vAlign w:val="center"/>
          </w:tcPr>
          <w:p w14:paraId="1CE5B475" w14:textId="77777777" w:rsidR="00A23A76" w:rsidRPr="003C776D" w:rsidRDefault="00A23A76" w:rsidP="00B71179">
            <w:pPr>
              <w:rPr>
                <w:b/>
              </w:rPr>
            </w:pPr>
            <w:r w:rsidRPr="003C776D">
              <w:rPr>
                <w:b/>
              </w:rPr>
              <w:t>Descripción</w:t>
            </w:r>
          </w:p>
        </w:tc>
        <w:tc>
          <w:tcPr>
            <w:tcW w:w="4886" w:type="dxa"/>
            <w:gridSpan w:val="2"/>
            <w:shd w:val="clear" w:color="auto" w:fill="auto"/>
          </w:tcPr>
          <w:p w14:paraId="3348BD81" w14:textId="77777777" w:rsidR="00A23A76" w:rsidRDefault="00A23A76" w:rsidP="00A23A76">
            <w:r>
              <w:t>El alumno podrá reemplazar la práctica que había seleccionado para subir.</w:t>
            </w:r>
          </w:p>
        </w:tc>
      </w:tr>
      <w:tr w:rsidR="00A23A76" w14:paraId="6F685EFF" w14:textId="77777777" w:rsidTr="00B71179">
        <w:trPr>
          <w:cantSplit/>
        </w:trPr>
        <w:tc>
          <w:tcPr>
            <w:tcW w:w="3598" w:type="dxa"/>
            <w:shd w:val="clear" w:color="auto" w:fill="E7E6E6" w:themeFill="background2"/>
            <w:vAlign w:val="center"/>
          </w:tcPr>
          <w:p w14:paraId="339A70DF"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6E8E364" w14:textId="77777777" w:rsidR="00A23A76" w:rsidRDefault="00A23A76" w:rsidP="00A23A76">
            <w:r>
              <w:t>Haber seleccionado una práctica previamente.</w:t>
            </w:r>
          </w:p>
        </w:tc>
      </w:tr>
      <w:tr w:rsidR="00A23A76" w14:paraId="77EFD59F" w14:textId="77777777" w:rsidTr="00B71179">
        <w:trPr>
          <w:cantSplit/>
        </w:trPr>
        <w:tc>
          <w:tcPr>
            <w:tcW w:w="3598" w:type="dxa"/>
            <w:vMerge w:val="restart"/>
            <w:shd w:val="clear" w:color="auto" w:fill="auto"/>
            <w:vAlign w:val="center"/>
          </w:tcPr>
          <w:p w14:paraId="12115D84" w14:textId="77777777" w:rsidR="00A23A76" w:rsidRPr="003C776D" w:rsidRDefault="00A23A76" w:rsidP="00B71179">
            <w:pPr>
              <w:rPr>
                <w:b/>
              </w:rPr>
            </w:pPr>
            <w:r w:rsidRPr="003C776D">
              <w:rPr>
                <w:b/>
              </w:rPr>
              <w:t>Secuencia Normal</w:t>
            </w:r>
          </w:p>
        </w:tc>
        <w:tc>
          <w:tcPr>
            <w:tcW w:w="759" w:type="dxa"/>
            <w:shd w:val="clear" w:color="auto" w:fill="auto"/>
          </w:tcPr>
          <w:p w14:paraId="3F3D549D" w14:textId="77777777" w:rsidR="00A23A76" w:rsidRDefault="00A23A76" w:rsidP="00B71179">
            <w:r>
              <w:t>Paso</w:t>
            </w:r>
          </w:p>
        </w:tc>
        <w:tc>
          <w:tcPr>
            <w:tcW w:w="4127" w:type="dxa"/>
            <w:shd w:val="clear" w:color="auto" w:fill="auto"/>
          </w:tcPr>
          <w:p w14:paraId="2EE3E5B3" w14:textId="77777777" w:rsidR="00A23A76" w:rsidRDefault="00A23A76" w:rsidP="00B71179">
            <w:r>
              <w:t>Acción</w:t>
            </w:r>
          </w:p>
        </w:tc>
      </w:tr>
      <w:tr w:rsidR="00A23A76" w14:paraId="2F10385A" w14:textId="77777777" w:rsidTr="00B71179">
        <w:trPr>
          <w:cantSplit/>
        </w:trPr>
        <w:tc>
          <w:tcPr>
            <w:tcW w:w="3598" w:type="dxa"/>
            <w:vMerge/>
            <w:shd w:val="clear" w:color="auto" w:fill="auto"/>
            <w:vAlign w:val="center"/>
          </w:tcPr>
          <w:p w14:paraId="46E32D8C" w14:textId="77777777" w:rsidR="00A23A76" w:rsidRPr="003C776D" w:rsidRDefault="00A23A76" w:rsidP="00B71179">
            <w:pPr>
              <w:rPr>
                <w:b/>
              </w:rPr>
            </w:pPr>
          </w:p>
        </w:tc>
        <w:tc>
          <w:tcPr>
            <w:tcW w:w="759" w:type="dxa"/>
            <w:shd w:val="clear" w:color="auto" w:fill="auto"/>
            <w:vAlign w:val="center"/>
          </w:tcPr>
          <w:p w14:paraId="14572635" w14:textId="77777777" w:rsidR="00A23A76" w:rsidRDefault="00A23A76" w:rsidP="00B71179">
            <w:r>
              <w:t>1</w:t>
            </w:r>
          </w:p>
        </w:tc>
        <w:tc>
          <w:tcPr>
            <w:tcW w:w="4127" w:type="dxa"/>
            <w:shd w:val="clear" w:color="auto" w:fill="auto"/>
          </w:tcPr>
          <w:p w14:paraId="6E618AA1" w14:textId="77777777" w:rsidR="00A23A76" w:rsidRDefault="00A23A76" w:rsidP="00A23A76">
            <w:r>
              <w:t>El alumno vuelve a seleccionar la práctica que desee subir.</w:t>
            </w:r>
          </w:p>
        </w:tc>
      </w:tr>
      <w:tr w:rsidR="00A23A76" w14:paraId="609EFEF7" w14:textId="77777777" w:rsidTr="00B71179">
        <w:trPr>
          <w:cantSplit/>
        </w:trPr>
        <w:tc>
          <w:tcPr>
            <w:tcW w:w="3598" w:type="dxa"/>
            <w:shd w:val="clear" w:color="auto" w:fill="E7E6E6" w:themeFill="background2"/>
            <w:vAlign w:val="center"/>
          </w:tcPr>
          <w:p w14:paraId="1C4EA3E6"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0FF261CF" w14:textId="77777777" w:rsidR="00A23A76" w:rsidRDefault="00A23A76" w:rsidP="00A23A76">
            <w:r>
              <w:t>La práctica seleccionada anteriormente queda reemplazada por la nueva.</w:t>
            </w:r>
          </w:p>
        </w:tc>
      </w:tr>
      <w:tr w:rsidR="00A23A76" w14:paraId="70FBCDB0" w14:textId="77777777" w:rsidTr="00B71179">
        <w:trPr>
          <w:cantSplit/>
        </w:trPr>
        <w:tc>
          <w:tcPr>
            <w:tcW w:w="3598" w:type="dxa"/>
            <w:vMerge w:val="restart"/>
            <w:shd w:val="clear" w:color="auto" w:fill="auto"/>
            <w:vAlign w:val="center"/>
          </w:tcPr>
          <w:p w14:paraId="4EA82F7C" w14:textId="77777777" w:rsidR="00A23A76" w:rsidRPr="003C776D" w:rsidRDefault="00A23A76" w:rsidP="00B71179">
            <w:pPr>
              <w:rPr>
                <w:b/>
              </w:rPr>
            </w:pPr>
            <w:r w:rsidRPr="003C776D">
              <w:rPr>
                <w:b/>
                <w:caps/>
              </w:rPr>
              <w:t>Excepciones</w:t>
            </w:r>
          </w:p>
        </w:tc>
        <w:tc>
          <w:tcPr>
            <w:tcW w:w="759" w:type="dxa"/>
            <w:shd w:val="clear" w:color="auto" w:fill="auto"/>
          </w:tcPr>
          <w:p w14:paraId="25327526" w14:textId="77777777" w:rsidR="00A23A76" w:rsidRDefault="00A23A76" w:rsidP="00B71179">
            <w:r>
              <w:t>Paso</w:t>
            </w:r>
          </w:p>
        </w:tc>
        <w:tc>
          <w:tcPr>
            <w:tcW w:w="4127" w:type="dxa"/>
            <w:shd w:val="clear" w:color="auto" w:fill="auto"/>
          </w:tcPr>
          <w:p w14:paraId="1BC50920" w14:textId="77777777" w:rsidR="00A23A76" w:rsidRDefault="00A23A76" w:rsidP="00B71179">
            <w:r>
              <w:t>Acción</w:t>
            </w:r>
          </w:p>
        </w:tc>
      </w:tr>
      <w:tr w:rsidR="00A23A76" w14:paraId="56FE60F0" w14:textId="77777777" w:rsidTr="00B71179">
        <w:trPr>
          <w:cantSplit/>
        </w:trPr>
        <w:tc>
          <w:tcPr>
            <w:tcW w:w="3598" w:type="dxa"/>
            <w:vMerge/>
            <w:shd w:val="clear" w:color="auto" w:fill="auto"/>
            <w:vAlign w:val="center"/>
          </w:tcPr>
          <w:p w14:paraId="070EDA91" w14:textId="77777777" w:rsidR="00A23A76" w:rsidRPr="003C776D" w:rsidRDefault="00A23A76" w:rsidP="00B71179">
            <w:pPr>
              <w:rPr>
                <w:b/>
                <w:caps/>
              </w:rPr>
            </w:pPr>
          </w:p>
        </w:tc>
        <w:tc>
          <w:tcPr>
            <w:tcW w:w="759" w:type="dxa"/>
            <w:shd w:val="clear" w:color="auto" w:fill="auto"/>
            <w:vAlign w:val="center"/>
          </w:tcPr>
          <w:p w14:paraId="5FE3A971" w14:textId="77777777" w:rsidR="00A23A76" w:rsidRDefault="00A23A76" w:rsidP="00B71179">
            <w:r>
              <w:t>1</w:t>
            </w:r>
          </w:p>
        </w:tc>
        <w:tc>
          <w:tcPr>
            <w:tcW w:w="4127" w:type="dxa"/>
            <w:shd w:val="clear" w:color="auto" w:fill="auto"/>
          </w:tcPr>
          <w:p w14:paraId="3BE839CE" w14:textId="77777777" w:rsidR="00A23A76" w:rsidRDefault="00A23A76" w:rsidP="00B71179">
            <w:r>
              <w:t>Que el alumno no haya seleccionado una práctica previamente.</w:t>
            </w:r>
          </w:p>
        </w:tc>
      </w:tr>
      <w:tr w:rsidR="00A23A76" w14:paraId="1FBE4596" w14:textId="77777777" w:rsidTr="00B71179">
        <w:trPr>
          <w:cantSplit/>
        </w:trPr>
        <w:tc>
          <w:tcPr>
            <w:tcW w:w="3598" w:type="dxa"/>
            <w:shd w:val="clear" w:color="auto" w:fill="E7E6E6" w:themeFill="background2"/>
            <w:vAlign w:val="center"/>
          </w:tcPr>
          <w:p w14:paraId="77D9AD80"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74E2114A" w14:textId="77777777" w:rsidR="00A23A76" w:rsidRDefault="00A23A76" w:rsidP="00B71179">
            <w:r>
              <w:t>Baja.</w:t>
            </w:r>
          </w:p>
        </w:tc>
      </w:tr>
      <w:tr w:rsidR="00A23A76" w14:paraId="70746DF9" w14:textId="77777777" w:rsidTr="00B71179">
        <w:trPr>
          <w:cantSplit/>
        </w:trPr>
        <w:tc>
          <w:tcPr>
            <w:tcW w:w="3598" w:type="dxa"/>
            <w:shd w:val="clear" w:color="auto" w:fill="auto"/>
            <w:vAlign w:val="center"/>
          </w:tcPr>
          <w:p w14:paraId="61804F27" w14:textId="77777777" w:rsidR="00A23A76" w:rsidRPr="003C776D" w:rsidRDefault="00A23A76" w:rsidP="00B71179">
            <w:pPr>
              <w:rPr>
                <w:b/>
              </w:rPr>
            </w:pPr>
            <w:r w:rsidRPr="003C776D">
              <w:rPr>
                <w:b/>
              </w:rPr>
              <w:t>Frecuencia</w:t>
            </w:r>
          </w:p>
        </w:tc>
        <w:tc>
          <w:tcPr>
            <w:tcW w:w="4886" w:type="dxa"/>
            <w:gridSpan w:val="2"/>
            <w:shd w:val="clear" w:color="auto" w:fill="auto"/>
          </w:tcPr>
          <w:p w14:paraId="126965D6" w14:textId="77777777" w:rsidR="00A23A76" w:rsidRDefault="00A23A76" w:rsidP="00B71179">
            <w:r>
              <w:t>Baja.</w:t>
            </w:r>
          </w:p>
        </w:tc>
      </w:tr>
      <w:tr w:rsidR="00A23A76" w14:paraId="2A2CD464" w14:textId="77777777" w:rsidTr="00B71179">
        <w:trPr>
          <w:cantSplit/>
        </w:trPr>
        <w:tc>
          <w:tcPr>
            <w:tcW w:w="3598" w:type="dxa"/>
            <w:shd w:val="clear" w:color="auto" w:fill="E7E6E6" w:themeFill="background2"/>
            <w:vAlign w:val="center"/>
          </w:tcPr>
          <w:p w14:paraId="3DABE23E"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061336E0" w14:textId="77777777" w:rsidR="00A23A76" w:rsidRDefault="00A23A76" w:rsidP="008177FC">
            <w:pPr>
              <w:keepNext/>
            </w:pPr>
            <w:r>
              <w:t>Baja.</w:t>
            </w:r>
          </w:p>
        </w:tc>
      </w:tr>
    </w:tbl>
    <w:p w14:paraId="14DCCFD4" w14:textId="0691142A" w:rsidR="00A23A76" w:rsidRDefault="008177FC" w:rsidP="008177FC">
      <w:pPr>
        <w:pStyle w:val="Epgrafe"/>
        <w:jc w:val="center"/>
      </w:pPr>
      <w:bookmarkStart w:id="121" w:name="_Toc442008967"/>
      <w:r>
        <w:t xml:space="preserve">Tabla </w:t>
      </w:r>
      <w:fldSimple w:instr=" SEQ Tabla \* ARABIC ">
        <w:r w:rsidR="00772C34">
          <w:rPr>
            <w:noProof/>
          </w:rPr>
          <w:t>15</w:t>
        </w:r>
      </w:fldSimple>
      <w:r>
        <w:t>: Plantilla RF-AW10 "Reemplazar la práctica seleccionada"</w:t>
      </w:r>
      <w:bookmarkEnd w:id="121"/>
    </w:p>
    <w:p w14:paraId="761DC723"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786"/>
        <w:gridCol w:w="654"/>
        <w:gridCol w:w="2907"/>
      </w:tblGrid>
      <w:tr w:rsidR="00A23A76" w14:paraId="54987FD4" w14:textId="77777777" w:rsidTr="00B71179">
        <w:trPr>
          <w:cantSplit/>
        </w:trPr>
        <w:tc>
          <w:tcPr>
            <w:tcW w:w="3598" w:type="dxa"/>
            <w:shd w:val="clear" w:color="auto" w:fill="E7E6E6" w:themeFill="background2"/>
            <w:vAlign w:val="center"/>
          </w:tcPr>
          <w:p w14:paraId="6F6D82B9" w14:textId="77777777" w:rsidR="00A23A76" w:rsidRPr="003C776D" w:rsidRDefault="00A23A76" w:rsidP="00B71179">
            <w:pPr>
              <w:rPr>
                <w:b/>
              </w:rPr>
            </w:pPr>
            <w:r>
              <w:rPr>
                <w:b/>
              </w:rPr>
              <w:t>RF-AW11</w:t>
            </w:r>
          </w:p>
        </w:tc>
        <w:tc>
          <w:tcPr>
            <w:tcW w:w="4886" w:type="dxa"/>
            <w:gridSpan w:val="2"/>
            <w:shd w:val="clear" w:color="auto" w:fill="E7E6E6" w:themeFill="background2"/>
          </w:tcPr>
          <w:p w14:paraId="573CDA88" w14:textId="77777777" w:rsidR="00A23A76" w:rsidRPr="00060070" w:rsidRDefault="00A23A76" w:rsidP="00B71179">
            <w:pPr>
              <w:rPr>
                <w:b/>
              </w:rPr>
            </w:pPr>
            <w:r>
              <w:rPr>
                <w:b/>
              </w:rPr>
              <w:t>Consultar reportes</w:t>
            </w:r>
          </w:p>
        </w:tc>
      </w:tr>
      <w:tr w:rsidR="00A23A76" w14:paraId="435B4831" w14:textId="77777777" w:rsidTr="00B71179">
        <w:trPr>
          <w:cantSplit/>
        </w:trPr>
        <w:tc>
          <w:tcPr>
            <w:tcW w:w="3598" w:type="dxa"/>
            <w:shd w:val="clear" w:color="auto" w:fill="auto"/>
            <w:vAlign w:val="center"/>
          </w:tcPr>
          <w:p w14:paraId="796CBB7C" w14:textId="77777777" w:rsidR="00A23A76" w:rsidRPr="003C776D" w:rsidRDefault="00A23A76" w:rsidP="00B71179">
            <w:pPr>
              <w:rPr>
                <w:b/>
              </w:rPr>
            </w:pPr>
            <w:r w:rsidRPr="003C776D">
              <w:rPr>
                <w:b/>
              </w:rPr>
              <w:t>Descripción</w:t>
            </w:r>
          </w:p>
        </w:tc>
        <w:tc>
          <w:tcPr>
            <w:tcW w:w="4886" w:type="dxa"/>
            <w:gridSpan w:val="2"/>
            <w:shd w:val="clear" w:color="auto" w:fill="auto"/>
          </w:tcPr>
          <w:p w14:paraId="5B616B39" w14:textId="77777777" w:rsidR="00A23A76" w:rsidRDefault="00A23A76" w:rsidP="00A23A76">
            <w:r>
              <w:t>El alumno podrá ver los reportes generados pertenecientes a la última práctica subida.</w:t>
            </w:r>
          </w:p>
        </w:tc>
      </w:tr>
      <w:tr w:rsidR="00A23A76" w14:paraId="7C9A59E7" w14:textId="77777777" w:rsidTr="00B71179">
        <w:trPr>
          <w:cantSplit/>
        </w:trPr>
        <w:tc>
          <w:tcPr>
            <w:tcW w:w="3598" w:type="dxa"/>
            <w:shd w:val="clear" w:color="auto" w:fill="E7E6E6" w:themeFill="background2"/>
            <w:vAlign w:val="center"/>
          </w:tcPr>
          <w:p w14:paraId="1FED5B84"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6FDC9704" w14:textId="77777777" w:rsidR="00A23A76" w:rsidRDefault="00A23A76" w:rsidP="00B71179">
            <w:r>
              <w:t>Que el alumno haya subido por lo menos una práctica.</w:t>
            </w:r>
          </w:p>
        </w:tc>
      </w:tr>
      <w:tr w:rsidR="00A23A76" w14:paraId="5EEFD76B" w14:textId="77777777" w:rsidTr="00B71179">
        <w:trPr>
          <w:cantSplit/>
        </w:trPr>
        <w:tc>
          <w:tcPr>
            <w:tcW w:w="3598" w:type="dxa"/>
            <w:vMerge w:val="restart"/>
            <w:shd w:val="clear" w:color="auto" w:fill="auto"/>
            <w:vAlign w:val="center"/>
          </w:tcPr>
          <w:p w14:paraId="4877F106" w14:textId="77777777" w:rsidR="00A23A76" w:rsidRPr="003C776D" w:rsidRDefault="00A23A76" w:rsidP="00B71179">
            <w:pPr>
              <w:rPr>
                <w:b/>
              </w:rPr>
            </w:pPr>
            <w:r w:rsidRPr="003C776D">
              <w:rPr>
                <w:b/>
              </w:rPr>
              <w:t>Secuencia Normal</w:t>
            </w:r>
          </w:p>
        </w:tc>
        <w:tc>
          <w:tcPr>
            <w:tcW w:w="759" w:type="dxa"/>
            <w:shd w:val="clear" w:color="auto" w:fill="auto"/>
          </w:tcPr>
          <w:p w14:paraId="3C6641A1" w14:textId="77777777" w:rsidR="00A23A76" w:rsidRDefault="00A23A76" w:rsidP="00B71179">
            <w:r>
              <w:t>Paso</w:t>
            </w:r>
          </w:p>
        </w:tc>
        <w:tc>
          <w:tcPr>
            <w:tcW w:w="4127" w:type="dxa"/>
            <w:shd w:val="clear" w:color="auto" w:fill="auto"/>
          </w:tcPr>
          <w:p w14:paraId="39F09E25" w14:textId="77777777" w:rsidR="00A23A76" w:rsidRDefault="00A23A76" w:rsidP="00B71179">
            <w:r>
              <w:t>Acción</w:t>
            </w:r>
          </w:p>
        </w:tc>
      </w:tr>
      <w:tr w:rsidR="00A23A76" w14:paraId="1BAB8642" w14:textId="77777777" w:rsidTr="00B71179">
        <w:trPr>
          <w:cantSplit/>
        </w:trPr>
        <w:tc>
          <w:tcPr>
            <w:tcW w:w="3598" w:type="dxa"/>
            <w:vMerge/>
            <w:shd w:val="clear" w:color="auto" w:fill="auto"/>
            <w:vAlign w:val="center"/>
          </w:tcPr>
          <w:p w14:paraId="322805E1" w14:textId="77777777" w:rsidR="00A23A76" w:rsidRPr="003C776D" w:rsidRDefault="00A23A76" w:rsidP="00B71179">
            <w:pPr>
              <w:rPr>
                <w:b/>
              </w:rPr>
            </w:pPr>
          </w:p>
        </w:tc>
        <w:tc>
          <w:tcPr>
            <w:tcW w:w="759" w:type="dxa"/>
            <w:shd w:val="clear" w:color="auto" w:fill="auto"/>
            <w:vAlign w:val="center"/>
          </w:tcPr>
          <w:p w14:paraId="447652B1" w14:textId="77777777" w:rsidR="00A23A76" w:rsidRDefault="00A23A76" w:rsidP="00B71179">
            <w:r>
              <w:t>1</w:t>
            </w:r>
          </w:p>
        </w:tc>
        <w:tc>
          <w:tcPr>
            <w:tcW w:w="4127" w:type="dxa"/>
            <w:shd w:val="clear" w:color="auto" w:fill="auto"/>
          </w:tcPr>
          <w:p w14:paraId="0A4F34DC" w14:textId="77777777" w:rsidR="00A23A76" w:rsidRDefault="00A23A76" w:rsidP="00A23A76">
            <w:r>
              <w:t>El alumno selecciona el botón del reporte que desee visualizar.</w:t>
            </w:r>
          </w:p>
        </w:tc>
      </w:tr>
      <w:tr w:rsidR="00A23A76" w14:paraId="4F427FDB" w14:textId="77777777" w:rsidTr="00B71179">
        <w:trPr>
          <w:cantSplit/>
        </w:trPr>
        <w:tc>
          <w:tcPr>
            <w:tcW w:w="3598" w:type="dxa"/>
            <w:shd w:val="clear" w:color="auto" w:fill="E7E6E6" w:themeFill="background2"/>
            <w:vAlign w:val="center"/>
          </w:tcPr>
          <w:p w14:paraId="1E4A5D82" w14:textId="77777777" w:rsidR="00A23A76" w:rsidRPr="003C776D" w:rsidRDefault="00A23A76" w:rsidP="00B71179">
            <w:pPr>
              <w:rPr>
                <w:b/>
              </w:rPr>
            </w:pPr>
            <w:r w:rsidRPr="003C776D">
              <w:rPr>
                <w:b/>
              </w:rPr>
              <w:lastRenderedPageBreak/>
              <w:t>Post-condición</w:t>
            </w:r>
          </w:p>
        </w:tc>
        <w:tc>
          <w:tcPr>
            <w:tcW w:w="4886" w:type="dxa"/>
            <w:gridSpan w:val="2"/>
            <w:shd w:val="clear" w:color="auto" w:fill="E7E6E6" w:themeFill="background2"/>
          </w:tcPr>
          <w:p w14:paraId="25F1FB4D" w14:textId="77777777" w:rsidR="00A23A76" w:rsidRDefault="00A23A76" w:rsidP="00A23A76">
            <w:r>
              <w:t>El reporte se abre en una nueva pestaña y puede visualizarse.</w:t>
            </w:r>
          </w:p>
        </w:tc>
      </w:tr>
      <w:tr w:rsidR="00A23A76" w14:paraId="53CB0227" w14:textId="77777777" w:rsidTr="00B71179">
        <w:trPr>
          <w:cantSplit/>
        </w:trPr>
        <w:tc>
          <w:tcPr>
            <w:tcW w:w="3598" w:type="dxa"/>
            <w:vMerge w:val="restart"/>
            <w:shd w:val="clear" w:color="auto" w:fill="auto"/>
            <w:vAlign w:val="center"/>
          </w:tcPr>
          <w:p w14:paraId="452FC7F4" w14:textId="77777777" w:rsidR="00A23A76" w:rsidRPr="003C776D" w:rsidRDefault="00A23A76" w:rsidP="00B71179">
            <w:pPr>
              <w:rPr>
                <w:b/>
              </w:rPr>
            </w:pPr>
            <w:r w:rsidRPr="003C776D">
              <w:rPr>
                <w:b/>
                <w:caps/>
              </w:rPr>
              <w:t>Excepciones</w:t>
            </w:r>
          </w:p>
        </w:tc>
        <w:tc>
          <w:tcPr>
            <w:tcW w:w="759" w:type="dxa"/>
            <w:shd w:val="clear" w:color="auto" w:fill="auto"/>
          </w:tcPr>
          <w:p w14:paraId="5516BBD9" w14:textId="77777777" w:rsidR="00A23A76" w:rsidRDefault="00A23A76" w:rsidP="00B71179">
            <w:r>
              <w:t>Paso</w:t>
            </w:r>
          </w:p>
        </w:tc>
        <w:tc>
          <w:tcPr>
            <w:tcW w:w="4127" w:type="dxa"/>
            <w:shd w:val="clear" w:color="auto" w:fill="auto"/>
          </w:tcPr>
          <w:p w14:paraId="6431565C" w14:textId="77777777" w:rsidR="00A23A76" w:rsidRDefault="00A23A76" w:rsidP="00B71179">
            <w:r>
              <w:t>Acción</w:t>
            </w:r>
          </w:p>
        </w:tc>
      </w:tr>
      <w:tr w:rsidR="00A23A76" w14:paraId="19497E64" w14:textId="77777777" w:rsidTr="00B71179">
        <w:trPr>
          <w:cantSplit/>
        </w:trPr>
        <w:tc>
          <w:tcPr>
            <w:tcW w:w="3598" w:type="dxa"/>
            <w:vMerge/>
            <w:shd w:val="clear" w:color="auto" w:fill="auto"/>
            <w:vAlign w:val="center"/>
          </w:tcPr>
          <w:p w14:paraId="2E1E803D" w14:textId="77777777" w:rsidR="00A23A76" w:rsidRPr="003C776D" w:rsidRDefault="00A23A76" w:rsidP="00B71179">
            <w:pPr>
              <w:rPr>
                <w:b/>
                <w:caps/>
              </w:rPr>
            </w:pPr>
          </w:p>
        </w:tc>
        <w:tc>
          <w:tcPr>
            <w:tcW w:w="759" w:type="dxa"/>
            <w:shd w:val="clear" w:color="auto" w:fill="auto"/>
            <w:vAlign w:val="center"/>
          </w:tcPr>
          <w:p w14:paraId="632A777B" w14:textId="77777777" w:rsidR="00A23A76" w:rsidRDefault="00A23A76" w:rsidP="00B71179">
            <w:r>
              <w:t>1</w:t>
            </w:r>
          </w:p>
        </w:tc>
        <w:tc>
          <w:tcPr>
            <w:tcW w:w="4127" w:type="dxa"/>
            <w:shd w:val="clear" w:color="auto" w:fill="auto"/>
          </w:tcPr>
          <w:p w14:paraId="6F3682EC" w14:textId="77777777" w:rsidR="00A23A76" w:rsidRDefault="00A23A76" w:rsidP="00B71179">
            <w:r>
              <w:t>El alumno nunca ha subido una práctica.</w:t>
            </w:r>
          </w:p>
        </w:tc>
      </w:tr>
      <w:tr w:rsidR="00A23A76" w14:paraId="4606B1ED" w14:textId="77777777" w:rsidTr="00B71179">
        <w:trPr>
          <w:cantSplit/>
        </w:trPr>
        <w:tc>
          <w:tcPr>
            <w:tcW w:w="3598" w:type="dxa"/>
            <w:shd w:val="clear" w:color="auto" w:fill="E7E6E6" w:themeFill="background2"/>
            <w:vAlign w:val="center"/>
          </w:tcPr>
          <w:p w14:paraId="3382701C"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2E13BB57" w14:textId="77777777" w:rsidR="00A23A76" w:rsidRDefault="00A23A76" w:rsidP="00B71179">
            <w:r>
              <w:t>Alta.</w:t>
            </w:r>
          </w:p>
        </w:tc>
      </w:tr>
      <w:tr w:rsidR="00A23A76" w14:paraId="3D4E6FD4" w14:textId="77777777" w:rsidTr="00B71179">
        <w:trPr>
          <w:cantSplit/>
        </w:trPr>
        <w:tc>
          <w:tcPr>
            <w:tcW w:w="3598" w:type="dxa"/>
            <w:shd w:val="clear" w:color="auto" w:fill="auto"/>
            <w:vAlign w:val="center"/>
          </w:tcPr>
          <w:p w14:paraId="09E4A938" w14:textId="77777777" w:rsidR="00A23A76" w:rsidRPr="003C776D" w:rsidRDefault="00A23A76" w:rsidP="00B71179">
            <w:pPr>
              <w:rPr>
                <w:b/>
              </w:rPr>
            </w:pPr>
            <w:r w:rsidRPr="003C776D">
              <w:rPr>
                <w:b/>
              </w:rPr>
              <w:t>Frecuencia</w:t>
            </w:r>
          </w:p>
        </w:tc>
        <w:tc>
          <w:tcPr>
            <w:tcW w:w="4886" w:type="dxa"/>
            <w:gridSpan w:val="2"/>
            <w:shd w:val="clear" w:color="auto" w:fill="auto"/>
          </w:tcPr>
          <w:p w14:paraId="243C6DD6" w14:textId="77777777" w:rsidR="00A23A76" w:rsidRDefault="00A23A76" w:rsidP="00B71179">
            <w:r>
              <w:t>Media.</w:t>
            </w:r>
          </w:p>
        </w:tc>
      </w:tr>
      <w:tr w:rsidR="00A23A76" w14:paraId="11867259" w14:textId="77777777" w:rsidTr="00B71179">
        <w:trPr>
          <w:cantSplit/>
        </w:trPr>
        <w:tc>
          <w:tcPr>
            <w:tcW w:w="3598" w:type="dxa"/>
            <w:shd w:val="clear" w:color="auto" w:fill="E7E6E6" w:themeFill="background2"/>
            <w:vAlign w:val="center"/>
          </w:tcPr>
          <w:p w14:paraId="0524DDA1"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72571325" w14:textId="77777777" w:rsidR="00A23A76" w:rsidRDefault="00A23A76" w:rsidP="008177FC">
            <w:pPr>
              <w:keepNext/>
            </w:pPr>
            <w:r>
              <w:t>Alta.</w:t>
            </w:r>
          </w:p>
        </w:tc>
      </w:tr>
    </w:tbl>
    <w:p w14:paraId="6DDD7634" w14:textId="33A4E3A2" w:rsidR="00A23A76" w:rsidRDefault="008177FC" w:rsidP="008177FC">
      <w:pPr>
        <w:pStyle w:val="Epgrafe"/>
        <w:jc w:val="center"/>
      </w:pPr>
      <w:bookmarkStart w:id="122" w:name="_Toc442008968"/>
      <w:r>
        <w:t xml:space="preserve">Tabla </w:t>
      </w:r>
      <w:fldSimple w:instr=" SEQ Tabla \* ARABIC ">
        <w:r w:rsidR="00772C34">
          <w:rPr>
            <w:noProof/>
          </w:rPr>
          <w:t>16</w:t>
        </w:r>
      </w:fldSimple>
      <w:r>
        <w:t>: Plantilla RF-AW11 "Consultar reportes"</w:t>
      </w:r>
      <w:bookmarkEnd w:id="122"/>
    </w:p>
    <w:p w14:paraId="640C99BB" w14:textId="77777777"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2801"/>
        <w:gridCol w:w="656"/>
        <w:gridCol w:w="2890"/>
      </w:tblGrid>
      <w:tr w:rsidR="00A23A76" w14:paraId="65BFE348" w14:textId="77777777" w:rsidTr="00B71179">
        <w:trPr>
          <w:cantSplit/>
        </w:trPr>
        <w:tc>
          <w:tcPr>
            <w:tcW w:w="3598" w:type="dxa"/>
            <w:shd w:val="clear" w:color="auto" w:fill="E7E6E6" w:themeFill="background2"/>
            <w:vAlign w:val="center"/>
          </w:tcPr>
          <w:p w14:paraId="52728A0D" w14:textId="77777777" w:rsidR="00A23A76" w:rsidRPr="003C776D" w:rsidRDefault="00A23A76" w:rsidP="00B71179">
            <w:pPr>
              <w:rPr>
                <w:b/>
              </w:rPr>
            </w:pPr>
            <w:r>
              <w:rPr>
                <w:b/>
              </w:rPr>
              <w:t>RF-AW12</w:t>
            </w:r>
          </w:p>
        </w:tc>
        <w:tc>
          <w:tcPr>
            <w:tcW w:w="4886" w:type="dxa"/>
            <w:gridSpan w:val="2"/>
            <w:shd w:val="clear" w:color="auto" w:fill="E7E6E6" w:themeFill="background2"/>
          </w:tcPr>
          <w:p w14:paraId="0F26FCE0" w14:textId="77777777" w:rsidR="00A23A76" w:rsidRPr="00060070" w:rsidRDefault="00A23A76" w:rsidP="00A23A76">
            <w:pPr>
              <w:rPr>
                <w:b/>
              </w:rPr>
            </w:pPr>
            <w:r>
              <w:rPr>
                <w:b/>
              </w:rPr>
              <w:t>Consultar gráficas</w:t>
            </w:r>
          </w:p>
        </w:tc>
      </w:tr>
      <w:tr w:rsidR="00A23A76" w14:paraId="3519B1BD" w14:textId="77777777" w:rsidTr="00B71179">
        <w:trPr>
          <w:cantSplit/>
        </w:trPr>
        <w:tc>
          <w:tcPr>
            <w:tcW w:w="3598" w:type="dxa"/>
            <w:shd w:val="clear" w:color="auto" w:fill="auto"/>
            <w:vAlign w:val="center"/>
          </w:tcPr>
          <w:p w14:paraId="0D7F2D0E" w14:textId="77777777" w:rsidR="00A23A76" w:rsidRPr="003C776D" w:rsidRDefault="00A23A76" w:rsidP="00B71179">
            <w:pPr>
              <w:rPr>
                <w:b/>
              </w:rPr>
            </w:pPr>
            <w:r w:rsidRPr="003C776D">
              <w:rPr>
                <w:b/>
              </w:rPr>
              <w:t>Descripción</w:t>
            </w:r>
          </w:p>
        </w:tc>
        <w:tc>
          <w:tcPr>
            <w:tcW w:w="4886" w:type="dxa"/>
            <w:gridSpan w:val="2"/>
            <w:shd w:val="clear" w:color="auto" w:fill="auto"/>
          </w:tcPr>
          <w:p w14:paraId="62F03B24" w14:textId="77777777" w:rsidR="00A23A76" w:rsidRDefault="00A23A76" w:rsidP="001E574C">
            <w:r>
              <w:t xml:space="preserve">El alumno podrá </w:t>
            </w:r>
            <w:r w:rsidR="001E574C">
              <w:t>ver las gráficas para observar la evolución que va teniendo en sus intentos de subida de práctica.</w:t>
            </w:r>
          </w:p>
        </w:tc>
      </w:tr>
      <w:tr w:rsidR="00A23A76" w14:paraId="74723387" w14:textId="77777777" w:rsidTr="00B71179">
        <w:trPr>
          <w:cantSplit/>
        </w:trPr>
        <w:tc>
          <w:tcPr>
            <w:tcW w:w="3598" w:type="dxa"/>
            <w:shd w:val="clear" w:color="auto" w:fill="E7E6E6" w:themeFill="background2"/>
            <w:vAlign w:val="center"/>
          </w:tcPr>
          <w:p w14:paraId="35C47B73" w14:textId="77777777" w:rsidR="00A23A76" w:rsidRPr="003C776D" w:rsidRDefault="00A23A76" w:rsidP="00B71179">
            <w:pPr>
              <w:rPr>
                <w:b/>
              </w:rPr>
            </w:pPr>
            <w:r w:rsidRPr="003C776D">
              <w:rPr>
                <w:b/>
              </w:rPr>
              <w:t>Precondición</w:t>
            </w:r>
          </w:p>
        </w:tc>
        <w:tc>
          <w:tcPr>
            <w:tcW w:w="4886" w:type="dxa"/>
            <w:gridSpan w:val="2"/>
            <w:shd w:val="clear" w:color="auto" w:fill="E7E6E6" w:themeFill="background2"/>
          </w:tcPr>
          <w:p w14:paraId="4DC0B1CF" w14:textId="77777777" w:rsidR="00A23A76" w:rsidRDefault="00A23A76" w:rsidP="00B71179">
            <w:r>
              <w:t>Que el alumno haya subido por lo menos una práctica.</w:t>
            </w:r>
          </w:p>
        </w:tc>
      </w:tr>
      <w:tr w:rsidR="00A23A76" w14:paraId="0AE33D8C" w14:textId="77777777" w:rsidTr="00B71179">
        <w:trPr>
          <w:cantSplit/>
        </w:trPr>
        <w:tc>
          <w:tcPr>
            <w:tcW w:w="3598" w:type="dxa"/>
            <w:vMerge w:val="restart"/>
            <w:shd w:val="clear" w:color="auto" w:fill="auto"/>
            <w:vAlign w:val="center"/>
          </w:tcPr>
          <w:p w14:paraId="5C2FC05F" w14:textId="77777777" w:rsidR="00A23A76" w:rsidRPr="003C776D" w:rsidRDefault="00A23A76" w:rsidP="00B71179">
            <w:pPr>
              <w:rPr>
                <w:b/>
              </w:rPr>
            </w:pPr>
            <w:r w:rsidRPr="003C776D">
              <w:rPr>
                <w:b/>
              </w:rPr>
              <w:t>Secuencia Normal</w:t>
            </w:r>
          </w:p>
        </w:tc>
        <w:tc>
          <w:tcPr>
            <w:tcW w:w="759" w:type="dxa"/>
            <w:shd w:val="clear" w:color="auto" w:fill="auto"/>
          </w:tcPr>
          <w:p w14:paraId="2EF3DFF1" w14:textId="77777777" w:rsidR="00A23A76" w:rsidRDefault="00A23A76" w:rsidP="00B71179">
            <w:r>
              <w:t>Paso</w:t>
            </w:r>
          </w:p>
        </w:tc>
        <w:tc>
          <w:tcPr>
            <w:tcW w:w="4127" w:type="dxa"/>
            <w:shd w:val="clear" w:color="auto" w:fill="auto"/>
          </w:tcPr>
          <w:p w14:paraId="5CE2FBD0" w14:textId="77777777" w:rsidR="00A23A76" w:rsidRDefault="00A23A76" w:rsidP="00B71179">
            <w:r>
              <w:t>Acción</w:t>
            </w:r>
          </w:p>
        </w:tc>
      </w:tr>
      <w:tr w:rsidR="00A23A76" w14:paraId="7EEE2ACD" w14:textId="77777777" w:rsidTr="00B71179">
        <w:trPr>
          <w:cantSplit/>
        </w:trPr>
        <w:tc>
          <w:tcPr>
            <w:tcW w:w="3598" w:type="dxa"/>
            <w:vMerge/>
            <w:shd w:val="clear" w:color="auto" w:fill="auto"/>
            <w:vAlign w:val="center"/>
          </w:tcPr>
          <w:p w14:paraId="4ABCD550" w14:textId="77777777" w:rsidR="00A23A76" w:rsidRPr="003C776D" w:rsidRDefault="00A23A76" w:rsidP="00B71179">
            <w:pPr>
              <w:rPr>
                <w:b/>
              </w:rPr>
            </w:pPr>
          </w:p>
        </w:tc>
        <w:tc>
          <w:tcPr>
            <w:tcW w:w="759" w:type="dxa"/>
            <w:shd w:val="clear" w:color="auto" w:fill="auto"/>
            <w:vAlign w:val="center"/>
          </w:tcPr>
          <w:p w14:paraId="49503368" w14:textId="77777777" w:rsidR="00A23A76" w:rsidRDefault="00A23A76" w:rsidP="00B71179">
            <w:r>
              <w:t>1</w:t>
            </w:r>
          </w:p>
        </w:tc>
        <w:tc>
          <w:tcPr>
            <w:tcW w:w="4127" w:type="dxa"/>
            <w:shd w:val="clear" w:color="auto" w:fill="auto"/>
          </w:tcPr>
          <w:p w14:paraId="24D0F25A" w14:textId="77777777" w:rsidR="00A23A76" w:rsidRDefault="00A23A76" w:rsidP="001E574C">
            <w:r>
              <w:t xml:space="preserve">El alumno </w:t>
            </w:r>
            <w:r w:rsidR="001E574C">
              <w:t>visualiza las gráficas.</w:t>
            </w:r>
          </w:p>
        </w:tc>
      </w:tr>
      <w:tr w:rsidR="00A23A76" w14:paraId="53B7AB79" w14:textId="77777777" w:rsidTr="00B71179">
        <w:trPr>
          <w:cantSplit/>
        </w:trPr>
        <w:tc>
          <w:tcPr>
            <w:tcW w:w="3598" w:type="dxa"/>
            <w:shd w:val="clear" w:color="auto" w:fill="E7E6E6" w:themeFill="background2"/>
            <w:vAlign w:val="center"/>
          </w:tcPr>
          <w:p w14:paraId="11ECFEF3" w14:textId="77777777" w:rsidR="00A23A76" w:rsidRPr="003C776D" w:rsidRDefault="00A23A76" w:rsidP="00B71179">
            <w:pPr>
              <w:rPr>
                <w:b/>
              </w:rPr>
            </w:pPr>
            <w:r w:rsidRPr="003C776D">
              <w:rPr>
                <w:b/>
              </w:rPr>
              <w:t>Post-condición</w:t>
            </w:r>
          </w:p>
        </w:tc>
        <w:tc>
          <w:tcPr>
            <w:tcW w:w="4886" w:type="dxa"/>
            <w:gridSpan w:val="2"/>
            <w:shd w:val="clear" w:color="auto" w:fill="E7E6E6" w:themeFill="background2"/>
          </w:tcPr>
          <w:p w14:paraId="4BFD6926" w14:textId="77777777" w:rsidR="00A23A76" w:rsidRDefault="001E574C" w:rsidP="001E574C">
            <w:r>
              <w:t>Las gráficas están generadas y pueden visualizarse.</w:t>
            </w:r>
          </w:p>
        </w:tc>
      </w:tr>
      <w:tr w:rsidR="00A23A76" w14:paraId="7723DC04" w14:textId="77777777" w:rsidTr="00B71179">
        <w:trPr>
          <w:cantSplit/>
        </w:trPr>
        <w:tc>
          <w:tcPr>
            <w:tcW w:w="3598" w:type="dxa"/>
            <w:vMerge w:val="restart"/>
            <w:shd w:val="clear" w:color="auto" w:fill="auto"/>
            <w:vAlign w:val="center"/>
          </w:tcPr>
          <w:p w14:paraId="483A2489" w14:textId="77777777" w:rsidR="00A23A76" w:rsidRPr="003C776D" w:rsidRDefault="00A23A76" w:rsidP="00B71179">
            <w:pPr>
              <w:rPr>
                <w:b/>
              </w:rPr>
            </w:pPr>
            <w:r w:rsidRPr="003C776D">
              <w:rPr>
                <w:b/>
                <w:caps/>
              </w:rPr>
              <w:t>Excepciones</w:t>
            </w:r>
          </w:p>
        </w:tc>
        <w:tc>
          <w:tcPr>
            <w:tcW w:w="759" w:type="dxa"/>
            <w:shd w:val="clear" w:color="auto" w:fill="auto"/>
          </w:tcPr>
          <w:p w14:paraId="799884F7" w14:textId="77777777" w:rsidR="00A23A76" w:rsidRDefault="00A23A76" w:rsidP="00B71179">
            <w:r>
              <w:t>Paso</w:t>
            </w:r>
          </w:p>
        </w:tc>
        <w:tc>
          <w:tcPr>
            <w:tcW w:w="4127" w:type="dxa"/>
            <w:shd w:val="clear" w:color="auto" w:fill="auto"/>
          </w:tcPr>
          <w:p w14:paraId="6B31F8D4" w14:textId="77777777" w:rsidR="00A23A76" w:rsidRDefault="00A23A76" w:rsidP="00B71179">
            <w:r>
              <w:t>Acción</w:t>
            </w:r>
          </w:p>
        </w:tc>
      </w:tr>
      <w:tr w:rsidR="00A23A76" w14:paraId="5D22B59B" w14:textId="77777777" w:rsidTr="00B71179">
        <w:trPr>
          <w:cantSplit/>
        </w:trPr>
        <w:tc>
          <w:tcPr>
            <w:tcW w:w="3598" w:type="dxa"/>
            <w:vMerge/>
            <w:shd w:val="clear" w:color="auto" w:fill="auto"/>
            <w:vAlign w:val="center"/>
          </w:tcPr>
          <w:p w14:paraId="35BC8129" w14:textId="77777777" w:rsidR="00A23A76" w:rsidRPr="003C776D" w:rsidRDefault="00A23A76" w:rsidP="00B71179">
            <w:pPr>
              <w:rPr>
                <w:b/>
                <w:caps/>
              </w:rPr>
            </w:pPr>
          </w:p>
        </w:tc>
        <w:tc>
          <w:tcPr>
            <w:tcW w:w="759" w:type="dxa"/>
            <w:shd w:val="clear" w:color="auto" w:fill="auto"/>
            <w:vAlign w:val="center"/>
          </w:tcPr>
          <w:p w14:paraId="1BB3D78A" w14:textId="77777777" w:rsidR="00A23A76" w:rsidRDefault="00A23A76" w:rsidP="00B71179">
            <w:r>
              <w:t>1</w:t>
            </w:r>
          </w:p>
        </w:tc>
        <w:tc>
          <w:tcPr>
            <w:tcW w:w="4127" w:type="dxa"/>
            <w:shd w:val="clear" w:color="auto" w:fill="auto"/>
          </w:tcPr>
          <w:p w14:paraId="5D609436" w14:textId="77777777" w:rsidR="00A23A76" w:rsidRDefault="00A23A76" w:rsidP="00B71179">
            <w:r>
              <w:t>El alumno nunca ha subido una práctica.</w:t>
            </w:r>
          </w:p>
        </w:tc>
      </w:tr>
      <w:tr w:rsidR="00A23A76" w14:paraId="57A5CF4A" w14:textId="77777777" w:rsidTr="00B71179">
        <w:trPr>
          <w:cantSplit/>
        </w:trPr>
        <w:tc>
          <w:tcPr>
            <w:tcW w:w="3598" w:type="dxa"/>
            <w:shd w:val="clear" w:color="auto" w:fill="E7E6E6" w:themeFill="background2"/>
            <w:vAlign w:val="center"/>
          </w:tcPr>
          <w:p w14:paraId="179DDAEB" w14:textId="77777777" w:rsidR="00A23A76" w:rsidRPr="003C776D" w:rsidRDefault="00A23A76" w:rsidP="00B71179">
            <w:pPr>
              <w:rPr>
                <w:b/>
              </w:rPr>
            </w:pPr>
            <w:r w:rsidRPr="003C776D">
              <w:rPr>
                <w:b/>
              </w:rPr>
              <w:t>Importancia</w:t>
            </w:r>
          </w:p>
        </w:tc>
        <w:tc>
          <w:tcPr>
            <w:tcW w:w="4886" w:type="dxa"/>
            <w:gridSpan w:val="2"/>
            <w:shd w:val="clear" w:color="auto" w:fill="E7E6E6" w:themeFill="background2"/>
          </w:tcPr>
          <w:p w14:paraId="1DE43A85" w14:textId="77777777" w:rsidR="00A23A76" w:rsidRDefault="00A23A76" w:rsidP="00B71179">
            <w:r>
              <w:t>Alta.</w:t>
            </w:r>
          </w:p>
        </w:tc>
      </w:tr>
      <w:tr w:rsidR="00A23A76" w14:paraId="6F9850FA" w14:textId="77777777" w:rsidTr="00B71179">
        <w:trPr>
          <w:cantSplit/>
        </w:trPr>
        <w:tc>
          <w:tcPr>
            <w:tcW w:w="3598" w:type="dxa"/>
            <w:shd w:val="clear" w:color="auto" w:fill="auto"/>
            <w:vAlign w:val="center"/>
          </w:tcPr>
          <w:p w14:paraId="0F0E34F5" w14:textId="77777777" w:rsidR="00A23A76" w:rsidRPr="003C776D" w:rsidRDefault="00A23A76" w:rsidP="00B71179">
            <w:pPr>
              <w:rPr>
                <w:b/>
              </w:rPr>
            </w:pPr>
            <w:r w:rsidRPr="003C776D">
              <w:rPr>
                <w:b/>
              </w:rPr>
              <w:t>Frecuencia</w:t>
            </w:r>
          </w:p>
        </w:tc>
        <w:tc>
          <w:tcPr>
            <w:tcW w:w="4886" w:type="dxa"/>
            <w:gridSpan w:val="2"/>
            <w:shd w:val="clear" w:color="auto" w:fill="auto"/>
          </w:tcPr>
          <w:p w14:paraId="2F126423" w14:textId="77777777" w:rsidR="00A23A76" w:rsidRDefault="00A23A76" w:rsidP="00B71179">
            <w:r>
              <w:t>Media.</w:t>
            </w:r>
          </w:p>
        </w:tc>
      </w:tr>
      <w:tr w:rsidR="00A23A76" w14:paraId="7C52BF7E" w14:textId="77777777" w:rsidTr="00B71179">
        <w:trPr>
          <w:cantSplit/>
        </w:trPr>
        <w:tc>
          <w:tcPr>
            <w:tcW w:w="3598" w:type="dxa"/>
            <w:shd w:val="clear" w:color="auto" w:fill="E7E6E6" w:themeFill="background2"/>
            <w:vAlign w:val="center"/>
          </w:tcPr>
          <w:p w14:paraId="416784DA" w14:textId="77777777" w:rsidR="00A23A76" w:rsidRPr="003C776D" w:rsidRDefault="00A23A76" w:rsidP="00B71179">
            <w:pPr>
              <w:rPr>
                <w:b/>
              </w:rPr>
            </w:pPr>
            <w:r w:rsidRPr="003C776D">
              <w:rPr>
                <w:b/>
              </w:rPr>
              <w:t>Urgencia</w:t>
            </w:r>
          </w:p>
        </w:tc>
        <w:tc>
          <w:tcPr>
            <w:tcW w:w="4886" w:type="dxa"/>
            <w:gridSpan w:val="2"/>
            <w:shd w:val="clear" w:color="auto" w:fill="E7E6E6" w:themeFill="background2"/>
          </w:tcPr>
          <w:p w14:paraId="3B6066C1" w14:textId="77777777" w:rsidR="00A23A76" w:rsidRDefault="00A23A76" w:rsidP="008177FC">
            <w:pPr>
              <w:keepNext/>
            </w:pPr>
            <w:r>
              <w:t>Alta.</w:t>
            </w:r>
          </w:p>
        </w:tc>
      </w:tr>
    </w:tbl>
    <w:p w14:paraId="53720151" w14:textId="392A267B" w:rsidR="008177FC" w:rsidRDefault="008177FC" w:rsidP="008177FC">
      <w:pPr>
        <w:pStyle w:val="Epgrafe"/>
        <w:jc w:val="center"/>
      </w:pPr>
      <w:bookmarkStart w:id="123" w:name="_Toc442008969"/>
      <w:r>
        <w:t xml:space="preserve">Tabla </w:t>
      </w:r>
      <w:fldSimple w:instr=" SEQ Tabla \* ARABIC ">
        <w:r w:rsidR="00772C34">
          <w:rPr>
            <w:noProof/>
          </w:rPr>
          <w:t>17</w:t>
        </w:r>
      </w:fldSimple>
      <w:r>
        <w:t>: Plantilla RF-AW12 "Consultar gráficas"</w:t>
      </w:r>
      <w:bookmarkEnd w:id="123"/>
    </w:p>
    <w:p w14:paraId="0D894C9F" w14:textId="77777777" w:rsidR="007B41D2" w:rsidRDefault="007B41D2">
      <w:r>
        <w:br w:type="page"/>
      </w:r>
    </w:p>
    <w:p w14:paraId="674D2F60" w14:textId="77777777" w:rsidR="007B41D2" w:rsidRDefault="00A90A9A" w:rsidP="007B41D2">
      <w:pPr>
        <w:pStyle w:val="Ttulo1"/>
      </w:pPr>
      <w:bookmarkStart w:id="124" w:name="_Toc442008752"/>
      <w:r>
        <w:lastRenderedPageBreak/>
        <w:t>E</w:t>
      </w:r>
      <w:r w:rsidR="007B41D2">
        <w:t>specificación de diseño</w:t>
      </w:r>
      <w:bookmarkEnd w:id="124"/>
    </w:p>
    <w:p w14:paraId="21130238" w14:textId="7CF6DA68" w:rsidR="008177FC" w:rsidRPr="008177FC" w:rsidRDefault="008177FC" w:rsidP="008177FC">
      <w:pPr>
        <w:pStyle w:val="Cuerpo"/>
      </w:pPr>
      <w:r>
        <w:t>A lo largo de este apartado, se describirá el diseño de la aplicación. Se dividirá en diferentes apartados en los que se analizarán aspectos relacionados con la base de datos, diagrama</w:t>
      </w:r>
      <w:r w:rsidR="00457049">
        <w:t>s y diseños.</w:t>
      </w:r>
    </w:p>
    <w:p w14:paraId="171F57E2" w14:textId="77777777" w:rsidR="007B41D2" w:rsidRDefault="00B71179" w:rsidP="007B41D2">
      <w:pPr>
        <w:pStyle w:val="Ttulo2"/>
      </w:pPr>
      <w:bookmarkStart w:id="125" w:name="_Toc442008753"/>
      <w:r>
        <w:t>Diseño de datos</w:t>
      </w:r>
      <w:bookmarkEnd w:id="125"/>
    </w:p>
    <w:p w14:paraId="287B430F" w14:textId="77777777" w:rsidR="00B71179" w:rsidRDefault="00B71179" w:rsidP="00B71179">
      <w:r>
        <w:t>En este apartado van a incluirse los modelos relacionales y diagramas de clase del trabajo fin de grado.</w:t>
      </w:r>
    </w:p>
    <w:p w14:paraId="1BC854A4" w14:textId="77777777" w:rsidR="00B71179" w:rsidRDefault="00B71179" w:rsidP="00B71179">
      <w:pPr>
        <w:pStyle w:val="Ttulo3"/>
      </w:pPr>
      <w:bookmarkStart w:id="126" w:name="_Toc442008754"/>
      <w:r>
        <w:t>Base de datos</w:t>
      </w:r>
      <w:bookmarkEnd w:id="126"/>
    </w:p>
    <w:p w14:paraId="6F63E846" w14:textId="77777777" w:rsidR="00B71179" w:rsidRDefault="00B71179" w:rsidP="00B71179">
      <w:pPr>
        <w:pStyle w:val="Ttulo4"/>
      </w:pPr>
      <w:r>
        <w:t>Modelo relacional</w:t>
      </w:r>
    </w:p>
    <w:p w14:paraId="5C11A952" w14:textId="77777777" w:rsidR="00457049" w:rsidRDefault="00157CF3" w:rsidP="00457049">
      <w:pPr>
        <w:keepNext/>
        <w:jc w:val="center"/>
      </w:pPr>
      <w:r w:rsidRPr="00157CF3">
        <w:rPr>
          <w:noProof/>
          <w:lang w:eastAsia="es-ES"/>
        </w:rPr>
        <w:drawing>
          <wp:inline distT="0" distB="0" distL="0" distR="0" wp14:anchorId="042DA9C2" wp14:editId="3E914EBB">
            <wp:extent cx="4020591" cy="2644688"/>
            <wp:effectExtent l="0" t="0" r="0" b="3810"/>
            <wp:docPr id="27" name="Imagen 27" descr="C:\Users\Álvaro\Dropbox\TFG\Modelo relacional\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Modelo relacional\Diagrama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36257" cy="2654993"/>
                    </a:xfrm>
                    <a:prstGeom prst="rect">
                      <a:avLst/>
                    </a:prstGeom>
                    <a:noFill/>
                    <a:ln>
                      <a:noFill/>
                    </a:ln>
                  </pic:spPr>
                </pic:pic>
              </a:graphicData>
            </a:graphic>
          </wp:inline>
        </w:drawing>
      </w:r>
    </w:p>
    <w:p w14:paraId="66D2B752" w14:textId="39BE6E94" w:rsidR="00B71179" w:rsidRDefault="00457049" w:rsidP="00457049">
      <w:pPr>
        <w:pStyle w:val="Epgrafe"/>
        <w:jc w:val="center"/>
      </w:pPr>
      <w:bookmarkStart w:id="127" w:name="_Toc442010228"/>
      <w:r>
        <w:t xml:space="preserve">Ilustración </w:t>
      </w:r>
      <w:fldSimple w:instr=" SEQ Ilustración \* ARABIC ">
        <w:r w:rsidR="00362B9A">
          <w:rPr>
            <w:noProof/>
          </w:rPr>
          <w:t>21</w:t>
        </w:r>
      </w:fldSimple>
      <w:r>
        <w:t>: Modelo relacional</w:t>
      </w:r>
      <w:bookmarkEnd w:id="127"/>
    </w:p>
    <w:p w14:paraId="3CCFA23A" w14:textId="77777777" w:rsidR="00380B7E" w:rsidRDefault="00380B7E" w:rsidP="00B71179"/>
    <w:p w14:paraId="40BEDE15" w14:textId="755AA05F" w:rsidR="00E55FDE" w:rsidRDefault="00E55FDE" w:rsidP="00B71179">
      <w:r>
        <w:br w:type="page"/>
      </w:r>
    </w:p>
    <w:p w14:paraId="048F51F5" w14:textId="77777777" w:rsidR="00380B7E" w:rsidRDefault="00380B7E" w:rsidP="00380B7E">
      <w:pPr>
        <w:pStyle w:val="Ttulo4"/>
      </w:pPr>
      <w:r>
        <w:lastRenderedPageBreak/>
        <w:t>Diccionario de datos</w:t>
      </w:r>
    </w:p>
    <w:p w14:paraId="0947D10A" w14:textId="77777777" w:rsidR="00380B7E" w:rsidRDefault="00380B7E" w:rsidP="00380B7E">
      <w:r>
        <w:t>En este apartado va a mostrarse la información referente a las tablas de la base de datos utilizadas en la aplicación.</w:t>
      </w:r>
    </w:p>
    <w:p w14:paraId="232B267B" w14:textId="77777777" w:rsidR="00380B7E" w:rsidRDefault="00380B7E" w:rsidP="00711285">
      <w:pPr>
        <w:pStyle w:val="Prrafodelista"/>
        <w:numPr>
          <w:ilvl w:val="0"/>
          <w:numId w:val="14"/>
        </w:numPr>
      </w:pPr>
      <w:r w:rsidRPr="00777B95">
        <w:rPr>
          <w:b/>
        </w:rPr>
        <w:t>profesores</w:t>
      </w:r>
      <w:r>
        <w:t>: Contiene la información referente a los datos de cada uno de los profesores.</w:t>
      </w:r>
    </w:p>
    <w:tbl>
      <w:tblPr>
        <w:tblW w:w="6303"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52"/>
        <w:gridCol w:w="1900"/>
        <w:gridCol w:w="3051"/>
      </w:tblGrid>
      <w:tr w:rsidR="00380B7E" w14:paraId="155C4BED" w14:textId="77777777" w:rsidTr="007D0CE7">
        <w:trPr>
          <w:cantSplit/>
          <w:trHeight w:val="298"/>
        </w:trPr>
        <w:tc>
          <w:tcPr>
            <w:tcW w:w="1367" w:type="dxa"/>
            <w:shd w:val="clear" w:color="auto" w:fill="E7E6E6" w:themeFill="background2"/>
            <w:vAlign w:val="center"/>
          </w:tcPr>
          <w:p w14:paraId="496FF8DA" w14:textId="77777777" w:rsidR="00380B7E" w:rsidRPr="003C776D" w:rsidRDefault="00380B7E" w:rsidP="004B7E73">
            <w:pPr>
              <w:jc w:val="center"/>
              <w:rPr>
                <w:b/>
              </w:rPr>
            </w:pPr>
            <w:r>
              <w:rPr>
                <w:b/>
              </w:rPr>
              <w:t>Atributo</w:t>
            </w:r>
          </w:p>
        </w:tc>
        <w:tc>
          <w:tcPr>
            <w:tcW w:w="1699" w:type="dxa"/>
            <w:shd w:val="clear" w:color="auto" w:fill="E7E6E6" w:themeFill="background2"/>
          </w:tcPr>
          <w:p w14:paraId="67AA9790" w14:textId="77777777" w:rsidR="00380B7E" w:rsidRDefault="00380B7E" w:rsidP="004B7E73">
            <w:pPr>
              <w:jc w:val="center"/>
              <w:rPr>
                <w:b/>
              </w:rPr>
            </w:pPr>
            <w:r>
              <w:rPr>
                <w:b/>
              </w:rPr>
              <w:t>Tipo</w:t>
            </w:r>
          </w:p>
        </w:tc>
        <w:tc>
          <w:tcPr>
            <w:tcW w:w="3237" w:type="dxa"/>
            <w:shd w:val="clear" w:color="auto" w:fill="E7E6E6" w:themeFill="background2"/>
          </w:tcPr>
          <w:p w14:paraId="16855D63" w14:textId="77777777" w:rsidR="00380B7E" w:rsidRPr="00060070" w:rsidRDefault="00380B7E" w:rsidP="004B7E73">
            <w:pPr>
              <w:jc w:val="center"/>
              <w:rPr>
                <w:b/>
              </w:rPr>
            </w:pPr>
            <w:r>
              <w:rPr>
                <w:b/>
              </w:rPr>
              <w:t>Descripción</w:t>
            </w:r>
          </w:p>
        </w:tc>
      </w:tr>
      <w:tr w:rsidR="00380B7E" w14:paraId="13D5E2DA" w14:textId="77777777" w:rsidTr="007D0CE7">
        <w:trPr>
          <w:cantSplit/>
          <w:trHeight w:val="298"/>
        </w:trPr>
        <w:tc>
          <w:tcPr>
            <w:tcW w:w="1367" w:type="dxa"/>
            <w:shd w:val="clear" w:color="auto" w:fill="auto"/>
            <w:vAlign w:val="center"/>
          </w:tcPr>
          <w:p w14:paraId="10D975FA" w14:textId="77777777" w:rsidR="00380B7E" w:rsidRPr="00777B95" w:rsidRDefault="00380B7E" w:rsidP="004B7E73">
            <w:pPr>
              <w:jc w:val="center"/>
            </w:pPr>
            <w:r>
              <w:t>id</w:t>
            </w:r>
          </w:p>
        </w:tc>
        <w:tc>
          <w:tcPr>
            <w:tcW w:w="1699" w:type="dxa"/>
          </w:tcPr>
          <w:p w14:paraId="018FB81D" w14:textId="77777777" w:rsidR="00380B7E" w:rsidRDefault="00380B7E" w:rsidP="004B7E73">
            <w:pPr>
              <w:jc w:val="center"/>
            </w:pPr>
            <w:r>
              <w:t>INT (AUTO_INCREMENT)</w:t>
            </w:r>
          </w:p>
        </w:tc>
        <w:tc>
          <w:tcPr>
            <w:tcW w:w="3237" w:type="dxa"/>
            <w:shd w:val="clear" w:color="auto" w:fill="auto"/>
          </w:tcPr>
          <w:p w14:paraId="0196DE2C" w14:textId="77777777" w:rsidR="00380B7E" w:rsidRDefault="00380B7E" w:rsidP="004B7E73">
            <w:pPr>
              <w:jc w:val="center"/>
            </w:pPr>
            <w:r>
              <w:t>Código que identifica al profesor de forma única.</w:t>
            </w:r>
          </w:p>
        </w:tc>
      </w:tr>
      <w:tr w:rsidR="00380B7E" w14:paraId="4F31F7BC" w14:textId="77777777" w:rsidTr="007D0CE7">
        <w:trPr>
          <w:cantSplit/>
          <w:trHeight w:val="298"/>
        </w:trPr>
        <w:tc>
          <w:tcPr>
            <w:tcW w:w="1367" w:type="dxa"/>
            <w:shd w:val="clear" w:color="auto" w:fill="auto"/>
            <w:vAlign w:val="center"/>
          </w:tcPr>
          <w:p w14:paraId="0F6C9243" w14:textId="77777777" w:rsidR="00380B7E" w:rsidRDefault="00380B7E" w:rsidP="004B7E73">
            <w:pPr>
              <w:jc w:val="center"/>
            </w:pPr>
            <w:r>
              <w:t>nombre</w:t>
            </w:r>
          </w:p>
        </w:tc>
        <w:tc>
          <w:tcPr>
            <w:tcW w:w="1699" w:type="dxa"/>
          </w:tcPr>
          <w:p w14:paraId="5333BCFD" w14:textId="77777777" w:rsidR="00380B7E" w:rsidRDefault="00380B7E" w:rsidP="004B7E73">
            <w:pPr>
              <w:jc w:val="center"/>
            </w:pPr>
            <w:r>
              <w:t>VARCHAR</w:t>
            </w:r>
          </w:p>
        </w:tc>
        <w:tc>
          <w:tcPr>
            <w:tcW w:w="3237" w:type="dxa"/>
            <w:shd w:val="clear" w:color="auto" w:fill="auto"/>
          </w:tcPr>
          <w:p w14:paraId="02E6114A" w14:textId="77777777" w:rsidR="00380B7E" w:rsidRDefault="00380B7E" w:rsidP="004B7E73">
            <w:pPr>
              <w:jc w:val="center"/>
            </w:pPr>
            <w:r>
              <w:t>Nombre del profesor.</w:t>
            </w:r>
          </w:p>
        </w:tc>
      </w:tr>
      <w:tr w:rsidR="00380B7E" w14:paraId="7BBA7615" w14:textId="77777777" w:rsidTr="007D0CE7">
        <w:trPr>
          <w:cantSplit/>
          <w:trHeight w:val="298"/>
        </w:trPr>
        <w:tc>
          <w:tcPr>
            <w:tcW w:w="1367" w:type="dxa"/>
            <w:shd w:val="clear" w:color="auto" w:fill="auto"/>
            <w:vAlign w:val="center"/>
          </w:tcPr>
          <w:p w14:paraId="4AF9B573" w14:textId="77777777" w:rsidR="00380B7E" w:rsidRDefault="00380B7E" w:rsidP="004B7E73">
            <w:pPr>
              <w:jc w:val="center"/>
            </w:pPr>
            <w:r>
              <w:t>apellidos</w:t>
            </w:r>
          </w:p>
        </w:tc>
        <w:tc>
          <w:tcPr>
            <w:tcW w:w="1699" w:type="dxa"/>
          </w:tcPr>
          <w:p w14:paraId="68B2D890" w14:textId="77777777" w:rsidR="00380B7E" w:rsidRDefault="00380B7E" w:rsidP="004B7E73">
            <w:pPr>
              <w:jc w:val="center"/>
            </w:pPr>
            <w:r>
              <w:t>VARCHAR</w:t>
            </w:r>
          </w:p>
        </w:tc>
        <w:tc>
          <w:tcPr>
            <w:tcW w:w="3237" w:type="dxa"/>
            <w:shd w:val="clear" w:color="auto" w:fill="auto"/>
          </w:tcPr>
          <w:p w14:paraId="302AF9B6" w14:textId="77777777" w:rsidR="00380B7E" w:rsidRDefault="00380B7E" w:rsidP="004B7E73">
            <w:pPr>
              <w:jc w:val="center"/>
            </w:pPr>
            <w:r>
              <w:t>Apellidos del profesor.</w:t>
            </w:r>
          </w:p>
        </w:tc>
      </w:tr>
      <w:tr w:rsidR="00380B7E" w14:paraId="7868B578" w14:textId="77777777" w:rsidTr="007D0CE7">
        <w:trPr>
          <w:cantSplit/>
          <w:trHeight w:val="476"/>
        </w:trPr>
        <w:tc>
          <w:tcPr>
            <w:tcW w:w="1367" w:type="dxa"/>
            <w:shd w:val="clear" w:color="auto" w:fill="auto"/>
            <w:vAlign w:val="center"/>
          </w:tcPr>
          <w:p w14:paraId="3B5101F5" w14:textId="77777777" w:rsidR="00380B7E" w:rsidRDefault="00380B7E" w:rsidP="004B7E73">
            <w:pPr>
              <w:jc w:val="center"/>
            </w:pPr>
            <w:proofErr w:type="spellStart"/>
            <w:r>
              <w:t>consumer_key</w:t>
            </w:r>
            <w:proofErr w:type="spellEnd"/>
          </w:p>
        </w:tc>
        <w:tc>
          <w:tcPr>
            <w:tcW w:w="1699" w:type="dxa"/>
          </w:tcPr>
          <w:p w14:paraId="2DC4F76F" w14:textId="77777777" w:rsidR="00380B7E" w:rsidRDefault="00380B7E" w:rsidP="004B7E73">
            <w:pPr>
              <w:jc w:val="center"/>
            </w:pPr>
            <w:r>
              <w:t>VARCHAR</w:t>
            </w:r>
          </w:p>
        </w:tc>
        <w:tc>
          <w:tcPr>
            <w:tcW w:w="3237" w:type="dxa"/>
            <w:shd w:val="clear" w:color="auto" w:fill="auto"/>
          </w:tcPr>
          <w:p w14:paraId="78553895" w14:textId="77777777" w:rsidR="00380B7E" w:rsidRDefault="00380B7E" w:rsidP="004B7E73">
            <w:pPr>
              <w:jc w:val="center"/>
            </w:pPr>
            <w:r>
              <w:t>Parámetro LTI que va a introducirse al crear la tarea de tipo externa en Moodle.</w:t>
            </w:r>
          </w:p>
        </w:tc>
      </w:tr>
      <w:tr w:rsidR="00380B7E" w14:paraId="52789034" w14:textId="77777777" w:rsidTr="007D0CE7">
        <w:trPr>
          <w:cantSplit/>
          <w:trHeight w:val="485"/>
        </w:trPr>
        <w:tc>
          <w:tcPr>
            <w:tcW w:w="1367" w:type="dxa"/>
            <w:shd w:val="clear" w:color="auto" w:fill="auto"/>
            <w:vAlign w:val="center"/>
          </w:tcPr>
          <w:p w14:paraId="6406BAD9" w14:textId="77777777" w:rsidR="00380B7E" w:rsidRDefault="00380B7E" w:rsidP="004B7E73">
            <w:pPr>
              <w:jc w:val="center"/>
            </w:pPr>
            <w:proofErr w:type="spellStart"/>
            <w:r>
              <w:t>secret</w:t>
            </w:r>
            <w:proofErr w:type="spellEnd"/>
          </w:p>
        </w:tc>
        <w:tc>
          <w:tcPr>
            <w:tcW w:w="1699" w:type="dxa"/>
          </w:tcPr>
          <w:p w14:paraId="713AF337" w14:textId="77777777" w:rsidR="00380B7E" w:rsidRDefault="00380B7E" w:rsidP="004B7E73">
            <w:pPr>
              <w:jc w:val="center"/>
            </w:pPr>
            <w:r>
              <w:t>VARCHAR</w:t>
            </w:r>
          </w:p>
        </w:tc>
        <w:tc>
          <w:tcPr>
            <w:tcW w:w="3237" w:type="dxa"/>
            <w:shd w:val="clear" w:color="auto" w:fill="auto"/>
          </w:tcPr>
          <w:p w14:paraId="7D9183C1" w14:textId="77777777" w:rsidR="00380B7E" w:rsidRDefault="00380B7E" w:rsidP="004B7E73">
            <w:pPr>
              <w:jc w:val="center"/>
            </w:pPr>
            <w:r>
              <w:t>Parámetro LTI que va a introducirse al crear la tarea de tipo externa en Moodle.</w:t>
            </w:r>
          </w:p>
        </w:tc>
      </w:tr>
      <w:tr w:rsidR="00380B7E" w14:paraId="138FDE3E" w14:textId="77777777" w:rsidTr="007D0CE7">
        <w:trPr>
          <w:cantSplit/>
          <w:trHeight w:val="485"/>
        </w:trPr>
        <w:tc>
          <w:tcPr>
            <w:tcW w:w="1367" w:type="dxa"/>
            <w:shd w:val="clear" w:color="auto" w:fill="auto"/>
            <w:vAlign w:val="center"/>
          </w:tcPr>
          <w:p w14:paraId="7640F5ED" w14:textId="77777777" w:rsidR="00380B7E" w:rsidRDefault="00380B7E" w:rsidP="004B7E73">
            <w:pPr>
              <w:jc w:val="center"/>
            </w:pPr>
            <w:r>
              <w:t>correo</w:t>
            </w:r>
          </w:p>
        </w:tc>
        <w:tc>
          <w:tcPr>
            <w:tcW w:w="1699" w:type="dxa"/>
          </w:tcPr>
          <w:p w14:paraId="3527798A" w14:textId="77777777" w:rsidR="00380B7E" w:rsidRDefault="00380B7E" w:rsidP="004B7E73">
            <w:pPr>
              <w:jc w:val="center"/>
            </w:pPr>
            <w:r>
              <w:t>VARCHAR</w:t>
            </w:r>
          </w:p>
        </w:tc>
        <w:tc>
          <w:tcPr>
            <w:tcW w:w="3237" w:type="dxa"/>
            <w:shd w:val="clear" w:color="auto" w:fill="auto"/>
          </w:tcPr>
          <w:p w14:paraId="466E6119" w14:textId="77777777" w:rsidR="00380B7E" w:rsidRDefault="00380B7E" w:rsidP="00457049">
            <w:pPr>
              <w:keepNext/>
              <w:jc w:val="center"/>
            </w:pPr>
            <w:r>
              <w:t>Correo electrónico del profesor, se corresponde con el de Moodle.</w:t>
            </w:r>
          </w:p>
        </w:tc>
      </w:tr>
    </w:tbl>
    <w:p w14:paraId="114DA20E" w14:textId="07B47891" w:rsidR="00380B7E" w:rsidRDefault="00457049" w:rsidP="00457049">
      <w:pPr>
        <w:pStyle w:val="Epgrafe"/>
        <w:jc w:val="center"/>
      </w:pPr>
      <w:bookmarkStart w:id="128" w:name="_Toc442008970"/>
      <w:r>
        <w:t xml:space="preserve">Tabla </w:t>
      </w:r>
      <w:fldSimple w:instr=" SEQ Tabla \* ARABIC ">
        <w:r w:rsidR="00772C34">
          <w:rPr>
            <w:noProof/>
          </w:rPr>
          <w:t>18</w:t>
        </w:r>
      </w:fldSimple>
      <w:r>
        <w:t>: Tabla profesores</w:t>
      </w:r>
      <w:bookmarkEnd w:id="128"/>
    </w:p>
    <w:p w14:paraId="66B78FB7" w14:textId="5BDBF858" w:rsidR="00380B7E" w:rsidRDefault="00380B7E" w:rsidP="00E55FD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 </w:t>
      </w:r>
      <w:r w:rsidR="00E55FDE">
        <w:t>id.</w:t>
      </w:r>
    </w:p>
    <w:p w14:paraId="2B114A54" w14:textId="46ABD7B5" w:rsidR="00380B7E" w:rsidRDefault="00380B7E" w:rsidP="00711285">
      <w:pPr>
        <w:pStyle w:val="Prrafodelista"/>
        <w:numPr>
          <w:ilvl w:val="0"/>
          <w:numId w:val="14"/>
        </w:numPr>
      </w:pPr>
      <w:r w:rsidRPr="00BF1A02">
        <w:rPr>
          <w:b/>
        </w:rPr>
        <w:t>alumnos</w:t>
      </w:r>
      <w:r>
        <w:t xml:space="preserve">: Contiene la información referente a </w:t>
      </w:r>
      <w:r w:rsidR="00C16D6F">
        <w:t xml:space="preserve">los alumnos que han accedido a la aplicación </w:t>
      </w:r>
      <w:r>
        <w:t>web.</w:t>
      </w:r>
    </w:p>
    <w:tbl>
      <w:tblPr>
        <w:tblW w:w="6270"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372"/>
        <w:gridCol w:w="1021"/>
        <w:gridCol w:w="3877"/>
      </w:tblGrid>
      <w:tr w:rsidR="00380B7E" w14:paraId="1B531168" w14:textId="77777777" w:rsidTr="007D0CE7">
        <w:trPr>
          <w:cantSplit/>
          <w:trHeight w:val="277"/>
        </w:trPr>
        <w:tc>
          <w:tcPr>
            <w:tcW w:w="1394" w:type="dxa"/>
            <w:shd w:val="clear" w:color="auto" w:fill="E7E6E6" w:themeFill="background2"/>
            <w:vAlign w:val="center"/>
          </w:tcPr>
          <w:p w14:paraId="515D531A" w14:textId="77777777" w:rsidR="00380B7E" w:rsidRPr="003C776D" w:rsidRDefault="00380B7E" w:rsidP="004B7E73">
            <w:pPr>
              <w:jc w:val="center"/>
              <w:rPr>
                <w:b/>
              </w:rPr>
            </w:pPr>
            <w:r>
              <w:rPr>
                <w:b/>
              </w:rPr>
              <w:t>Atributo</w:t>
            </w:r>
          </w:p>
        </w:tc>
        <w:tc>
          <w:tcPr>
            <w:tcW w:w="891" w:type="dxa"/>
            <w:shd w:val="clear" w:color="auto" w:fill="E7E6E6" w:themeFill="background2"/>
          </w:tcPr>
          <w:p w14:paraId="0449FD71" w14:textId="77777777" w:rsidR="00380B7E" w:rsidRDefault="00380B7E" w:rsidP="004B7E73">
            <w:pPr>
              <w:jc w:val="center"/>
              <w:rPr>
                <w:b/>
              </w:rPr>
            </w:pPr>
            <w:r>
              <w:rPr>
                <w:b/>
              </w:rPr>
              <w:t>Tipo</w:t>
            </w:r>
          </w:p>
        </w:tc>
        <w:tc>
          <w:tcPr>
            <w:tcW w:w="3985" w:type="dxa"/>
            <w:shd w:val="clear" w:color="auto" w:fill="E7E6E6" w:themeFill="background2"/>
          </w:tcPr>
          <w:p w14:paraId="258C883B" w14:textId="77777777" w:rsidR="00380B7E" w:rsidRPr="00060070" w:rsidRDefault="00380B7E" w:rsidP="004B7E73">
            <w:pPr>
              <w:jc w:val="center"/>
              <w:rPr>
                <w:b/>
              </w:rPr>
            </w:pPr>
            <w:r>
              <w:rPr>
                <w:b/>
              </w:rPr>
              <w:t>Descripción</w:t>
            </w:r>
          </w:p>
        </w:tc>
      </w:tr>
      <w:tr w:rsidR="00380B7E" w14:paraId="021EC51B" w14:textId="77777777" w:rsidTr="007D0CE7">
        <w:trPr>
          <w:cantSplit/>
          <w:trHeight w:val="442"/>
        </w:trPr>
        <w:tc>
          <w:tcPr>
            <w:tcW w:w="1394" w:type="dxa"/>
            <w:shd w:val="clear" w:color="auto" w:fill="auto"/>
            <w:vAlign w:val="center"/>
          </w:tcPr>
          <w:p w14:paraId="5CCF91AE" w14:textId="77777777" w:rsidR="00380B7E" w:rsidRPr="00777B95" w:rsidRDefault="00380B7E" w:rsidP="004B7E73">
            <w:pPr>
              <w:jc w:val="center"/>
            </w:pPr>
            <w:r>
              <w:t>id</w:t>
            </w:r>
          </w:p>
        </w:tc>
        <w:tc>
          <w:tcPr>
            <w:tcW w:w="891" w:type="dxa"/>
          </w:tcPr>
          <w:p w14:paraId="2214A451" w14:textId="77777777" w:rsidR="00380B7E" w:rsidRDefault="00380B7E" w:rsidP="004B7E73">
            <w:pPr>
              <w:jc w:val="center"/>
            </w:pPr>
            <w:r>
              <w:t>INT</w:t>
            </w:r>
          </w:p>
        </w:tc>
        <w:tc>
          <w:tcPr>
            <w:tcW w:w="3985" w:type="dxa"/>
            <w:shd w:val="clear" w:color="auto" w:fill="auto"/>
          </w:tcPr>
          <w:p w14:paraId="0CF084AE" w14:textId="77777777" w:rsidR="00380B7E" w:rsidRDefault="00380B7E" w:rsidP="004B7E73">
            <w:pPr>
              <w:jc w:val="center"/>
            </w:pPr>
            <w:r>
              <w:t>Código que identifica al alumno de forma única, se corresponde con el de Moodle.</w:t>
            </w:r>
          </w:p>
        </w:tc>
      </w:tr>
      <w:tr w:rsidR="00380B7E" w14:paraId="0351D0D9" w14:textId="77777777" w:rsidTr="007D0CE7">
        <w:trPr>
          <w:cantSplit/>
          <w:trHeight w:val="277"/>
        </w:trPr>
        <w:tc>
          <w:tcPr>
            <w:tcW w:w="1394" w:type="dxa"/>
            <w:shd w:val="clear" w:color="auto" w:fill="auto"/>
            <w:vAlign w:val="center"/>
          </w:tcPr>
          <w:p w14:paraId="717C51A1" w14:textId="77777777" w:rsidR="00380B7E" w:rsidRDefault="00380B7E" w:rsidP="004B7E73">
            <w:pPr>
              <w:jc w:val="center"/>
            </w:pPr>
            <w:proofErr w:type="spellStart"/>
            <w:r>
              <w:t>curso_id</w:t>
            </w:r>
            <w:proofErr w:type="spellEnd"/>
          </w:p>
        </w:tc>
        <w:tc>
          <w:tcPr>
            <w:tcW w:w="891" w:type="dxa"/>
          </w:tcPr>
          <w:p w14:paraId="49548FDE" w14:textId="77777777" w:rsidR="00380B7E" w:rsidRDefault="00380B7E" w:rsidP="00380B7E">
            <w:pPr>
              <w:jc w:val="center"/>
            </w:pPr>
            <w:r>
              <w:t>INT</w:t>
            </w:r>
          </w:p>
        </w:tc>
        <w:tc>
          <w:tcPr>
            <w:tcW w:w="3985" w:type="dxa"/>
            <w:shd w:val="clear" w:color="auto" w:fill="auto"/>
          </w:tcPr>
          <w:p w14:paraId="4C20044D" w14:textId="77777777" w:rsidR="00380B7E" w:rsidRDefault="00380B7E" w:rsidP="004B7E73">
            <w:pPr>
              <w:jc w:val="center"/>
            </w:pPr>
            <w:r>
              <w:t>Código que identifica al curso en el que se encuentra creada la tarea.</w:t>
            </w:r>
          </w:p>
        </w:tc>
      </w:tr>
      <w:tr w:rsidR="00380B7E" w14:paraId="41014A5D" w14:textId="77777777" w:rsidTr="007D0CE7">
        <w:trPr>
          <w:cantSplit/>
          <w:trHeight w:val="277"/>
        </w:trPr>
        <w:tc>
          <w:tcPr>
            <w:tcW w:w="1394" w:type="dxa"/>
            <w:shd w:val="clear" w:color="auto" w:fill="auto"/>
            <w:vAlign w:val="center"/>
          </w:tcPr>
          <w:p w14:paraId="74C5C442" w14:textId="77777777" w:rsidR="00380B7E" w:rsidRDefault="00380B7E" w:rsidP="004B7E73">
            <w:pPr>
              <w:jc w:val="center"/>
            </w:pPr>
            <w:r>
              <w:t>nombre</w:t>
            </w:r>
          </w:p>
        </w:tc>
        <w:tc>
          <w:tcPr>
            <w:tcW w:w="891" w:type="dxa"/>
          </w:tcPr>
          <w:p w14:paraId="6207175B" w14:textId="77777777" w:rsidR="00380B7E" w:rsidRDefault="00380B7E" w:rsidP="004B7E73">
            <w:pPr>
              <w:jc w:val="center"/>
            </w:pPr>
            <w:r>
              <w:t>VARCHAR</w:t>
            </w:r>
          </w:p>
        </w:tc>
        <w:tc>
          <w:tcPr>
            <w:tcW w:w="3985" w:type="dxa"/>
            <w:shd w:val="clear" w:color="auto" w:fill="auto"/>
          </w:tcPr>
          <w:p w14:paraId="4517E6E2" w14:textId="77777777" w:rsidR="00380B7E" w:rsidRDefault="00380B7E" w:rsidP="004B7E73">
            <w:pPr>
              <w:jc w:val="center"/>
            </w:pPr>
            <w:r>
              <w:t>Nombre del alumno, se corresponde con el de Moodle.</w:t>
            </w:r>
          </w:p>
        </w:tc>
      </w:tr>
      <w:tr w:rsidR="00380B7E" w14:paraId="0B34023A" w14:textId="77777777" w:rsidTr="007D0CE7">
        <w:trPr>
          <w:cantSplit/>
          <w:trHeight w:val="277"/>
        </w:trPr>
        <w:tc>
          <w:tcPr>
            <w:tcW w:w="1394" w:type="dxa"/>
            <w:shd w:val="clear" w:color="auto" w:fill="auto"/>
            <w:vAlign w:val="center"/>
          </w:tcPr>
          <w:p w14:paraId="698E9897" w14:textId="77777777" w:rsidR="00380B7E" w:rsidRDefault="00380B7E" w:rsidP="004B7E73">
            <w:pPr>
              <w:jc w:val="center"/>
            </w:pPr>
            <w:r>
              <w:t>apellidos</w:t>
            </w:r>
          </w:p>
        </w:tc>
        <w:tc>
          <w:tcPr>
            <w:tcW w:w="891" w:type="dxa"/>
          </w:tcPr>
          <w:p w14:paraId="1E80CBA6" w14:textId="77777777" w:rsidR="00380B7E" w:rsidRDefault="00380B7E" w:rsidP="004B7E73">
            <w:pPr>
              <w:jc w:val="center"/>
            </w:pPr>
            <w:r>
              <w:t>VARCHAR</w:t>
            </w:r>
          </w:p>
        </w:tc>
        <w:tc>
          <w:tcPr>
            <w:tcW w:w="3985" w:type="dxa"/>
            <w:shd w:val="clear" w:color="auto" w:fill="auto"/>
          </w:tcPr>
          <w:p w14:paraId="4E115D45" w14:textId="77777777" w:rsidR="00380B7E" w:rsidRDefault="00380B7E" w:rsidP="004B7E73">
            <w:pPr>
              <w:jc w:val="center"/>
            </w:pPr>
            <w:r>
              <w:t>Apellidos del alumno, se corresponde con el de Moodle.</w:t>
            </w:r>
          </w:p>
        </w:tc>
      </w:tr>
      <w:tr w:rsidR="00380B7E" w14:paraId="000D0F11" w14:textId="77777777" w:rsidTr="007D0CE7">
        <w:trPr>
          <w:cantSplit/>
          <w:trHeight w:val="286"/>
        </w:trPr>
        <w:tc>
          <w:tcPr>
            <w:tcW w:w="1394" w:type="dxa"/>
            <w:shd w:val="clear" w:color="auto" w:fill="auto"/>
            <w:vAlign w:val="center"/>
          </w:tcPr>
          <w:p w14:paraId="65461C99" w14:textId="77777777" w:rsidR="00380B7E" w:rsidRDefault="00380B7E" w:rsidP="004B7E73">
            <w:pPr>
              <w:jc w:val="center"/>
            </w:pPr>
            <w:r>
              <w:lastRenderedPageBreak/>
              <w:t>correo</w:t>
            </w:r>
          </w:p>
        </w:tc>
        <w:tc>
          <w:tcPr>
            <w:tcW w:w="891" w:type="dxa"/>
          </w:tcPr>
          <w:p w14:paraId="4DC3F5E5" w14:textId="77777777" w:rsidR="00380B7E" w:rsidRDefault="00380B7E" w:rsidP="004B7E73">
            <w:pPr>
              <w:jc w:val="center"/>
            </w:pPr>
            <w:r>
              <w:t>VARCHAR</w:t>
            </w:r>
          </w:p>
        </w:tc>
        <w:tc>
          <w:tcPr>
            <w:tcW w:w="3985" w:type="dxa"/>
            <w:shd w:val="clear" w:color="auto" w:fill="auto"/>
          </w:tcPr>
          <w:p w14:paraId="71BD23A3" w14:textId="77777777" w:rsidR="00380B7E" w:rsidRDefault="00380B7E" w:rsidP="00457049">
            <w:pPr>
              <w:keepNext/>
              <w:jc w:val="center"/>
            </w:pPr>
            <w:r>
              <w:t>Correo electrónico del alumno, se corresponde con el de Moodle.</w:t>
            </w:r>
          </w:p>
        </w:tc>
      </w:tr>
    </w:tbl>
    <w:p w14:paraId="1007B38E" w14:textId="0ADFC513" w:rsidR="00380B7E" w:rsidRDefault="00457049" w:rsidP="00457049">
      <w:pPr>
        <w:pStyle w:val="Epgrafe"/>
        <w:jc w:val="center"/>
        <w:rPr>
          <w:i w:val="0"/>
        </w:rPr>
      </w:pPr>
      <w:bookmarkStart w:id="129" w:name="_Toc442008971"/>
      <w:r>
        <w:t xml:space="preserve">Tabla </w:t>
      </w:r>
      <w:fldSimple w:instr=" SEQ Tabla \* ARABIC ">
        <w:r w:rsidR="00772C34">
          <w:rPr>
            <w:noProof/>
          </w:rPr>
          <w:t>19</w:t>
        </w:r>
      </w:fldSimple>
      <w:r>
        <w:t>: Tabla alumnos</w:t>
      </w:r>
      <w:bookmarkEnd w:id="129"/>
    </w:p>
    <w:p w14:paraId="61A792A2" w14:textId="73357288" w:rsidR="00380B7E" w:rsidRPr="007B41D2" w:rsidRDefault="00380B7E" w:rsidP="00FC3CF5">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72AD3B9" w14:textId="77777777" w:rsidR="00380B7E" w:rsidRDefault="00380B7E" w:rsidP="00711285">
      <w:pPr>
        <w:pStyle w:val="Cuerpo"/>
        <w:numPr>
          <w:ilvl w:val="0"/>
          <w:numId w:val="14"/>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6477"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570"/>
        <w:gridCol w:w="1060"/>
        <w:gridCol w:w="3847"/>
      </w:tblGrid>
      <w:tr w:rsidR="00380B7E" w14:paraId="4BEF4692" w14:textId="77777777" w:rsidTr="007D0CE7">
        <w:trPr>
          <w:cantSplit/>
          <w:trHeight w:val="353"/>
        </w:trPr>
        <w:tc>
          <w:tcPr>
            <w:tcW w:w="1414" w:type="dxa"/>
            <w:shd w:val="clear" w:color="auto" w:fill="E7E6E6" w:themeFill="background2"/>
            <w:vAlign w:val="center"/>
          </w:tcPr>
          <w:p w14:paraId="71095504" w14:textId="77777777" w:rsidR="00380B7E" w:rsidRPr="003C776D" w:rsidRDefault="00380B7E" w:rsidP="004B7E73">
            <w:pPr>
              <w:jc w:val="center"/>
              <w:rPr>
                <w:b/>
              </w:rPr>
            </w:pPr>
            <w:r>
              <w:rPr>
                <w:b/>
              </w:rPr>
              <w:t>Atributo</w:t>
            </w:r>
          </w:p>
        </w:tc>
        <w:tc>
          <w:tcPr>
            <w:tcW w:w="804" w:type="dxa"/>
            <w:shd w:val="clear" w:color="auto" w:fill="E7E6E6" w:themeFill="background2"/>
          </w:tcPr>
          <w:p w14:paraId="0E0F817A" w14:textId="77777777" w:rsidR="00380B7E" w:rsidRDefault="00380B7E" w:rsidP="004B7E73">
            <w:pPr>
              <w:jc w:val="center"/>
              <w:rPr>
                <w:b/>
              </w:rPr>
            </w:pPr>
            <w:r>
              <w:rPr>
                <w:b/>
              </w:rPr>
              <w:t>Tipo</w:t>
            </w:r>
          </w:p>
        </w:tc>
        <w:tc>
          <w:tcPr>
            <w:tcW w:w="4259" w:type="dxa"/>
            <w:shd w:val="clear" w:color="auto" w:fill="E7E6E6" w:themeFill="background2"/>
          </w:tcPr>
          <w:p w14:paraId="03E6E517" w14:textId="77777777" w:rsidR="00380B7E" w:rsidRPr="00060070" w:rsidRDefault="00380B7E" w:rsidP="004B7E73">
            <w:pPr>
              <w:jc w:val="center"/>
              <w:rPr>
                <w:b/>
              </w:rPr>
            </w:pPr>
            <w:r>
              <w:rPr>
                <w:b/>
              </w:rPr>
              <w:t>Descripción</w:t>
            </w:r>
          </w:p>
        </w:tc>
      </w:tr>
      <w:tr w:rsidR="00380B7E" w14:paraId="09735686" w14:textId="77777777" w:rsidTr="007D0CE7">
        <w:trPr>
          <w:cantSplit/>
          <w:trHeight w:val="563"/>
        </w:trPr>
        <w:tc>
          <w:tcPr>
            <w:tcW w:w="1414" w:type="dxa"/>
            <w:shd w:val="clear" w:color="auto" w:fill="auto"/>
            <w:vAlign w:val="center"/>
          </w:tcPr>
          <w:p w14:paraId="3573371E" w14:textId="77777777" w:rsidR="00380B7E" w:rsidRPr="00777B95" w:rsidRDefault="00380B7E" w:rsidP="004B7E73">
            <w:pPr>
              <w:jc w:val="center"/>
            </w:pPr>
            <w:r>
              <w:t>id</w:t>
            </w:r>
          </w:p>
        </w:tc>
        <w:tc>
          <w:tcPr>
            <w:tcW w:w="804" w:type="dxa"/>
          </w:tcPr>
          <w:p w14:paraId="201638D7" w14:textId="77777777" w:rsidR="00380B7E" w:rsidRDefault="00380B7E" w:rsidP="004B7E73">
            <w:pPr>
              <w:jc w:val="center"/>
            </w:pPr>
            <w:r>
              <w:t>INT</w:t>
            </w:r>
          </w:p>
        </w:tc>
        <w:tc>
          <w:tcPr>
            <w:tcW w:w="4259" w:type="dxa"/>
            <w:shd w:val="clear" w:color="auto" w:fill="auto"/>
          </w:tcPr>
          <w:p w14:paraId="0F8F59C3" w14:textId="77777777" w:rsidR="00380B7E" w:rsidRDefault="00380B7E" w:rsidP="004B7E73">
            <w:pPr>
              <w:jc w:val="center"/>
            </w:pPr>
            <w:r>
              <w:t>Código que identifica a la tarea de forma única, se corresponde con en el de Moodle.</w:t>
            </w:r>
          </w:p>
        </w:tc>
      </w:tr>
      <w:tr w:rsidR="00380B7E" w14:paraId="75224E40" w14:textId="77777777" w:rsidTr="007D0CE7">
        <w:trPr>
          <w:cantSplit/>
          <w:trHeight w:val="353"/>
        </w:trPr>
        <w:tc>
          <w:tcPr>
            <w:tcW w:w="1414" w:type="dxa"/>
            <w:shd w:val="clear" w:color="auto" w:fill="auto"/>
            <w:vAlign w:val="center"/>
          </w:tcPr>
          <w:p w14:paraId="28CB0D80" w14:textId="77777777" w:rsidR="00380B7E" w:rsidRDefault="00380B7E" w:rsidP="00380B7E">
            <w:pPr>
              <w:jc w:val="center"/>
            </w:pPr>
            <w:proofErr w:type="spellStart"/>
            <w:r>
              <w:t>curso_id</w:t>
            </w:r>
            <w:proofErr w:type="spellEnd"/>
          </w:p>
        </w:tc>
        <w:tc>
          <w:tcPr>
            <w:tcW w:w="804" w:type="dxa"/>
          </w:tcPr>
          <w:p w14:paraId="10D1B188" w14:textId="77777777" w:rsidR="00380B7E" w:rsidRDefault="00380B7E" w:rsidP="00380B7E">
            <w:pPr>
              <w:jc w:val="center"/>
            </w:pPr>
            <w:r>
              <w:t>INT</w:t>
            </w:r>
          </w:p>
        </w:tc>
        <w:tc>
          <w:tcPr>
            <w:tcW w:w="4259" w:type="dxa"/>
            <w:shd w:val="clear" w:color="auto" w:fill="auto"/>
          </w:tcPr>
          <w:p w14:paraId="57947390" w14:textId="77777777" w:rsidR="00380B7E" w:rsidRDefault="00380B7E" w:rsidP="00380B7E">
            <w:pPr>
              <w:jc w:val="center"/>
            </w:pPr>
            <w:r>
              <w:t>Código que identifica al curso en el que se encuentra creada la tarea.</w:t>
            </w:r>
          </w:p>
        </w:tc>
      </w:tr>
      <w:tr w:rsidR="00380B7E" w14:paraId="7FC4A30A" w14:textId="77777777" w:rsidTr="007D0CE7">
        <w:trPr>
          <w:cantSplit/>
          <w:trHeight w:val="353"/>
        </w:trPr>
        <w:tc>
          <w:tcPr>
            <w:tcW w:w="1414" w:type="dxa"/>
            <w:shd w:val="clear" w:color="auto" w:fill="auto"/>
            <w:vAlign w:val="center"/>
          </w:tcPr>
          <w:p w14:paraId="4020DF84" w14:textId="77777777" w:rsidR="00380B7E" w:rsidRDefault="00380B7E" w:rsidP="00380B7E">
            <w:pPr>
              <w:jc w:val="center"/>
            </w:pPr>
            <w:proofErr w:type="spellStart"/>
            <w:r>
              <w:t>profesor_id</w:t>
            </w:r>
            <w:proofErr w:type="spellEnd"/>
          </w:p>
        </w:tc>
        <w:tc>
          <w:tcPr>
            <w:tcW w:w="804" w:type="dxa"/>
          </w:tcPr>
          <w:p w14:paraId="482BA4F1" w14:textId="77777777" w:rsidR="00380B7E" w:rsidRDefault="00380B7E" w:rsidP="00380B7E">
            <w:pPr>
              <w:jc w:val="center"/>
            </w:pPr>
            <w:r>
              <w:t>INT</w:t>
            </w:r>
          </w:p>
        </w:tc>
        <w:tc>
          <w:tcPr>
            <w:tcW w:w="4259" w:type="dxa"/>
            <w:shd w:val="clear" w:color="auto" w:fill="auto"/>
          </w:tcPr>
          <w:p w14:paraId="4D639129" w14:textId="77777777" w:rsidR="00380B7E" w:rsidRDefault="00380B7E" w:rsidP="00380B7E">
            <w:pPr>
              <w:jc w:val="center"/>
            </w:pPr>
            <w:r>
              <w:t>Código que identifica al profesor asociado a la tarea.</w:t>
            </w:r>
          </w:p>
        </w:tc>
      </w:tr>
      <w:tr w:rsidR="00380B7E" w14:paraId="62286429" w14:textId="77777777" w:rsidTr="007D0CE7">
        <w:trPr>
          <w:cantSplit/>
          <w:trHeight w:val="353"/>
        </w:trPr>
        <w:tc>
          <w:tcPr>
            <w:tcW w:w="1414" w:type="dxa"/>
            <w:shd w:val="clear" w:color="auto" w:fill="auto"/>
            <w:vAlign w:val="center"/>
          </w:tcPr>
          <w:p w14:paraId="35AFABF9" w14:textId="77777777" w:rsidR="00380B7E" w:rsidRDefault="00380B7E" w:rsidP="00380B7E">
            <w:pPr>
              <w:jc w:val="center"/>
            </w:pPr>
            <w:r>
              <w:t>nombre</w:t>
            </w:r>
          </w:p>
        </w:tc>
        <w:tc>
          <w:tcPr>
            <w:tcW w:w="804" w:type="dxa"/>
          </w:tcPr>
          <w:p w14:paraId="2F653451" w14:textId="77777777" w:rsidR="00380B7E" w:rsidRDefault="00380B7E" w:rsidP="00380B7E">
            <w:pPr>
              <w:jc w:val="center"/>
            </w:pPr>
            <w:r>
              <w:t>VARCHAR</w:t>
            </w:r>
          </w:p>
        </w:tc>
        <w:tc>
          <w:tcPr>
            <w:tcW w:w="4259" w:type="dxa"/>
            <w:shd w:val="clear" w:color="auto" w:fill="auto"/>
          </w:tcPr>
          <w:p w14:paraId="5894DE7E" w14:textId="77777777" w:rsidR="00380B7E" w:rsidRDefault="00380B7E" w:rsidP="00380B7E">
            <w:pPr>
              <w:jc w:val="center"/>
            </w:pPr>
            <w:r>
              <w:t>Nombre de la tarea, se corresponde con el de Moodle.</w:t>
            </w:r>
          </w:p>
        </w:tc>
      </w:tr>
      <w:tr w:rsidR="00380B7E" w14:paraId="1E0EC56C" w14:textId="77777777" w:rsidTr="007D0CE7">
        <w:trPr>
          <w:cantSplit/>
          <w:trHeight w:val="573"/>
        </w:trPr>
        <w:tc>
          <w:tcPr>
            <w:tcW w:w="1414" w:type="dxa"/>
            <w:shd w:val="clear" w:color="auto" w:fill="auto"/>
            <w:vAlign w:val="center"/>
          </w:tcPr>
          <w:p w14:paraId="4297514F" w14:textId="77777777" w:rsidR="00380B7E" w:rsidRDefault="00380B7E" w:rsidP="00380B7E">
            <w:pPr>
              <w:jc w:val="center"/>
            </w:pPr>
            <w:proofErr w:type="spellStart"/>
            <w:r>
              <w:t>num_max_intentos</w:t>
            </w:r>
            <w:proofErr w:type="spellEnd"/>
          </w:p>
        </w:tc>
        <w:tc>
          <w:tcPr>
            <w:tcW w:w="804" w:type="dxa"/>
          </w:tcPr>
          <w:p w14:paraId="42172A6D" w14:textId="77777777" w:rsidR="00380B7E" w:rsidRDefault="00380B7E" w:rsidP="00380B7E">
            <w:pPr>
              <w:jc w:val="center"/>
            </w:pPr>
            <w:r>
              <w:t>INT</w:t>
            </w:r>
          </w:p>
        </w:tc>
        <w:tc>
          <w:tcPr>
            <w:tcW w:w="4259" w:type="dxa"/>
            <w:shd w:val="clear" w:color="auto" w:fill="auto"/>
          </w:tcPr>
          <w:p w14:paraId="0DC37290" w14:textId="77777777" w:rsidR="00380B7E" w:rsidRDefault="00380B7E" w:rsidP="00380B7E">
            <w:pPr>
              <w:jc w:val="center"/>
            </w:pPr>
            <w:r>
              <w:t>Número de intentos máximo establecido por el profesor, que tienen los alumnos para subir sus prácticas.</w:t>
            </w:r>
          </w:p>
        </w:tc>
      </w:tr>
      <w:tr w:rsidR="00380B7E" w14:paraId="6AB82549" w14:textId="77777777" w:rsidTr="007D0CE7">
        <w:trPr>
          <w:cantSplit/>
          <w:trHeight w:val="783"/>
        </w:trPr>
        <w:tc>
          <w:tcPr>
            <w:tcW w:w="1414" w:type="dxa"/>
            <w:shd w:val="clear" w:color="auto" w:fill="auto"/>
            <w:vAlign w:val="center"/>
          </w:tcPr>
          <w:p w14:paraId="37B8822C" w14:textId="77777777" w:rsidR="00380B7E" w:rsidRDefault="00380B7E" w:rsidP="00380B7E">
            <w:pPr>
              <w:jc w:val="center"/>
            </w:pPr>
            <w:r>
              <w:t>paquete</w:t>
            </w:r>
          </w:p>
        </w:tc>
        <w:tc>
          <w:tcPr>
            <w:tcW w:w="804" w:type="dxa"/>
          </w:tcPr>
          <w:p w14:paraId="3C66A5D4" w14:textId="77777777" w:rsidR="00380B7E" w:rsidRDefault="00380B7E" w:rsidP="00380B7E">
            <w:pPr>
              <w:jc w:val="center"/>
            </w:pPr>
            <w:r>
              <w:t>VARCHAR</w:t>
            </w:r>
          </w:p>
        </w:tc>
        <w:tc>
          <w:tcPr>
            <w:tcW w:w="4259" w:type="dxa"/>
            <w:shd w:val="clear" w:color="auto" w:fill="auto"/>
          </w:tcPr>
          <w:p w14:paraId="48F499AC" w14:textId="77777777" w:rsidR="00380B7E" w:rsidRDefault="00380B7E" w:rsidP="00380B7E">
            <w:pPr>
              <w:jc w:val="center"/>
            </w:pPr>
            <w:r>
              <w:t>Nombre del paquete al que pertenece la tarea. Tanto los test que suban los profesores como las prácticas que suban los alumnos, deben de pertenecer a este paquete.</w:t>
            </w:r>
          </w:p>
        </w:tc>
      </w:tr>
      <w:tr w:rsidR="00EA325B" w14:paraId="6F98337E" w14:textId="77777777" w:rsidTr="007D0CE7">
        <w:trPr>
          <w:cantSplit/>
          <w:trHeight w:val="353"/>
        </w:trPr>
        <w:tc>
          <w:tcPr>
            <w:tcW w:w="1414" w:type="dxa"/>
            <w:shd w:val="clear" w:color="auto" w:fill="auto"/>
            <w:vAlign w:val="center"/>
          </w:tcPr>
          <w:p w14:paraId="357B5E80" w14:textId="77777777" w:rsidR="00EA325B" w:rsidRDefault="00EA325B" w:rsidP="00380B7E">
            <w:pPr>
              <w:jc w:val="center"/>
            </w:pPr>
            <w:r>
              <w:t>enunciado</w:t>
            </w:r>
          </w:p>
        </w:tc>
        <w:tc>
          <w:tcPr>
            <w:tcW w:w="804" w:type="dxa"/>
          </w:tcPr>
          <w:p w14:paraId="58E52D70" w14:textId="77777777" w:rsidR="00EA325B" w:rsidRDefault="00EA325B" w:rsidP="00380B7E">
            <w:pPr>
              <w:jc w:val="center"/>
            </w:pPr>
            <w:r>
              <w:t>TEXT</w:t>
            </w:r>
          </w:p>
        </w:tc>
        <w:tc>
          <w:tcPr>
            <w:tcW w:w="4259" w:type="dxa"/>
            <w:shd w:val="clear" w:color="auto" w:fill="auto"/>
          </w:tcPr>
          <w:p w14:paraId="6B0D12D4" w14:textId="77777777" w:rsidR="00EA325B" w:rsidRDefault="00EA325B" w:rsidP="00380B7E">
            <w:pPr>
              <w:jc w:val="center"/>
            </w:pPr>
            <w:r>
              <w:t>Enunciado de la tarea.</w:t>
            </w:r>
          </w:p>
        </w:tc>
      </w:tr>
      <w:tr w:rsidR="00380B7E" w14:paraId="23A7F6FC" w14:textId="77777777" w:rsidTr="007D0CE7">
        <w:trPr>
          <w:cantSplit/>
          <w:trHeight w:val="563"/>
        </w:trPr>
        <w:tc>
          <w:tcPr>
            <w:tcW w:w="1414" w:type="dxa"/>
            <w:shd w:val="clear" w:color="auto" w:fill="auto"/>
            <w:vAlign w:val="center"/>
          </w:tcPr>
          <w:p w14:paraId="3CFC58F1" w14:textId="77777777" w:rsidR="00380B7E" w:rsidRDefault="00380B7E" w:rsidP="00380B7E">
            <w:pPr>
              <w:jc w:val="center"/>
            </w:pPr>
            <w:proofErr w:type="spellStart"/>
            <w:r>
              <w:t>fecha_limite</w:t>
            </w:r>
            <w:proofErr w:type="spellEnd"/>
          </w:p>
        </w:tc>
        <w:tc>
          <w:tcPr>
            <w:tcW w:w="804" w:type="dxa"/>
          </w:tcPr>
          <w:p w14:paraId="37ECEC3E" w14:textId="77777777" w:rsidR="00380B7E" w:rsidRDefault="00380B7E" w:rsidP="00380B7E">
            <w:pPr>
              <w:jc w:val="center"/>
            </w:pPr>
            <w:r>
              <w:t>DATETIME</w:t>
            </w:r>
          </w:p>
        </w:tc>
        <w:tc>
          <w:tcPr>
            <w:tcW w:w="4259" w:type="dxa"/>
            <w:shd w:val="clear" w:color="auto" w:fill="auto"/>
          </w:tcPr>
          <w:p w14:paraId="172FE66F" w14:textId="77777777" w:rsidR="00380B7E" w:rsidRDefault="00380B7E" w:rsidP="00380B7E">
            <w:pPr>
              <w:jc w:val="center"/>
            </w:pPr>
            <w:r>
              <w:t>Fecha límite que tienen los alumnos para entregar sus prácticas referentes a la tarea.</w:t>
            </w:r>
          </w:p>
        </w:tc>
      </w:tr>
      <w:tr w:rsidR="00380B7E" w14:paraId="02070266" w14:textId="77777777" w:rsidTr="007D0CE7">
        <w:trPr>
          <w:cantSplit/>
          <w:trHeight w:val="364"/>
        </w:trPr>
        <w:tc>
          <w:tcPr>
            <w:tcW w:w="1414" w:type="dxa"/>
            <w:shd w:val="clear" w:color="auto" w:fill="auto"/>
            <w:vAlign w:val="center"/>
          </w:tcPr>
          <w:p w14:paraId="7DBAE009" w14:textId="77777777" w:rsidR="00380B7E" w:rsidRDefault="00380B7E" w:rsidP="00380B7E">
            <w:pPr>
              <w:jc w:val="center"/>
            </w:pPr>
            <w:proofErr w:type="spellStart"/>
            <w:r>
              <w:t>fecha_modificacion</w:t>
            </w:r>
            <w:proofErr w:type="spellEnd"/>
          </w:p>
        </w:tc>
        <w:tc>
          <w:tcPr>
            <w:tcW w:w="804" w:type="dxa"/>
          </w:tcPr>
          <w:p w14:paraId="0531A5D8" w14:textId="77777777" w:rsidR="00380B7E" w:rsidRDefault="00380B7E" w:rsidP="00380B7E">
            <w:pPr>
              <w:jc w:val="center"/>
            </w:pPr>
            <w:r>
              <w:t>DATETIME</w:t>
            </w:r>
          </w:p>
        </w:tc>
        <w:tc>
          <w:tcPr>
            <w:tcW w:w="4259" w:type="dxa"/>
            <w:shd w:val="clear" w:color="auto" w:fill="auto"/>
          </w:tcPr>
          <w:p w14:paraId="5CB40A96" w14:textId="77777777" w:rsidR="00380B7E" w:rsidRDefault="00380B7E" w:rsidP="00457049">
            <w:pPr>
              <w:keepNext/>
              <w:jc w:val="center"/>
            </w:pPr>
            <w:r>
              <w:t>Fecha de modificación de la tarea.</w:t>
            </w:r>
          </w:p>
        </w:tc>
      </w:tr>
    </w:tbl>
    <w:p w14:paraId="61F3B7BA" w14:textId="4B8F59A4" w:rsidR="00380B7E" w:rsidRPr="000E72D2" w:rsidRDefault="00457049" w:rsidP="00457049">
      <w:pPr>
        <w:pStyle w:val="Epgrafe"/>
        <w:jc w:val="center"/>
        <w:rPr>
          <w:i w:val="0"/>
          <w:lang w:val="en-US"/>
        </w:rPr>
      </w:pPr>
      <w:bookmarkStart w:id="130" w:name="_Toc442008972"/>
      <w:proofErr w:type="spellStart"/>
      <w:r w:rsidRPr="000E72D2">
        <w:rPr>
          <w:lang w:val="en-US"/>
        </w:rPr>
        <w:t>Tabla</w:t>
      </w:r>
      <w:proofErr w:type="spellEnd"/>
      <w:r w:rsidRPr="000E72D2">
        <w:rPr>
          <w:lang w:val="en-US"/>
        </w:rPr>
        <w:t xml:space="preserve"> </w:t>
      </w:r>
      <w:r w:rsidR="00BE4C3D">
        <w:fldChar w:fldCharType="begin"/>
      </w:r>
      <w:r w:rsidR="00BE4C3D" w:rsidRPr="000E72D2">
        <w:rPr>
          <w:lang w:val="en-US"/>
        </w:rPr>
        <w:instrText xml:space="preserve"> SEQ Tabla \* ARABIC </w:instrText>
      </w:r>
      <w:r w:rsidR="00BE4C3D">
        <w:fldChar w:fldCharType="separate"/>
      </w:r>
      <w:r w:rsidR="00772C34" w:rsidRPr="000E72D2">
        <w:rPr>
          <w:noProof/>
          <w:lang w:val="en-US"/>
        </w:rPr>
        <w:t>20</w:t>
      </w:r>
      <w:r w:rsidR="00BE4C3D">
        <w:rPr>
          <w:noProof/>
        </w:rPr>
        <w:fldChar w:fldCharType="end"/>
      </w:r>
      <w:r w:rsidRPr="000E72D2">
        <w:rPr>
          <w:lang w:val="en-US"/>
        </w:rPr>
        <w:t xml:space="preserve">: </w:t>
      </w:r>
      <w:proofErr w:type="spellStart"/>
      <w:r w:rsidRPr="000E72D2">
        <w:rPr>
          <w:lang w:val="en-US"/>
        </w:rPr>
        <w:t>Tabla</w:t>
      </w:r>
      <w:proofErr w:type="spellEnd"/>
      <w:r w:rsidRPr="000E72D2">
        <w:rPr>
          <w:lang w:val="en-US"/>
        </w:rPr>
        <w:t xml:space="preserve"> </w:t>
      </w:r>
      <w:proofErr w:type="spellStart"/>
      <w:r w:rsidRPr="000E72D2">
        <w:rPr>
          <w:lang w:val="en-US"/>
        </w:rPr>
        <w:t>tareas</w:t>
      </w:r>
      <w:bookmarkEnd w:id="130"/>
      <w:proofErr w:type="spellEnd"/>
    </w:p>
    <w:p w14:paraId="5DDC4F02" w14:textId="77777777" w:rsidR="00380B7E" w:rsidRPr="000E72D2" w:rsidRDefault="00380B7E" w:rsidP="00380B7E">
      <w:pPr>
        <w:ind w:left="360"/>
        <w:rPr>
          <w:lang w:val="en-US"/>
        </w:rPr>
      </w:pPr>
      <w:r w:rsidRPr="000E72D2">
        <w:rPr>
          <w:i/>
          <w:lang w:val="en-US"/>
        </w:rPr>
        <w:t>* Primary key (PK):</w:t>
      </w:r>
      <w:r w:rsidRPr="000E72D2">
        <w:rPr>
          <w:lang w:val="en-US"/>
        </w:rPr>
        <w:t xml:space="preserve"> id.</w:t>
      </w:r>
    </w:p>
    <w:p w14:paraId="67CFFAE8" w14:textId="77777777" w:rsidR="00380B7E" w:rsidRPr="000E72D2" w:rsidRDefault="00380B7E" w:rsidP="00380B7E">
      <w:pPr>
        <w:ind w:left="360"/>
        <w:rPr>
          <w:i/>
          <w:lang w:val="en-US"/>
        </w:rPr>
      </w:pPr>
      <w:r w:rsidRPr="000E72D2">
        <w:rPr>
          <w:i/>
          <w:lang w:val="en-US"/>
        </w:rPr>
        <w:t xml:space="preserve">* Foreign key (FK): </w:t>
      </w:r>
    </w:p>
    <w:p w14:paraId="243B7E12" w14:textId="7FD22511" w:rsidR="00FB0DA0" w:rsidRDefault="00380B7E" w:rsidP="00711285">
      <w:pPr>
        <w:pStyle w:val="Prrafodelista"/>
        <w:numPr>
          <w:ilvl w:val="0"/>
          <w:numId w:val="21"/>
        </w:numPr>
      </w:pPr>
      <w:proofErr w:type="spellStart"/>
      <w:r>
        <w:lastRenderedPageBreak/>
        <w:t>profesor_id</w:t>
      </w:r>
      <w:proofErr w:type="spellEnd"/>
      <w:r>
        <w:t xml:space="preserve"> -&gt; FK hacia el campo “id” de la tabla “profesores”.</w:t>
      </w:r>
    </w:p>
    <w:p w14:paraId="4DF020C1" w14:textId="77777777" w:rsidR="00E55FDE" w:rsidRPr="00FB0DA0" w:rsidRDefault="00E55FDE" w:rsidP="00E55FDE"/>
    <w:p w14:paraId="19602DAA" w14:textId="77777777" w:rsidR="00FB0DA0" w:rsidRDefault="00FB0DA0" w:rsidP="00711285">
      <w:pPr>
        <w:pStyle w:val="Prrafodelista"/>
        <w:numPr>
          <w:ilvl w:val="0"/>
          <w:numId w:val="14"/>
        </w:numPr>
      </w:pPr>
      <w:proofErr w:type="spellStart"/>
      <w:r w:rsidRPr="00FB0DA0">
        <w:rPr>
          <w:b/>
        </w:rPr>
        <w:t>tests</w:t>
      </w:r>
      <w:proofErr w:type="spellEnd"/>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17"/>
        <w:gridCol w:w="1610"/>
        <w:gridCol w:w="3120"/>
      </w:tblGrid>
      <w:tr w:rsidR="00FB0DA0" w14:paraId="7DE05C14" w14:textId="77777777" w:rsidTr="004B7E73">
        <w:trPr>
          <w:cantSplit/>
        </w:trPr>
        <w:tc>
          <w:tcPr>
            <w:tcW w:w="1975" w:type="dxa"/>
            <w:shd w:val="clear" w:color="auto" w:fill="E7E6E6" w:themeFill="background2"/>
            <w:vAlign w:val="center"/>
          </w:tcPr>
          <w:p w14:paraId="19C4A448" w14:textId="77777777" w:rsidR="00FB0DA0" w:rsidRPr="003C776D" w:rsidRDefault="00FB0DA0" w:rsidP="004B7E73">
            <w:pPr>
              <w:jc w:val="center"/>
              <w:rPr>
                <w:b/>
              </w:rPr>
            </w:pPr>
            <w:r>
              <w:rPr>
                <w:b/>
              </w:rPr>
              <w:t>Atributo</w:t>
            </w:r>
          </w:p>
        </w:tc>
        <w:tc>
          <w:tcPr>
            <w:tcW w:w="1984" w:type="dxa"/>
            <w:shd w:val="clear" w:color="auto" w:fill="E7E6E6" w:themeFill="background2"/>
          </w:tcPr>
          <w:p w14:paraId="27DF299C" w14:textId="77777777" w:rsidR="00FB0DA0" w:rsidRDefault="00FB0DA0" w:rsidP="004B7E73">
            <w:pPr>
              <w:jc w:val="center"/>
              <w:rPr>
                <w:b/>
              </w:rPr>
            </w:pPr>
            <w:r>
              <w:rPr>
                <w:b/>
              </w:rPr>
              <w:t>Tipo</w:t>
            </w:r>
          </w:p>
        </w:tc>
        <w:tc>
          <w:tcPr>
            <w:tcW w:w="4525" w:type="dxa"/>
            <w:shd w:val="clear" w:color="auto" w:fill="E7E6E6" w:themeFill="background2"/>
          </w:tcPr>
          <w:p w14:paraId="374C1C24" w14:textId="77777777" w:rsidR="00FB0DA0" w:rsidRPr="00060070" w:rsidRDefault="00FB0DA0" w:rsidP="004B7E73">
            <w:pPr>
              <w:jc w:val="center"/>
              <w:rPr>
                <w:b/>
              </w:rPr>
            </w:pPr>
            <w:r>
              <w:rPr>
                <w:b/>
              </w:rPr>
              <w:t>Descripción</w:t>
            </w:r>
          </w:p>
        </w:tc>
      </w:tr>
      <w:tr w:rsidR="00FB0DA0" w14:paraId="6A0992A4" w14:textId="77777777" w:rsidTr="004B7E73">
        <w:trPr>
          <w:cantSplit/>
        </w:trPr>
        <w:tc>
          <w:tcPr>
            <w:tcW w:w="1975" w:type="dxa"/>
            <w:shd w:val="clear" w:color="auto" w:fill="auto"/>
            <w:vAlign w:val="center"/>
          </w:tcPr>
          <w:p w14:paraId="233964A7" w14:textId="77777777" w:rsidR="00FB0DA0" w:rsidRPr="00777B95" w:rsidRDefault="00FB0DA0" w:rsidP="004B7E73">
            <w:pPr>
              <w:jc w:val="center"/>
            </w:pPr>
            <w:r>
              <w:t>id</w:t>
            </w:r>
          </w:p>
        </w:tc>
        <w:tc>
          <w:tcPr>
            <w:tcW w:w="1984" w:type="dxa"/>
          </w:tcPr>
          <w:p w14:paraId="6BD71808" w14:textId="77777777" w:rsidR="00FB0DA0" w:rsidRDefault="00FB0DA0" w:rsidP="004B7E73">
            <w:pPr>
              <w:jc w:val="center"/>
            </w:pPr>
            <w:r>
              <w:t>INT</w:t>
            </w:r>
          </w:p>
        </w:tc>
        <w:tc>
          <w:tcPr>
            <w:tcW w:w="4525" w:type="dxa"/>
            <w:shd w:val="clear" w:color="auto" w:fill="auto"/>
          </w:tcPr>
          <w:p w14:paraId="35C1E20B" w14:textId="77777777" w:rsidR="00FB0DA0" w:rsidRDefault="00FB0DA0" w:rsidP="004B7E73">
            <w:pPr>
              <w:jc w:val="center"/>
            </w:pPr>
            <w:r>
              <w:t>Código que identifica al test de forma única.</w:t>
            </w:r>
          </w:p>
        </w:tc>
      </w:tr>
      <w:tr w:rsidR="00FB0DA0" w14:paraId="487F3CFC" w14:textId="77777777" w:rsidTr="004B7E73">
        <w:trPr>
          <w:cantSplit/>
        </w:trPr>
        <w:tc>
          <w:tcPr>
            <w:tcW w:w="1975" w:type="dxa"/>
            <w:shd w:val="clear" w:color="auto" w:fill="auto"/>
            <w:vAlign w:val="center"/>
          </w:tcPr>
          <w:p w14:paraId="0C4B84D5" w14:textId="77777777" w:rsidR="00FB0DA0" w:rsidRDefault="00FB0DA0" w:rsidP="004B7E73">
            <w:pPr>
              <w:jc w:val="center"/>
            </w:pPr>
            <w:proofErr w:type="spellStart"/>
            <w:r>
              <w:t>tarea_id</w:t>
            </w:r>
            <w:proofErr w:type="spellEnd"/>
          </w:p>
        </w:tc>
        <w:tc>
          <w:tcPr>
            <w:tcW w:w="1984" w:type="dxa"/>
          </w:tcPr>
          <w:p w14:paraId="48339E65" w14:textId="77777777" w:rsidR="00FB0DA0" w:rsidRDefault="00FB0DA0" w:rsidP="004B7E73">
            <w:pPr>
              <w:jc w:val="center"/>
            </w:pPr>
            <w:r>
              <w:t>INT</w:t>
            </w:r>
          </w:p>
        </w:tc>
        <w:tc>
          <w:tcPr>
            <w:tcW w:w="4525" w:type="dxa"/>
            <w:shd w:val="clear" w:color="auto" w:fill="auto"/>
          </w:tcPr>
          <w:p w14:paraId="7F505950" w14:textId="77777777" w:rsidR="00FB0DA0" w:rsidRDefault="00FB0DA0" w:rsidP="004B7E73">
            <w:pPr>
              <w:jc w:val="center"/>
            </w:pPr>
            <w:r>
              <w:t>Código que identifica a la tarea asociada.</w:t>
            </w:r>
          </w:p>
        </w:tc>
      </w:tr>
      <w:tr w:rsidR="00FB0DA0" w14:paraId="7DBD379E" w14:textId="77777777" w:rsidTr="004B7E73">
        <w:trPr>
          <w:cantSplit/>
        </w:trPr>
        <w:tc>
          <w:tcPr>
            <w:tcW w:w="1975" w:type="dxa"/>
            <w:shd w:val="clear" w:color="auto" w:fill="auto"/>
            <w:vAlign w:val="center"/>
          </w:tcPr>
          <w:p w14:paraId="5453712D" w14:textId="77777777" w:rsidR="00FB0DA0" w:rsidRDefault="00FB0DA0" w:rsidP="004B7E73">
            <w:pPr>
              <w:jc w:val="center"/>
            </w:pPr>
            <w:r>
              <w:t>nombre</w:t>
            </w:r>
          </w:p>
        </w:tc>
        <w:tc>
          <w:tcPr>
            <w:tcW w:w="1984" w:type="dxa"/>
          </w:tcPr>
          <w:p w14:paraId="2029BF30" w14:textId="77777777" w:rsidR="00FB0DA0" w:rsidRDefault="00FB0DA0" w:rsidP="004B7E73">
            <w:pPr>
              <w:jc w:val="center"/>
            </w:pPr>
            <w:r>
              <w:t>VARCHAR</w:t>
            </w:r>
          </w:p>
        </w:tc>
        <w:tc>
          <w:tcPr>
            <w:tcW w:w="4525" w:type="dxa"/>
            <w:shd w:val="clear" w:color="auto" w:fill="auto"/>
          </w:tcPr>
          <w:p w14:paraId="7C98673B" w14:textId="77777777" w:rsidR="00FB0DA0" w:rsidRDefault="00FB0DA0" w:rsidP="004B7E73">
            <w:pPr>
              <w:jc w:val="center"/>
            </w:pPr>
            <w:r>
              <w:t>Nombre del test.</w:t>
            </w:r>
          </w:p>
        </w:tc>
      </w:tr>
      <w:tr w:rsidR="00FB0DA0" w14:paraId="7B72096B" w14:textId="77777777" w:rsidTr="004B7E73">
        <w:trPr>
          <w:cantSplit/>
        </w:trPr>
        <w:tc>
          <w:tcPr>
            <w:tcW w:w="1975" w:type="dxa"/>
            <w:shd w:val="clear" w:color="auto" w:fill="auto"/>
            <w:vAlign w:val="center"/>
          </w:tcPr>
          <w:p w14:paraId="5F0BABE5" w14:textId="77777777" w:rsidR="00FB0DA0" w:rsidRDefault="00FB0DA0" w:rsidP="004B7E73">
            <w:pPr>
              <w:jc w:val="center"/>
            </w:pPr>
            <w:proofErr w:type="spellStart"/>
            <w:r>
              <w:t>fecha_subida</w:t>
            </w:r>
            <w:proofErr w:type="spellEnd"/>
          </w:p>
        </w:tc>
        <w:tc>
          <w:tcPr>
            <w:tcW w:w="1984" w:type="dxa"/>
          </w:tcPr>
          <w:p w14:paraId="5DCE6800" w14:textId="77777777" w:rsidR="00FB0DA0" w:rsidRDefault="00FB0DA0" w:rsidP="004B7E73">
            <w:pPr>
              <w:jc w:val="center"/>
            </w:pPr>
            <w:r>
              <w:t>DATETIME</w:t>
            </w:r>
          </w:p>
        </w:tc>
        <w:tc>
          <w:tcPr>
            <w:tcW w:w="4525" w:type="dxa"/>
            <w:shd w:val="clear" w:color="auto" w:fill="auto"/>
          </w:tcPr>
          <w:p w14:paraId="5278B2D9" w14:textId="77777777" w:rsidR="00FB0DA0" w:rsidRDefault="00FB0DA0" w:rsidP="00457049">
            <w:pPr>
              <w:keepNext/>
              <w:jc w:val="center"/>
            </w:pPr>
            <w:r>
              <w:t>Fecha en la que ha sido subido el test.</w:t>
            </w:r>
          </w:p>
        </w:tc>
      </w:tr>
    </w:tbl>
    <w:p w14:paraId="60E03EDC" w14:textId="4F91FCEA" w:rsidR="00FB0DA0" w:rsidRPr="000E72D2" w:rsidRDefault="00457049" w:rsidP="00457049">
      <w:pPr>
        <w:pStyle w:val="Epgrafe"/>
        <w:jc w:val="center"/>
        <w:rPr>
          <w:lang w:val="en-US"/>
        </w:rPr>
      </w:pPr>
      <w:bookmarkStart w:id="131" w:name="_Toc442008973"/>
      <w:proofErr w:type="spellStart"/>
      <w:r w:rsidRPr="000E72D2">
        <w:rPr>
          <w:lang w:val="en-US"/>
        </w:rPr>
        <w:t>Tabla</w:t>
      </w:r>
      <w:proofErr w:type="spellEnd"/>
      <w:r w:rsidRPr="000E72D2">
        <w:rPr>
          <w:lang w:val="en-US"/>
        </w:rPr>
        <w:t xml:space="preserve"> </w:t>
      </w:r>
      <w:r w:rsidR="00BE4C3D">
        <w:fldChar w:fldCharType="begin"/>
      </w:r>
      <w:r w:rsidR="00BE4C3D" w:rsidRPr="000E72D2">
        <w:rPr>
          <w:lang w:val="en-US"/>
        </w:rPr>
        <w:instrText xml:space="preserve"> SEQ Tabla \* ARABIC </w:instrText>
      </w:r>
      <w:r w:rsidR="00BE4C3D">
        <w:fldChar w:fldCharType="separate"/>
      </w:r>
      <w:r w:rsidR="00772C34" w:rsidRPr="000E72D2">
        <w:rPr>
          <w:noProof/>
          <w:lang w:val="en-US"/>
        </w:rPr>
        <w:t>21</w:t>
      </w:r>
      <w:r w:rsidR="00BE4C3D">
        <w:rPr>
          <w:noProof/>
        </w:rPr>
        <w:fldChar w:fldCharType="end"/>
      </w:r>
      <w:r w:rsidRPr="000E72D2">
        <w:rPr>
          <w:lang w:val="en-US"/>
        </w:rPr>
        <w:t xml:space="preserve">: </w:t>
      </w:r>
      <w:proofErr w:type="spellStart"/>
      <w:r w:rsidRPr="000E72D2">
        <w:rPr>
          <w:lang w:val="en-US"/>
        </w:rPr>
        <w:t>Tabla</w:t>
      </w:r>
      <w:proofErr w:type="spellEnd"/>
      <w:r w:rsidRPr="000E72D2">
        <w:rPr>
          <w:lang w:val="en-US"/>
        </w:rPr>
        <w:t xml:space="preserve"> tests</w:t>
      </w:r>
      <w:bookmarkEnd w:id="131"/>
    </w:p>
    <w:p w14:paraId="15D87AD5" w14:textId="77777777" w:rsidR="00FB0DA0" w:rsidRPr="000E72D2" w:rsidRDefault="00FB0DA0" w:rsidP="00FB0DA0">
      <w:pPr>
        <w:ind w:left="360"/>
        <w:rPr>
          <w:lang w:val="en-US"/>
        </w:rPr>
      </w:pPr>
      <w:r w:rsidRPr="000E72D2">
        <w:rPr>
          <w:i/>
          <w:lang w:val="en-US"/>
        </w:rPr>
        <w:t>* Primary key (PK):</w:t>
      </w:r>
      <w:r w:rsidRPr="000E72D2">
        <w:rPr>
          <w:lang w:val="en-US"/>
        </w:rPr>
        <w:t xml:space="preserve"> id.</w:t>
      </w:r>
    </w:p>
    <w:p w14:paraId="2CECE8FD"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17B300D0" w14:textId="77777777" w:rsidR="00FB0DA0" w:rsidRDefault="00FB0DA0" w:rsidP="00711285">
      <w:pPr>
        <w:pStyle w:val="Prrafodelista"/>
        <w:numPr>
          <w:ilvl w:val="0"/>
          <w:numId w:val="21"/>
        </w:numPr>
      </w:pPr>
      <w:proofErr w:type="spellStart"/>
      <w:r>
        <w:t>tarea_id</w:t>
      </w:r>
      <w:proofErr w:type="spellEnd"/>
      <w:r>
        <w:t xml:space="preserve"> -&gt; FK hacia el campo “id” de la tabla “tareas”.</w:t>
      </w:r>
    </w:p>
    <w:p w14:paraId="4932E94E" w14:textId="77777777" w:rsidR="00FB0DA0" w:rsidRDefault="00FB0DA0" w:rsidP="00FB0DA0"/>
    <w:p w14:paraId="412D2296" w14:textId="77777777" w:rsidR="00380B7E" w:rsidRDefault="00380B7E" w:rsidP="00711285">
      <w:pPr>
        <w:pStyle w:val="Prrafodelista"/>
        <w:numPr>
          <w:ilvl w:val="0"/>
          <w:numId w:val="14"/>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81"/>
        <w:gridCol w:w="1603"/>
        <w:gridCol w:w="3063"/>
      </w:tblGrid>
      <w:tr w:rsidR="00380B7E" w14:paraId="5EC87750" w14:textId="77777777" w:rsidTr="004B7E73">
        <w:trPr>
          <w:cantSplit/>
        </w:trPr>
        <w:tc>
          <w:tcPr>
            <w:tcW w:w="1975" w:type="dxa"/>
            <w:shd w:val="clear" w:color="auto" w:fill="E7E6E6" w:themeFill="background2"/>
            <w:vAlign w:val="center"/>
          </w:tcPr>
          <w:p w14:paraId="7B94B8BE" w14:textId="77777777" w:rsidR="00380B7E" w:rsidRPr="003C776D" w:rsidRDefault="00380B7E" w:rsidP="004B7E73">
            <w:pPr>
              <w:jc w:val="center"/>
              <w:rPr>
                <w:b/>
              </w:rPr>
            </w:pPr>
            <w:r>
              <w:rPr>
                <w:b/>
              </w:rPr>
              <w:t>Atributo</w:t>
            </w:r>
          </w:p>
        </w:tc>
        <w:tc>
          <w:tcPr>
            <w:tcW w:w="1984" w:type="dxa"/>
            <w:shd w:val="clear" w:color="auto" w:fill="E7E6E6" w:themeFill="background2"/>
          </w:tcPr>
          <w:p w14:paraId="13805294" w14:textId="77777777" w:rsidR="00380B7E" w:rsidRDefault="00380B7E" w:rsidP="004B7E73">
            <w:pPr>
              <w:jc w:val="center"/>
              <w:rPr>
                <w:b/>
              </w:rPr>
            </w:pPr>
            <w:r>
              <w:rPr>
                <w:b/>
              </w:rPr>
              <w:t>Tipo</w:t>
            </w:r>
          </w:p>
        </w:tc>
        <w:tc>
          <w:tcPr>
            <w:tcW w:w="4525" w:type="dxa"/>
            <w:shd w:val="clear" w:color="auto" w:fill="E7E6E6" w:themeFill="background2"/>
          </w:tcPr>
          <w:p w14:paraId="3CECAD7D" w14:textId="77777777" w:rsidR="00380B7E" w:rsidRPr="00060070" w:rsidRDefault="00380B7E" w:rsidP="004B7E73">
            <w:pPr>
              <w:jc w:val="center"/>
              <w:rPr>
                <w:b/>
              </w:rPr>
            </w:pPr>
            <w:r>
              <w:rPr>
                <w:b/>
              </w:rPr>
              <w:t>Descripción</w:t>
            </w:r>
          </w:p>
        </w:tc>
      </w:tr>
      <w:tr w:rsidR="00380B7E" w14:paraId="3057DC99" w14:textId="77777777" w:rsidTr="004B7E73">
        <w:trPr>
          <w:cantSplit/>
        </w:trPr>
        <w:tc>
          <w:tcPr>
            <w:tcW w:w="1975" w:type="dxa"/>
            <w:shd w:val="clear" w:color="auto" w:fill="auto"/>
            <w:vAlign w:val="center"/>
          </w:tcPr>
          <w:p w14:paraId="4B962F46" w14:textId="77777777" w:rsidR="00380B7E" w:rsidRPr="00777B95" w:rsidRDefault="00380B7E" w:rsidP="004B7E73">
            <w:pPr>
              <w:jc w:val="center"/>
            </w:pPr>
            <w:r>
              <w:t>id</w:t>
            </w:r>
          </w:p>
        </w:tc>
        <w:tc>
          <w:tcPr>
            <w:tcW w:w="1984" w:type="dxa"/>
          </w:tcPr>
          <w:p w14:paraId="5BA069E5" w14:textId="77777777" w:rsidR="00380B7E" w:rsidRDefault="00380B7E" w:rsidP="004B7E73">
            <w:pPr>
              <w:jc w:val="center"/>
            </w:pPr>
            <w:r>
              <w:t>INT</w:t>
            </w:r>
          </w:p>
        </w:tc>
        <w:tc>
          <w:tcPr>
            <w:tcW w:w="4525" w:type="dxa"/>
            <w:shd w:val="clear" w:color="auto" w:fill="auto"/>
          </w:tcPr>
          <w:p w14:paraId="340B4B63" w14:textId="77777777" w:rsidR="00380B7E" w:rsidRDefault="00380B7E" w:rsidP="004B7E73">
            <w:pPr>
              <w:jc w:val="center"/>
            </w:pPr>
            <w:r>
              <w:t>Código que identifica el intento de forma única.</w:t>
            </w:r>
          </w:p>
        </w:tc>
      </w:tr>
      <w:tr w:rsidR="00380B7E" w14:paraId="3F46B836" w14:textId="77777777" w:rsidTr="004B7E73">
        <w:trPr>
          <w:cantSplit/>
        </w:trPr>
        <w:tc>
          <w:tcPr>
            <w:tcW w:w="1975" w:type="dxa"/>
            <w:shd w:val="clear" w:color="auto" w:fill="auto"/>
            <w:vAlign w:val="center"/>
          </w:tcPr>
          <w:p w14:paraId="35B6A5EF" w14:textId="77777777" w:rsidR="00380B7E" w:rsidRDefault="00380B7E" w:rsidP="004B7E73">
            <w:pPr>
              <w:jc w:val="center"/>
            </w:pPr>
            <w:proofErr w:type="spellStart"/>
            <w:r>
              <w:t>tarea_id</w:t>
            </w:r>
            <w:proofErr w:type="spellEnd"/>
          </w:p>
        </w:tc>
        <w:tc>
          <w:tcPr>
            <w:tcW w:w="1984" w:type="dxa"/>
          </w:tcPr>
          <w:p w14:paraId="3B089F2F" w14:textId="77777777" w:rsidR="00380B7E" w:rsidRDefault="00380B7E" w:rsidP="004B7E73">
            <w:pPr>
              <w:jc w:val="center"/>
            </w:pPr>
            <w:r>
              <w:t>INT</w:t>
            </w:r>
          </w:p>
        </w:tc>
        <w:tc>
          <w:tcPr>
            <w:tcW w:w="4525" w:type="dxa"/>
            <w:shd w:val="clear" w:color="auto" w:fill="auto"/>
          </w:tcPr>
          <w:p w14:paraId="54CFB45A" w14:textId="77777777" w:rsidR="00380B7E" w:rsidRDefault="00380B7E" w:rsidP="004B7E73">
            <w:pPr>
              <w:jc w:val="center"/>
            </w:pPr>
            <w:r>
              <w:t>Código que identifica a la tarea asociada.</w:t>
            </w:r>
          </w:p>
        </w:tc>
      </w:tr>
      <w:tr w:rsidR="00380B7E" w14:paraId="5E45A31B" w14:textId="77777777" w:rsidTr="004B7E73">
        <w:trPr>
          <w:cantSplit/>
        </w:trPr>
        <w:tc>
          <w:tcPr>
            <w:tcW w:w="1975" w:type="dxa"/>
            <w:shd w:val="clear" w:color="auto" w:fill="auto"/>
            <w:vAlign w:val="center"/>
          </w:tcPr>
          <w:p w14:paraId="1715CF74" w14:textId="77777777" w:rsidR="00380B7E" w:rsidRDefault="00380B7E" w:rsidP="004B7E73">
            <w:pPr>
              <w:jc w:val="center"/>
            </w:pPr>
            <w:proofErr w:type="spellStart"/>
            <w:r>
              <w:t>alumno_id</w:t>
            </w:r>
            <w:proofErr w:type="spellEnd"/>
          </w:p>
        </w:tc>
        <w:tc>
          <w:tcPr>
            <w:tcW w:w="1984" w:type="dxa"/>
          </w:tcPr>
          <w:p w14:paraId="3AC454D5" w14:textId="77777777" w:rsidR="00380B7E" w:rsidRDefault="00380B7E" w:rsidP="004B7E73">
            <w:pPr>
              <w:jc w:val="center"/>
            </w:pPr>
            <w:r>
              <w:t>INT</w:t>
            </w:r>
          </w:p>
        </w:tc>
        <w:tc>
          <w:tcPr>
            <w:tcW w:w="4525" w:type="dxa"/>
            <w:shd w:val="clear" w:color="auto" w:fill="auto"/>
          </w:tcPr>
          <w:p w14:paraId="18F731FE" w14:textId="77777777" w:rsidR="00380B7E" w:rsidRDefault="00380B7E" w:rsidP="004B7E73">
            <w:pPr>
              <w:jc w:val="center"/>
            </w:pPr>
            <w:r>
              <w:t>Código que identifica al alumno asociado.</w:t>
            </w:r>
          </w:p>
        </w:tc>
      </w:tr>
      <w:tr w:rsidR="00FB0DA0" w14:paraId="644AD8ED" w14:textId="77777777" w:rsidTr="004B7E73">
        <w:trPr>
          <w:cantSplit/>
        </w:trPr>
        <w:tc>
          <w:tcPr>
            <w:tcW w:w="1975" w:type="dxa"/>
            <w:shd w:val="clear" w:color="auto" w:fill="auto"/>
            <w:vAlign w:val="center"/>
          </w:tcPr>
          <w:p w14:paraId="308F27BD" w14:textId="77777777" w:rsidR="00FB0DA0" w:rsidRDefault="00FB0DA0" w:rsidP="004B7E73">
            <w:pPr>
              <w:jc w:val="center"/>
            </w:pPr>
            <w:r>
              <w:t>nombre</w:t>
            </w:r>
          </w:p>
        </w:tc>
        <w:tc>
          <w:tcPr>
            <w:tcW w:w="1984" w:type="dxa"/>
          </w:tcPr>
          <w:p w14:paraId="7EF44AD5" w14:textId="77777777" w:rsidR="00FB0DA0" w:rsidRDefault="00FB0DA0" w:rsidP="004B7E73">
            <w:pPr>
              <w:jc w:val="center"/>
            </w:pPr>
            <w:r>
              <w:t>VARCHAR</w:t>
            </w:r>
          </w:p>
        </w:tc>
        <w:tc>
          <w:tcPr>
            <w:tcW w:w="4525" w:type="dxa"/>
            <w:shd w:val="clear" w:color="auto" w:fill="auto"/>
          </w:tcPr>
          <w:p w14:paraId="7CE7D106" w14:textId="77777777" w:rsidR="00FB0DA0" w:rsidRDefault="00FB0DA0" w:rsidP="004B7E73">
            <w:pPr>
              <w:jc w:val="center"/>
            </w:pPr>
            <w:r>
              <w:t xml:space="preserve">Nombre del </w:t>
            </w:r>
            <w:proofErr w:type="spellStart"/>
            <w:r>
              <w:t>zip</w:t>
            </w:r>
            <w:proofErr w:type="spellEnd"/>
            <w:r>
              <w:t xml:space="preserve"> que contiene la práctica.</w:t>
            </w:r>
          </w:p>
        </w:tc>
      </w:tr>
      <w:tr w:rsidR="00FB0DA0" w14:paraId="5781E137" w14:textId="77777777" w:rsidTr="004B7E73">
        <w:trPr>
          <w:cantSplit/>
        </w:trPr>
        <w:tc>
          <w:tcPr>
            <w:tcW w:w="1975" w:type="dxa"/>
            <w:shd w:val="clear" w:color="auto" w:fill="auto"/>
            <w:vAlign w:val="center"/>
          </w:tcPr>
          <w:p w14:paraId="2670DEC8" w14:textId="77777777" w:rsidR="00FB0DA0" w:rsidRDefault="00FB0DA0" w:rsidP="004B7E73">
            <w:pPr>
              <w:jc w:val="center"/>
            </w:pPr>
            <w:proofErr w:type="spellStart"/>
            <w:r>
              <w:t>numero_intento</w:t>
            </w:r>
            <w:proofErr w:type="spellEnd"/>
          </w:p>
        </w:tc>
        <w:tc>
          <w:tcPr>
            <w:tcW w:w="1984" w:type="dxa"/>
          </w:tcPr>
          <w:p w14:paraId="531F5A99" w14:textId="77777777" w:rsidR="00FB0DA0" w:rsidRDefault="00FB0DA0" w:rsidP="004B7E73">
            <w:pPr>
              <w:jc w:val="center"/>
            </w:pPr>
            <w:r>
              <w:t>INT</w:t>
            </w:r>
          </w:p>
        </w:tc>
        <w:tc>
          <w:tcPr>
            <w:tcW w:w="4525" w:type="dxa"/>
            <w:shd w:val="clear" w:color="auto" w:fill="auto"/>
          </w:tcPr>
          <w:p w14:paraId="74E38568" w14:textId="77777777" w:rsidR="00FB0DA0" w:rsidRDefault="00FB0DA0" w:rsidP="004B7E73">
            <w:pPr>
              <w:jc w:val="center"/>
            </w:pPr>
            <w:r>
              <w:t>Número del intento de subida de la práctica.</w:t>
            </w:r>
          </w:p>
        </w:tc>
      </w:tr>
      <w:tr w:rsidR="00380B7E" w14:paraId="5B091F6C" w14:textId="77777777" w:rsidTr="004B7E73">
        <w:trPr>
          <w:cantSplit/>
        </w:trPr>
        <w:tc>
          <w:tcPr>
            <w:tcW w:w="1975" w:type="dxa"/>
            <w:shd w:val="clear" w:color="auto" w:fill="auto"/>
            <w:vAlign w:val="center"/>
          </w:tcPr>
          <w:p w14:paraId="2CA9CD54" w14:textId="77777777" w:rsidR="00380B7E" w:rsidRDefault="00380B7E" w:rsidP="004B7E73">
            <w:pPr>
              <w:jc w:val="center"/>
            </w:pPr>
            <w:r>
              <w:lastRenderedPageBreak/>
              <w:t>resultado</w:t>
            </w:r>
          </w:p>
        </w:tc>
        <w:tc>
          <w:tcPr>
            <w:tcW w:w="1984" w:type="dxa"/>
          </w:tcPr>
          <w:p w14:paraId="0936DAE6" w14:textId="77777777" w:rsidR="00380B7E" w:rsidRDefault="00380B7E" w:rsidP="004B7E73">
            <w:pPr>
              <w:jc w:val="center"/>
            </w:pPr>
            <w:r>
              <w:t>TINYINT(1)</w:t>
            </w:r>
          </w:p>
        </w:tc>
        <w:tc>
          <w:tcPr>
            <w:tcW w:w="4525" w:type="dxa"/>
            <w:shd w:val="clear" w:color="auto" w:fill="auto"/>
          </w:tcPr>
          <w:p w14:paraId="187852B1" w14:textId="77777777" w:rsidR="00380B7E" w:rsidRDefault="00FB0DA0" w:rsidP="00FB0DA0">
            <w:pPr>
              <w:jc w:val="center"/>
            </w:pPr>
            <w:r>
              <w:t xml:space="preserve">Indica si el intento </w:t>
            </w:r>
            <w:r w:rsidR="00380B7E">
              <w:t>realizado ha pasado los test o no.</w:t>
            </w:r>
          </w:p>
        </w:tc>
      </w:tr>
      <w:tr w:rsidR="00EA325B" w14:paraId="256BE453" w14:textId="77777777" w:rsidTr="004B7E73">
        <w:trPr>
          <w:cantSplit/>
        </w:trPr>
        <w:tc>
          <w:tcPr>
            <w:tcW w:w="1975" w:type="dxa"/>
            <w:shd w:val="clear" w:color="auto" w:fill="auto"/>
            <w:vAlign w:val="center"/>
          </w:tcPr>
          <w:p w14:paraId="08076B3F" w14:textId="77777777" w:rsidR="00EA325B" w:rsidRDefault="00EA325B" w:rsidP="004B7E73">
            <w:pPr>
              <w:jc w:val="center"/>
            </w:pPr>
            <w:r>
              <w:t>comentarios</w:t>
            </w:r>
          </w:p>
        </w:tc>
        <w:tc>
          <w:tcPr>
            <w:tcW w:w="1984" w:type="dxa"/>
          </w:tcPr>
          <w:p w14:paraId="1FAA10C7" w14:textId="77777777" w:rsidR="00EA325B" w:rsidRDefault="00EA325B" w:rsidP="004B7E73">
            <w:pPr>
              <w:jc w:val="center"/>
            </w:pPr>
            <w:r>
              <w:t>TEXT</w:t>
            </w:r>
          </w:p>
        </w:tc>
        <w:tc>
          <w:tcPr>
            <w:tcW w:w="4525" w:type="dxa"/>
            <w:shd w:val="clear" w:color="auto" w:fill="auto"/>
          </w:tcPr>
          <w:p w14:paraId="5A52614E" w14:textId="77777777" w:rsidR="00EA325B" w:rsidRDefault="00EA325B" w:rsidP="00FB0DA0">
            <w:pPr>
              <w:jc w:val="center"/>
            </w:pPr>
            <w:r>
              <w:t>Comentarios referentes a la práctica subida.</w:t>
            </w:r>
          </w:p>
        </w:tc>
      </w:tr>
      <w:tr w:rsidR="00380B7E" w14:paraId="50FC47FA" w14:textId="77777777" w:rsidTr="004B7E73">
        <w:trPr>
          <w:cantSplit/>
        </w:trPr>
        <w:tc>
          <w:tcPr>
            <w:tcW w:w="1975" w:type="dxa"/>
            <w:shd w:val="clear" w:color="auto" w:fill="auto"/>
            <w:vAlign w:val="center"/>
          </w:tcPr>
          <w:p w14:paraId="372308B6" w14:textId="77777777" w:rsidR="00380B7E" w:rsidRDefault="00380B7E" w:rsidP="004B7E73">
            <w:pPr>
              <w:jc w:val="center"/>
            </w:pPr>
            <w:proofErr w:type="spellStart"/>
            <w:r>
              <w:t>fecha_intento</w:t>
            </w:r>
            <w:proofErr w:type="spellEnd"/>
          </w:p>
        </w:tc>
        <w:tc>
          <w:tcPr>
            <w:tcW w:w="1984" w:type="dxa"/>
          </w:tcPr>
          <w:p w14:paraId="56120FAC" w14:textId="77777777" w:rsidR="00380B7E" w:rsidRDefault="00380B7E" w:rsidP="004B7E73">
            <w:pPr>
              <w:jc w:val="center"/>
            </w:pPr>
            <w:r>
              <w:t>DATETIME</w:t>
            </w:r>
          </w:p>
        </w:tc>
        <w:tc>
          <w:tcPr>
            <w:tcW w:w="4525" w:type="dxa"/>
            <w:shd w:val="clear" w:color="auto" w:fill="auto"/>
          </w:tcPr>
          <w:p w14:paraId="0DF0265C" w14:textId="77777777" w:rsidR="00380B7E" w:rsidRDefault="00380B7E" w:rsidP="00457049">
            <w:pPr>
              <w:keepNext/>
              <w:jc w:val="center"/>
            </w:pPr>
            <w:r>
              <w:t>Fecha en la</w:t>
            </w:r>
            <w:r w:rsidR="00FB0DA0">
              <w:t xml:space="preserve"> que se ha realizado el intento de subida de la práctica.</w:t>
            </w:r>
          </w:p>
        </w:tc>
      </w:tr>
    </w:tbl>
    <w:p w14:paraId="79621044" w14:textId="7941D387" w:rsidR="00380B7E" w:rsidRDefault="00457049" w:rsidP="00457049">
      <w:pPr>
        <w:pStyle w:val="Epgrafe"/>
        <w:jc w:val="center"/>
      </w:pPr>
      <w:bookmarkStart w:id="132" w:name="_Toc442008974"/>
      <w:r>
        <w:t xml:space="preserve">Tabla </w:t>
      </w:r>
      <w:fldSimple w:instr=" SEQ Tabla \* ARABIC ">
        <w:r w:rsidR="00772C34">
          <w:rPr>
            <w:noProof/>
          </w:rPr>
          <w:t>22</w:t>
        </w:r>
      </w:fldSimple>
      <w:r>
        <w:t>: Tabla intentos</w:t>
      </w:r>
      <w:bookmarkEnd w:id="132"/>
    </w:p>
    <w:p w14:paraId="421707B9" w14:textId="77777777"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08902A57" w14:textId="77777777"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1DB4EED3" w14:textId="77777777" w:rsidR="00380B7E" w:rsidRDefault="00380B7E" w:rsidP="00711285">
      <w:pPr>
        <w:pStyle w:val="Prrafodelista"/>
        <w:numPr>
          <w:ilvl w:val="0"/>
          <w:numId w:val="21"/>
        </w:numPr>
      </w:pPr>
      <w:proofErr w:type="spellStart"/>
      <w:r>
        <w:t>tarea_id</w:t>
      </w:r>
      <w:proofErr w:type="spellEnd"/>
      <w:r>
        <w:t xml:space="preserve"> -&gt; FK hacia el campo “id” de la tabla “tareas”.</w:t>
      </w:r>
    </w:p>
    <w:p w14:paraId="413AD65D" w14:textId="77777777" w:rsidR="00380B7E" w:rsidRDefault="00380B7E" w:rsidP="00711285">
      <w:pPr>
        <w:pStyle w:val="Prrafodelista"/>
        <w:numPr>
          <w:ilvl w:val="0"/>
          <w:numId w:val="21"/>
        </w:numPr>
      </w:pPr>
      <w:proofErr w:type="spellStart"/>
      <w:r>
        <w:t>alumno_id</w:t>
      </w:r>
      <w:proofErr w:type="spellEnd"/>
      <w:r>
        <w:t xml:space="preserve"> -&gt; FK hacia el campo “id” de la tabla “alumnos”.</w:t>
      </w:r>
    </w:p>
    <w:p w14:paraId="093E9318" w14:textId="77777777" w:rsidR="00380B7E" w:rsidRDefault="00380B7E" w:rsidP="00380B7E">
      <w:pPr>
        <w:ind w:left="720"/>
      </w:pPr>
    </w:p>
    <w:p w14:paraId="409DA303" w14:textId="77777777" w:rsidR="00FB0DA0" w:rsidRDefault="00FB0DA0" w:rsidP="00711285">
      <w:pPr>
        <w:pStyle w:val="Prrafodelista"/>
        <w:numPr>
          <w:ilvl w:val="0"/>
          <w:numId w:val="14"/>
        </w:numPr>
      </w:pPr>
      <w:r>
        <w:rPr>
          <w:b/>
        </w:rPr>
        <w:t>violaciones</w:t>
      </w:r>
      <w:r>
        <w:t>: Contiene la información 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90"/>
        <w:gridCol w:w="1582"/>
        <w:gridCol w:w="3075"/>
      </w:tblGrid>
      <w:tr w:rsidR="00FB0DA0" w14:paraId="6BB9E0AF" w14:textId="77777777" w:rsidTr="004B7E73">
        <w:trPr>
          <w:cantSplit/>
        </w:trPr>
        <w:tc>
          <w:tcPr>
            <w:tcW w:w="1975" w:type="dxa"/>
            <w:shd w:val="clear" w:color="auto" w:fill="E7E6E6" w:themeFill="background2"/>
            <w:vAlign w:val="center"/>
          </w:tcPr>
          <w:p w14:paraId="7A8372C4" w14:textId="77777777" w:rsidR="00FB0DA0" w:rsidRPr="003C776D" w:rsidRDefault="00FB0DA0" w:rsidP="004B7E73">
            <w:pPr>
              <w:jc w:val="center"/>
              <w:rPr>
                <w:b/>
              </w:rPr>
            </w:pPr>
            <w:r>
              <w:rPr>
                <w:b/>
              </w:rPr>
              <w:t>Atributo</w:t>
            </w:r>
          </w:p>
        </w:tc>
        <w:tc>
          <w:tcPr>
            <w:tcW w:w="1984" w:type="dxa"/>
            <w:shd w:val="clear" w:color="auto" w:fill="E7E6E6" w:themeFill="background2"/>
          </w:tcPr>
          <w:p w14:paraId="1FD6D0C0" w14:textId="77777777" w:rsidR="00FB0DA0" w:rsidRDefault="00FB0DA0" w:rsidP="004B7E73">
            <w:pPr>
              <w:jc w:val="center"/>
              <w:rPr>
                <w:b/>
              </w:rPr>
            </w:pPr>
            <w:r>
              <w:rPr>
                <w:b/>
              </w:rPr>
              <w:t>Tipo</w:t>
            </w:r>
          </w:p>
        </w:tc>
        <w:tc>
          <w:tcPr>
            <w:tcW w:w="4525" w:type="dxa"/>
            <w:shd w:val="clear" w:color="auto" w:fill="E7E6E6" w:themeFill="background2"/>
          </w:tcPr>
          <w:p w14:paraId="0F131FDB" w14:textId="77777777" w:rsidR="00FB0DA0" w:rsidRPr="00060070" w:rsidRDefault="00FB0DA0" w:rsidP="004B7E73">
            <w:pPr>
              <w:jc w:val="center"/>
              <w:rPr>
                <w:b/>
              </w:rPr>
            </w:pPr>
            <w:r>
              <w:rPr>
                <w:b/>
              </w:rPr>
              <w:t>Descripción</w:t>
            </w:r>
          </w:p>
        </w:tc>
      </w:tr>
      <w:tr w:rsidR="00FB0DA0" w14:paraId="23176F56" w14:textId="77777777" w:rsidTr="004B7E73">
        <w:trPr>
          <w:cantSplit/>
        </w:trPr>
        <w:tc>
          <w:tcPr>
            <w:tcW w:w="1975" w:type="dxa"/>
            <w:shd w:val="clear" w:color="auto" w:fill="auto"/>
            <w:vAlign w:val="center"/>
          </w:tcPr>
          <w:p w14:paraId="54ED8864" w14:textId="77777777" w:rsidR="00FB0DA0" w:rsidRPr="00777B95" w:rsidRDefault="00FB0DA0" w:rsidP="004B7E73">
            <w:pPr>
              <w:jc w:val="center"/>
            </w:pPr>
            <w:r>
              <w:t>id</w:t>
            </w:r>
          </w:p>
        </w:tc>
        <w:tc>
          <w:tcPr>
            <w:tcW w:w="1984" w:type="dxa"/>
          </w:tcPr>
          <w:p w14:paraId="3796570B" w14:textId="77777777" w:rsidR="00FB0DA0" w:rsidRDefault="00FB0DA0" w:rsidP="004B7E73">
            <w:pPr>
              <w:jc w:val="center"/>
            </w:pPr>
            <w:r>
              <w:t>INT</w:t>
            </w:r>
          </w:p>
        </w:tc>
        <w:tc>
          <w:tcPr>
            <w:tcW w:w="4525" w:type="dxa"/>
            <w:shd w:val="clear" w:color="auto" w:fill="auto"/>
          </w:tcPr>
          <w:p w14:paraId="1D961E5C" w14:textId="77777777" w:rsidR="00FB0DA0" w:rsidRDefault="00FB0DA0" w:rsidP="00FB0DA0">
            <w:pPr>
              <w:jc w:val="center"/>
            </w:pPr>
            <w:r>
              <w:t>Código que identifica la violación de forma única.</w:t>
            </w:r>
          </w:p>
        </w:tc>
      </w:tr>
      <w:tr w:rsidR="00FB0DA0" w14:paraId="5B423DE0" w14:textId="77777777" w:rsidTr="004B7E73">
        <w:trPr>
          <w:cantSplit/>
        </w:trPr>
        <w:tc>
          <w:tcPr>
            <w:tcW w:w="1975" w:type="dxa"/>
            <w:shd w:val="clear" w:color="auto" w:fill="auto"/>
            <w:vAlign w:val="center"/>
          </w:tcPr>
          <w:p w14:paraId="55170DC2" w14:textId="77777777" w:rsidR="00FB0DA0" w:rsidRDefault="00FB0DA0" w:rsidP="004B7E73">
            <w:pPr>
              <w:jc w:val="center"/>
            </w:pPr>
            <w:proofErr w:type="spellStart"/>
            <w:r>
              <w:t>intento_id</w:t>
            </w:r>
            <w:proofErr w:type="spellEnd"/>
          </w:p>
        </w:tc>
        <w:tc>
          <w:tcPr>
            <w:tcW w:w="1984" w:type="dxa"/>
          </w:tcPr>
          <w:p w14:paraId="7077AB4F" w14:textId="77777777" w:rsidR="00FB0DA0" w:rsidRDefault="00FB0DA0" w:rsidP="004B7E73">
            <w:pPr>
              <w:jc w:val="center"/>
            </w:pPr>
            <w:r>
              <w:t>INT</w:t>
            </w:r>
          </w:p>
        </w:tc>
        <w:tc>
          <w:tcPr>
            <w:tcW w:w="4525" w:type="dxa"/>
            <w:shd w:val="clear" w:color="auto" w:fill="auto"/>
          </w:tcPr>
          <w:p w14:paraId="39F3DBC1" w14:textId="77777777" w:rsidR="00FB0DA0" w:rsidRDefault="00FB0DA0" w:rsidP="00FB0DA0">
            <w:pPr>
              <w:jc w:val="center"/>
            </w:pPr>
            <w:r>
              <w:t>Código que identifica al intento de subida de práctica asociada.</w:t>
            </w:r>
          </w:p>
        </w:tc>
      </w:tr>
      <w:tr w:rsidR="00FB0DA0" w14:paraId="50A6B840" w14:textId="77777777" w:rsidTr="004B7E73">
        <w:trPr>
          <w:cantSplit/>
        </w:trPr>
        <w:tc>
          <w:tcPr>
            <w:tcW w:w="1975" w:type="dxa"/>
            <w:shd w:val="clear" w:color="auto" w:fill="auto"/>
            <w:vAlign w:val="center"/>
          </w:tcPr>
          <w:p w14:paraId="174C8E26" w14:textId="77777777" w:rsidR="00FB0DA0" w:rsidRDefault="00FB0DA0" w:rsidP="004B7E73">
            <w:pPr>
              <w:jc w:val="center"/>
            </w:pPr>
            <w:proofErr w:type="spellStart"/>
            <w:r>
              <w:t>nombre_fichero</w:t>
            </w:r>
            <w:proofErr w:type="spellEnd"/>
          </w:p>
        </w:tc>
        <w:tc>
          <w:tcPr>
            <w:tcW w:w="1984" w:type="dxa"/>
          </w:tcPr>
          <w:p w14:paraId="6EF5FE20" w14:textId="77777777" w:rsidR="00FB0DA0" w:rsidRDefault="00FB0DA0" w:rsidP="004B7E73">
            <w:pPr>
              <w:jc w:val="center"/>
            </w:pPr>
            <w:r>
              <w:t>VARCHAR</w:t>
            </w:r>
          </w:p>
        </w:tc>
        <w:tc>
          <w:tcPr>
            <w:tcW w:w="4525" w:type="dxa"/>
            <w:shd w:val="clear" w:color="auto" w:fill="auto"/>
          </w:tcPr>
          <w:p w14:paraId="6E2305E9" w14:textId="77777777" w:rsidR="00FB0DA0" w:rsidRDefault="00FB0DA0" w:rsidP="004B7E73">
            <w:pPr>
              <w:jc w:val="center"/>
            </w:pPr>
            <w:r>
              <w:t>Nombre del fichero .java en el que se ha cometido la violación de código.</w:t>
            </w:r>
          </w:p>
        </w:tc>
      </w:tr>
      <w:tr w:rsidR="00FB0DA0" w14:paraId="12CBE86D" w14:textId="77777777" w:rsidTr="004B7E73">
        <w:trPr>
          <w:cantSplit/>
        </w:trPr>
        <w:tc>
          <w:tcPr>
            <w:tcW w:w="1975" w:type="dxa"/>
            <w:shd w:val="clear" w:color="auto" w:fill="auto"/>
            <w:vAlign w:val="center"/>
          </w:tcPr>
          <w:p w14:paraId="26F74BCA" w14:textId="77777777" w:rsidR="00FB0DA0" w:rsidRDefault="00FB0DA0" w:rsidP="004B7E73">
            <w:pPr>
              <w:jc w:val="center"/>
            </w:pPr>
            <w:r>
              <w:t>tipo</w:t>
            </w:r>
          </w:p>
        </w:tc>
        <w:tc>
          <w:tcPr>
            <w:tcW w:w="1984" w:type="dxa"/>
          </w:tcPr>
          <w:p w14:paraId="7823445E" w14:textId="77777777" w:rsidR="00FB0DA0" w:rsidRDefault="00FB0DA0" w:rsidP="004B7E73">
            <w:pPr>
              <w:jc w:val="center"/>
            </w:pPr>
            <w:r>
              <w:t>VARCHAR</w:t>
            </w:r>
          </w:p>
        </w:tc>
        <w:tc>
          <w:tcPr>
            <w:tcW w:w="4525" w:type="dxa"/>
            <w:shd w:val="clear" w:color="auto" w:fill="auto"/>
          </w:tcPr>
          <w:p w14:paraId="7C02CEFE" w14:textId="77777777" w:rsidR="00FB0DA0" w:rsidRDefault="00FB0DA0" w:rsidP="004B7E73">
            <w:pPr>
              <w:jc w:val="center"/>
            </w:pPr>
            <w:r>
              <w:t>Tipo de violación de código.</w:t>
            </w:r>
          </w:p>
        </w:tc>
      </w:tr>
      <w:tr w:rsidR="00FB0DA0" w14:paraId="2E68BE19" w14:textId="77777777" w:rsidTr="004B7E73">
        <w:trPr>
          <w:cantSplit/>
        </w:trPr>
        <w:tc>
          <w:tcPr>
            <w:tcW w:w="1975" w:type="dxa"/>
            <w:shd w:val="clear" w:color="auto" w:fill="auto"/>
            <w:vAlign w:val="center"/>
          </w:tcPr>
          <w:p w14:paraId="33A064B5" w14:textId="77777777" w:rsidR="00FB0DA0" w:rsidRDefault="00FB0DA0" w:rsidP="004B7E73">
            <w:pPr>
              <w:jc w:val="center"/>
            </w:pPr>
            <w:proofErr w:type="spellStart"/>
            <w:r>
              <w:t>cescripción</w:t>
            </w:r>
            <w:proofErr w:type="spellEnd"/>
          </w:p>
        </w:tc>
        <w:tc>
          <w:tcPr>
            <w:tcW w:w="1984" w:type="dxa"/>
          </w:tcPr>
          <w:p w14:paraId="2B4435B1" w14:textId="77777777" w:rsidR="00FB0DA0" w:rsidRDefault="00FB0DA0" w:rsidP="004B7E73">
            <w:pPr>
              <w:jc w:val="center"/>
            </w:pPr>
            <w:r>
              <w:t>VARCHAR</w:t>
            </w:r>
          </w:p>
        </w:tc>
        <w:tc>
          <w:tcPr>
            <w:tcW w:w="4525" w:type="dxa"/>
            <w:shd w:val="clear" w:color="auto" w:fill="auto"/>
          </w:tcPr>
          <w:p w14:paraId="72CC9B25" w14:textId="77777777" w:rsidR="00FB0DA0" w:rsidRDefault="00FB0DA0" w:rsidP="004B7E73">
            <w:pPr>
              <w:jc w:val="center"/>
            </w:pPr>
            <w:r>
              <w:t>Descripción de la violación de código.</w:t>
            </w:r>
          </w:p>
        </w:tc>
      </w:tr>
      <w:tr w:rsidR="00FB0DA0" w14:paraId="7C3F6239" w14:textId="77777777" w:rsidTr="004B7E73">
        <w:trPr>
          <w:cantSplit/>
        </w:trPr>
        <w:tc>
          <w:tcPr>
            <w:tcW w:w="1975" w:type="dxa"/>
            <w:shd w:val="clear" w:color="auto" w:fill="auto"/>
            <w:vAlign w:val="center"/>
          </w:tcPr>
          <w:p w14:paraId="03518F0A" w14:textId="77777777" w:rsidR="00FB0DA0" w:rsidRDefault="00FB0DA0" w:rsidP="004B7E73">
            <w:pPr>
              <w:jc w:val="center"/>
            </w:pPr>
            <w:r>
              <w:t>prioridad</w:t>
            </w:r>
          </w:p>
        </w:tc>
        <w:tc>
          <w:tcPr>
            <w:tcW w:w="1984" w:type="dxa"/>
          </w:tcPr>
          <w:p w14:paraId="6AE930D2" w14:textId="77777777" w:rsidR="00FB0DA0" w:rsidRDefault="00FB0DA0" w:rsidP="004B7E73">
            <w:pPr>
              <w:jc w:val="center"/>
            </w:pPr>
            <w:r>
              <w:t>INT</w:t>
            </w:r>
          </w:p>
        </w:tc>
        <w:tc>
          <w:tcPr>
            <w:tcW w:w="4525" w:type="dxa"/>
            <w:shd w:val="clear" w:color="auto" w:fill="auto"/>
          </w:tcPr>
          <w:p w14:paraId="0F02DF5B" w14:textId="77777777" w:rsidR="00FB0DA0" w:rsidRDefault="00FB0DA0" w:rsidP="004B7E73">
            <w:pPr>
              <w:jc w:val="center"/>
            </w:pPr>
            <w:r>
              <w:t>Indica la prioridad de la violación de código.</w:t>
            </w:r>
          </w:p>
        </w:tc>
      </w:tr>
      <w:tr w:rsidR="00FB0DA0" w14:paraId="3820F122" w14:textId="77777777" w:rsidTr="004B7E73">
        <w:trPr>
          <w:cantSplit/>
        </w:trPr>
        <w:tc>
          <w:tcPr>
            <w:tcW w:w="1975" w:type="dxa"/>
            <w:shd w:val="clear" w:color="auto" w:fill="auto"/>
            <w:vAlign w:val="center"/>
          </w:tcPr>
          <w:p w14:paraId="26A81F71" w14:textId="77777777" w:rsidR="00FB0DA0" w:rsidRDefault="00FB0DA0" w:rsidP="004B7E73">
            <w:pPr>
              <w:jc w:val="center"/>
            </w:pPr>
            <w:proofErr w:type="spellStart"/>
            <w:r>
              <w:t>línea_inicio</w:t>
            </w:r>
            <w:proofErr w:type="spellEnd"/>
          </w:p>
        </w:tc>
        <w:tc>
          <w:tcPr>
            <w:tcW w:w="1984" w:type="dxa"/>
          </w:tcPr>
          <w:p w14:paraId="1ACAF9E9" w14:textId="77777777" w:rsidR="00FB0DA0" w:rsidRDefault="00FB0DA0" w:rsidP="004B7E73">
            <w:pPr>
              <w:jc w:val="center"/>
            </w:pPr>
            <w:r>
              <w:t>INT</w:t>
            </w:r>
          </w:p>
        </w:tc>
        <w:tc>
          <w:tcPr>
            <w:tcW w:w="4525" w:type="dxa"/>
            <w:shd w:val="clear" w:color="auto" w:fill="auto"/>
          </w:tcPr>
          <w:p w14:paraId="77E21A89" w14:textId="77777777" w:rsidR="00FB0DA0" w:rsidRDefault="00FB0DA0" w:rsidP="004B7E73">
            <w:pPr>
              <w:jc w:val="center"/>
            </w:pPr>
            <w:r>
              <w:t>Línea de inicio del fichero .java en el que se ha cometido la violación de código.</w:t>
            </w:r>
          </w:p>
        </w:tc>
      </w:tr>
      <w:tr w:rsidR="00FB0DA0" w14:paraId="409C9CA5" w14:textId="77777777" w:rsidTr="004B7E73">
        <w:trPr>
          <w:cantSplit/>
        </w:trPr>
        <w:tc>
          <w:tcPr>
            <w:tcW w:w="1975" w:type="dxa"/>
            <w:shd w:val="clear" w:color="auto" w:fill="auto"/>
            <w:vAlign w:val="center"/>
          </w:tcPr>
          <w:p w14:paraId="62CF6676" w14:textId="77777777" w:rsidR="00FB0DA0" w:rsidRDefault="00FB0DA0" w:rsidP="00FB0DA0">
            <w:pPr>
              <w:jc w:val="center"/>
            </w:pPr>
            <w:proofErr w:type="spellStart"/>
            <w:r>
              <w:lastRenderedPageBreak/>
              <w:t>línea_fin</w:t>
            </w:r>
            <w:proofErr w:type="spellEnd"/>
          </w:p>
        </w:tc>
        <w:tc>
          <w:tcPr>
            <w:tcW w:w="1984" w:type="dxa"/>
          </w:tcPr>
          <w:p w14:paraId="499AB726" w14:textId="77777777" w:rsidR="00FB0DA0" w:rsidRDefault="00FB0DA0" w:rsidP="00FB0DA0">
            <w:pPr>
              <w:jc w:val="center"/>
            </w:pPr>
            <w:r>
              <w:t>INT</w:t>
            </w:r>
          </w:p>
        </w:tc>
        <w:tc>
          <w:tcPr>
            <w:tcW w:w="4525" w:type="dxa"/>
            <w:shd w:val="clear" w:color="auto" w:fill="auto"/>
          </w:tcPr>
          <w:p w14:paraId="4F71176D" w14:textId="77777777" w:rsidR="00FB0DA0" w:rsidRDefault="00FB0DA0" w:rsidP="00457049">
            <w:pPr>
              <w:keepNext/>
              <w:jc w:val="center"/>
            </w:pPr>
            <w:r>
              <w:t>Línea de fin del fichero .java en el que se ha cometido la violación de código.</w:t>
            </w:r>
          </w:p>
        </w:tc>
      </w:tr>
    </w:tbl>
    <w:p w14:paraId="53323CEF" w14:textId="3953B8BC" w:rsidR="00FB0DA0" w:rsidRDefault="00457049" w:rsidP="00457049">
      <w:pPr>
        <w:pStyle w:val="Epgrafe"/>
        <w:jc w:val="center"/>
      </w:pPr>
      <w:bookmarkStart w:id="133" w:name="_Toc442008975"/>
      <w:r>
        <w:t xml:space="preserve">Tabla </w:t>
      </w:r>
      <w:fldSimple w:instr=" SEQ Tabla \* ARABIC ">
        <w:r w:rsidR="00772C34">
          <w:rPr>
            <w:noProof/>
          </w:rPr>
          <w:t>23</w:t>
        </w:r>
      </w:fldSimple>
      <w:r>
        <w:t>: Tabla violaciones</w:t>
      </w:r>
      <w:bookmarkEnd w:id="133"/>
    </w:p>
    <w:p w14:paraId="4958723E"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6123910F"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236E72C7" w14:textId="6E22F56D" w:rsidR="00457049" w:rsidRDefault="00FB0DA0" w:rsidP="00FC3CF5">
      <w:pPr>
        <w:pStyle w:val="Prrafodelista"/>
        <w:numPr>
          <w:ilvl w:val="0"/>
          <w:numId w:val="21"/>
        </w:numPr>
      </w:pPr>
      <w:proofErr w:type="spellStart"/>
      <w:r>
        <w:t>intento_id</w:t>
      </w:r>
      <w:proofErr w:type="spellEnd"/>
      <w:r>
        <w:t xml:space="preserve"> -&gt; FK hacia el campo “id” de la tabla “intentos”.</w:t>
      </w:r>
    </w:p>
    <w:p w14:paraId="5D613CE8" w14:textId="77777777" w:rsidR="00FB0DA0" w:rsidRDefault="00FB0DA0" w:rsidP="00711285">
      <w:pPr>
        <w:pStyle w:val="Prrafodelista"/>
        <w:numPr>
          <w:ilvl w:val="0"/>
          <w:numId w:val="14"/>
        </w:numPr>
      </w:pPr>
      <w:r>
        <w:rPr>
          <w:b/>
        </w:rPr>
        <w:t>errores</w:t>
      </w:r>
      <w:r>
        <w:t>: Contiene la información 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636"/>
        <w:gridCol w:w="1594"/>
        <w:gridCol w:w="3117"/>
      </w:tblGrid>
      <w:tr w:rsidR="00FB0DA0" w14:paraId="33EDF595" w14:textId="77777777" w:rsidTr="004B7E73">
        <w:trPr>
          <w:cantSplit/>
        </w:trPr>
        <w:tc>
          <w:tcPr>
            <w:tcW w:w="1975" w:type="dxa"/>
            <w:shd w:val="clear" w:color="auto" w:fill="E7E6E6" w:themeFill="background2"/>
            <w:vAlign w:val="center"/>
          </w:tcPr>
          <w:p w14:paraId="766A75BB" w14:textId="77777777" w:rsidR="00FB0DA0" w:rsidRPr="003C776D" w:rsidRDefault="00FB0DA0" w:rsidP="004B7E73">
            <w:pPr>
              <w:jc w:val="center"/>
              <w:rPr>
                <w:b/>
              </w:rPr>
            </w:pPr>
            <w:r>
              <w:rPr>
                <w:b/>
              </w:rPr>
              <w:t>Atributo</w:t>
            </w:r>
          </w:p>
        </w:tc>
        <w:tc>
          <w:tcPr>
            <w:tcW w:w="1984" w:type="dxa"/>
            <w:shd w:val="clear" w:color="auto" w:fill="E7E6E6" w:themeFill="background2"/>
          </w:tcPr>
          <w:p w14:paraId="6D3384E3" w14:textId="77777777" w:rsidR="00FB0DA0" w:rsidRDefault="00FB0DA0" w:rsidP="004B7E73">
            <w:pPr>
              <w:jc w:val="center"/>
              <w:rPr>
                <w:b/>
              </w:rPr>
            </w:pPr>
            <w:r>
              <w:rPr>
                <w:b/>
              </w:rPr>
              <w:t>Tipo</w:t>
            </w:r>
          </w:p>
        </w:tc>
        <w:tc>
          <w:tcPr>
            <w:tcW w:w="4525" w:type="dxa"/>
            <w:shd w:val="clear" w:color="auto" w:fill="E7E6E6" w:themeFill="background2"/>
          </w:tcPr>
          <w:p w14:paraId="6C7DDF57" w14:textId="77777777" w:rsidR="00FB0DA0" w:rsidRPr="00060070" w:rsidRDefault="00FB0DA0" w:rsidP="004B7E73">
            <w:pPr>
              <w:jc w:val="center"/>
              <w:rPr>
                <w:b/>
              </w:rPr>
            </w:pPr>
            <w:r>
              <w:rPr>
                <w:b/>
              </w:rPr>
              <w:t>Descripción</w:t>
            </w:r>
          </w:p>
        </w:tc>
      </w:tr>
      <w:tr w:rsidR="00FB0DA0" w14:paraId="32BB9096" w14:textId="77777777" w:rsidTr="004B7E73">
        <w:trPr>
          <w:cantSplit/>
        </w:trPr>
        <w:tc>
          <w:tcPr>
            <w:tcW w:w="1975" w:type="dxa"/>
            <w:shd w:val="clear" w:color="auto" w:fill="auto"/>
            <w:vAlign w:val="center"/>
          </w:tcPr>
          <w:p w14:paraId="4AF31B09" w14:textId="77777777" w:rsidR="00FB0DA0" w:rsidRPr="00777B95" w:rsidRDefault="00FB0DA0" w:rsidP="004B7E73">
            <w:pPr>
              <w:jc w:val="center"/>
            </w:pPr>
            <w:r>
              <w:t>id</w:t>
            </w:r>
          </w:p>
        </w:tc>
        <w:tc>
          <w:tcPr>
            <w:tcW w:w="1984" w:type="dxa"/>
          </w:tcPr>
          <w:p w14:paraId="6B61142A" w14:textId="77777777" w:rsidR="00FB0DA0" w:rsidRDefault="00FB0DA0" w:rsidP="004B7E73">
            <w:pPr>
              <w:jc w:val="center"/>
            </w:pPr>
            <w:r>
              <w:t>INT</w:t>
            </w:r>
          </w:p>
        </w:tc>
        <w:tc>
          <w:tcPr>
            <w:tcW w:w="4525" w:type="dxa"/>
            <w:shd w:val="clear" w:color="auto" w:fill="auto"/>
          </w:tcPr>
          <w:p w14:paraId="064F7EAE" w14:textId="77777777" w:rsidR="00FB0DA0" w:rsidRDefault="00FB0DA0" w:rsidP="00FB0DA0">
            <w:pPr>
              <w:jc w:val="center"/>
            </w:pPr>
            <w:r>
              <w:t>Código que identifica al error de forma única.</w:t>
            </w:r>
          </w:p>
        </w:tc>
      </w:tr>
      <w:tr w:rsidR="00FB0DA0" w14:paraId="47B8B993" w14:textId="77777777" w:rsidTr="004B7E73">
        <w:trPr>
          <w:cantSplit/>
        </w:trPr>
        <w:tc>
          <w:tcPr>
            <w:tcW w:w="1975" w:type="dxa"/>
            <w:shd w:val="clear" w:color="auto" w:fill="auto"/>
            <w:vAlign w:val="center"/>
          </w:tcPr>
          <w:p w14:paraId="60A686E2" w14:textId="77777777" w:rsidR="00FB0DA0" w:rsidRDefault="00FB0DA0" w:rsidP="004B7E73">
            <w:pPr>
              <w:jc w:val="center"/>
            </w:pPr>
            <w:proofErr w:type="spellStart"/>
            <w:r>
              <w:t>intento_id</w:t>
            </w:r>
            <w:proofErr w:type="spellEnd"/>
          </w:p>
        </w:tc>
        <w:tc>
          <w:tcPr>
            <w:tcW w:w="1984" w:type="dxa"/>
          </w:tcPr>
          <w:p w14:paraId="6F917560" w14:textId="77777777" w:rsidR="00FB0DA0" w:rsidRDefault="00FB0DA0" w:rsidP="004B7E73">
            <w:pPr>
              <w:jc w:val="center"/>
            </w:pPr>
            <w:r>
              <w:t>INT</w:t>
            </w:r>
          </w:p>
        </w:tc>
        <w:tc>
          <w:tcPr>
            <w:tcW w:w="4525" w:type="dxa"/>
            <w:shd w:val="clear" w:color="auto" w:fill="auto"/>
          </w:tcPr>
          <w:p w14:paraId="3A50C595" w14:textId="77777777" w:rsidR="00FB0DA0" w:rsidRDefault="00FB0DA0" w:rsidP="004B7E73">
            <w:pPr>
              <w:jc w:val="center"/>
            </w:pPr>
            <w:r>
              <w:t>Código que identifica al intento de subida de práctica asociada.</w:t>
            </w:r>
          </w:p>
        </w:tc>
      </w:tr>
      <w:tr w:rsidR="00FB0DA0" w14:paraId="40C16C99" w14:textId="77777777" w:rsidTr="004B7E73">
        <w:trPr>
          <w:cantSplit/>
        </w:trPr>
        <w:tc>
          <w:tcPr>
            <w:tcW w:w="1975" w:type="dxa"/>
            <w:shd w:val="clear" w:color="auto" w:fill="auto"/>
            <w:vAlign w:val="center"/>
          </w:tcPr>
          <w:p w14:paraId="14B40B14" w14:textId="77777777" w:rsidR="00FB0DA0" w:rsidRDefault="00FB0DA0" w:rsidP="004B7E73">
            <w:pPr>
              <w:jc w:val="center"/>
            </w:pPr>
            <w:proofErr w:type="spellStart"/>
            <w:r>
              <w:t>nombre_clase</w:t>
            </w:r>
            <w:proofErr w:type="spellEnd"/>
          </w:p>
        </w:tc>
        <w:tc>
          <w:tcPr>
            <w:tcW w:w="1984" w:type="dxa"/>
          </w:tcPr>
          <w:p w14:paraId="5A19CD77" w14:textId="77777777" w:rsidR="00FB0DA0" w:rsidRDefault="00FB0DA0" w:rsidP="004B7E73">
            <w:pPr>
              <w:jc w:val="center"/>
            </w:pPr>
            <w:r>
              <w:t>VARCHAR</w:t>
            </w:r>
          </w:p>
        </w:tc>
        <w:tc>
          <w:tcPr>
            <w:tcW w:w="4525" w:type="dxa"/>
            <w:shd w:val="clear" w:color="auto" w:fill="auto"/>
          </w:tcPr>
          <w:p w14:paraId="2AEC27D9" w14:textId="77777777" w:rsidR="00FB0DA0" w:rsidRDefault="00FB0DA0" w:rsidP="00FB0DA0">
            <w:pPr>
              <w:jc w:val="center"/>
            </w:pPr>
            <w:r>
              <w:t>Nombre del fichero .java en el que se ha cometido el error.</w:t>
            </w:r>
          </w:p>
        </w:tc>
      </w:tr>
      <w:tr w:rsidR="00FB0DA0" w14:paraId="7C737CF2" w14:textId="77777777" w:rsidTr="004B7E73">
        <w:trPr>
          <w:cantSplit/>
        </w:trPr>
        <w:tc>
          <w:tcPr>
            <w:tcW w:w="1975" w:type="dxa"/>
            <w:shd w:val="clear" w:color="auto" w:fill="auto"/>
            <w:vAlign w:val="center"/>
          </w:tcPr>
          <w:p w14:paraId="57700F55" w14:textId="77777777" w:rsidR="00FB0DA0" w:rsidRDefault="00FB0DA0" w:rsidP="004B7E73">
            <w:pPr>
              <w:jc w:val="center"/>
            </w:pPr>
            <w:proofErr w:type="spellStart"/>
            <w:r>
              <w:t>nombre_test</w:t>
            </w:r>
            <w:proofErr w:type="spellEnd"/>
          </w:p>
        </w:tc>
        <w:tc>
          <w:tcPr>
            <w:tcW w:w="1984" w:type="dxa"/>
          </w:tcPr>
          <w:p w14:paraId="01092359" w14:textId="77777777" w:rsidR="00FB0DA0" w:rsidRDefault="00FB0DA0" w:rsidP="004B7E73">
            <w:pPr>
              <w:jc w:val="center"/>
            </w:pPr>
            <w:r>
              <w:t>VARCHAR</w:t>
            </w:r>
          </w:p>
        </w:tc>
        <w:tc>
          <w:tcPr>
            <w:tcW w:w="4525" w:type="dxa"/>
            <w:shd w:val="clear" w:color="auto" w:fill="auto"/>
          </w:tcPr>
          <w:p w14:paraId="569DBD49" w14:textId="77777777" w:rsidR="00FB0DA0" w:rsidRDefault="00FB0DA0" w:rsidP="004B7E73">
            <w:pPr>
              <w:jc w:val="center"/>
            </w:pPr>
            <w:r>
              <w:t>Nombre del test en el que se ha cometido el error.</w:t>
            </w:r>
          </w:p>
        </w:tc>
      </w:tr>
      <w:tr w:rsidR="00FB0DA0" w14:paraId="1ED068D3" w14:textId="77777777" w:rsidTr="004B7E73">
        <w:trPr>
          <w:cantSplit/>
        </w:trPr>
        <w:tc>
          <w:tcPr>
            <w:tcW w:w="1975" w:type="dxa"/>
            <w:shd w:val="clear" w:color="auto" w:fill="auto"/>
            <w:vAlign w:val="center"/>
          </w:tcPr>
          <w:p w14:paraId="758D5D00" w14:textId="77777777" w:rsidR="00FB0DA0" w:rsidRDefault="00FB0DA0" w:rsidP="004B7E73">
            <w:pPr>
              <w:jc w:val="center"/>
            </w:pPr>
            <w:proofErr w:type="spellStart"/>
            <w:r>
              <w:t>tipo_error</w:t>
            </w:r>
            <w:proofErr w:type="spellEnd"/>
          </w:p>
        </w:tc>
        <w:tc>
          <w:tcPr>
            <w:tcW w:w="1984" w:type="dxa"/>
          </w:tcPr>
          <w:p w14:paraId="4B35CA67" w14:textId="77777777" w:rsidR="00FB0DA0" w:rsidRDefault="00FB0DA0" w:rsidP="004B7E73">
            <w:pPr>
              <w:jc w:val="center"/>
            </w:pPr>
            <w:r>
              <w:t>VARCHAR</w:t>
            </w:r>
          </w:p>
        </w:tc>
        <w:tc>
          <w:tcPr>
            <w:tcW w:w="4525" w:type="dxa"/>
            <w:shd w:val="clear" w:color="auto" w:fill="auto"/>
          </w:tcPr>
          <w:p w14:paraId="69A29F91" w14:textId="77777777"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w:t>
            </w:r>
            <w:proofErr w:type="spellStart"/>
            <w:r>
              <w:t>failure</w:t>
            </w:r>
            <w:proofErr w:type="spellEnd"/>
            <w:r>
              <w:t>) o por excepción (error).</w:t>
            </w:r>
          </w:p>
        </w:tc>
      </w:tr>
      <w:tr w:rsidR="00FB0DA0" w14:paraId="294433B4" w14:textId="77777777" w:rsidTr="004B7E73">
        <w:trPr>
          <w:cantSplit/>
        </w:trPr>
        <w:tc>
          <w:tcPr>
            <w:tcW w:w="1975" w:type="dxa"/>
            <w:shd w:val="clear" w:color="auto" w:fill="auto"/>
            <w:vAlign w:val="center"/>
          </w:tcPr>
          <w:p w14:paraId="3C5236C0" w14:textId="77777777" w:rsidR="00FB0DA0" w:rsidRDefault="00FB0DA0" w:rsidP="004B7E73">
            <w:pPr>
              <w:jc w:val="center"/>
            </w:pPr>
            <w:r>
              <w:t>tipo</w:t>
            </w:r>
          </w:p>
        </w:tc>
        <w:tc>
          <w:tcPr>
            <w:tcW w:w="1984" w:type="dxa"/>
          </w:tcPr>
          <w:p w14:paraId="390B4442" w14:textId="77777777" w:rsidR="00FB0DA0" w:rsidRDefault="00FB0DA0" w:rsidP="004B7E73">
            <w:pPr>
              <w:jc w:val="center"/>
            </w:pPr>
            <w:r>
              <w:t>VARCHAR</w:t>
            </w:r>
          </w:p>
        </w:tc>
        <w:tc>
          <w:tcPr>
            <w:tcW w:w="4525" w:type="dxa"/>
            <w:shd w:val="clear" w:color="auto" w:fill="auto"/>
          </w:tcPr>
          <w:p w14:paraId="00467006" w14:textId="77777777" w:rsidR="00FB0DA0" w:rsidRDefault="00FE3480" w:rsidP="00457049">
            <w:pPr>
              <w:keepNext/>
              <w:jc w:val="center"/>
            </w:pPr>
            <w:r>
              <w:t>Descripción el error cometido.</w:t>
            </w:r>
          </w:p>
        </w:tc>
      </w:tr>
    </w:tbl>
    <w:p w14:paraId="38804999" w14:textId="18E8D674" w:rsidR="00FB0DA0" w:rsidRDefault="00457049" w:rsidP="00457049">
      <w:pPr>
        <w:pStyle w:val="Epgrafe"/>
        <w:jc w:val="center"/>
      </w:pPr>
      <w:bookmarkStart w:id="134" w:name="_Toc442008976"/>
      <w:r>
        <w:t xml:space="preserve">Tabla </w:t>
      </w:r>
      <w:fldSimple w:instr=" SEQ Tabla \* ARABIC ">
        <w:r w:rsidR="00772C34">
          <w:rPr>
            <w:noProof/>
          </w:rPr>
          <w:t>24</w:t>
        </w:r>
      </w:fldSimple>
      <w:r>
        <w:t>: Tabla errores</w:t>
      </w:r>
      <w:bookmarkEnd w:id="134"/>
    </w:p>
    <w:p w14:paraId="2C944634" w14:textId="77777777"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14:paraId="4F5607A4" w14:textId="77777777"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14:paraId="326FF4BF" w14:textId="77777777" w:rsidR="00FB0DA0" w:rsidRDefault="00FB0DA0" w:rsidP="00711285">
      <w:pPr>
        <w:pStyle w:val="Prrafodelista"/>
        <w:numPr>
          <w:ilvl w:val="0"/>
          <w:numId w:val="21"/>
        </w:numPr>
      </w:pPr>
      <w:proofErr w:type="spellStart"/>
      <w:r>
        <w:t>intento_id</w:t>
      </w:r>
      <w:proofErr w:type="spellEnd"/>
      <w:r>
        <w:t xml:space="preserve"> -&gt; FK hacia el campo “id” de la tabla “intentos”.</w:t>
      </w:r>
    </w:p>
    <w:p w14:paraId="0C0D18E2" w14:textId="77777777" w:rsidR="00FB0DA0" w:rsidRDefault="00FB0DA0" w:rsidP="00FB0DA0"/>
    <w:p w14:paraId="53045F54" w14:textId="69C9EEB5" w:rsidR="00E55FDE" w:rsidRDefault="00E55FDE" w:rsidP="00FB0DA0">
      <w:r>
        <w:br w:type="page"/>
      </w:r>
    </w:p>
    <w:p w14:paraId="63C207E2" w14:textId="3D9672D9" w:rsidR="00725613" w:rsidRDefault="00B71179" w:rsidP="00725613">
      <w:pPr>
        <w:pStyle w:val="Ttulo3"/>
      </w:pPr>
      <w:bookmarkStart w:id="135" w:name="_Toc442008755"/>
      <w:r>
        <w:lastRenderedPageBreak/>
        <w:t>Diagrama de paquetes</w:t>
      </w:r>
      <w:bookmarkEnd w:id="135"/>
    </w:p>
    <w:p w14:paraId="268159DF" w14:textId="77777777" w:rsidR="00457049" w:rsidRDefault="00725613" w:rsidP="00457049">
      <w:pPr>
        <w:pStyle w:val="Cuerpo"/>
        <w:keepNext/>
      </w:pPr>
      <w:r w:rsidRPr="006929BB">
        <w:rPr>
          <w:noProof/>
          <w:lang w:eastAsia="es-ES"/>
        </w:rPr>
        <w:drawing>
          <wp:inline distT="0" distB="0" distL="0" distR="0" wp14:anchorId="79D663D1" wp14:editId="57C73ED7">
            <wp:extent cx="3662375" cy="5181320"/>
            <wp:effectExtent l="0" t="0" r="0" b="635"/>
            <wp:docPr id="60" name="Imagen 60" descr="C:\Users\Álvaro\Dropbox\TFG\Diagrama de paquet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 de paquetes\Class Diagram0.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633" t="2289" r="6382" b="30906"/>
                    <a:stretch/>
                  </pic:blipFill>
                  <pic:spPr bwMode="auto">
                    <a:xfrm>
                      <a:off x="0" y="0"/>
                      <a:ext cx="3668377" cy="5189811"/>
                    </a:xfrm>
                    <a:prstGeom prst="rect">
                      <a:avLst/>
                    </a:prstGeom>
                    <a:noFill/>
                    <a:ln>
                      <a:noFill/>
                    </a:ln>
                    <a:extLst>
                      <a:ext uri="{53640926-AAD7-44D8-BBD7-CCE9431645EC}">
                        <a14:shadowObscured xmlns:a14="http://schemas.microsoft.com/office/drawing/2010/main"/>
                      </a:ext>
                    </a:extLst>
                  </pic:spPr>
                </pic:pic>
              </a:graphicData>
            </a:graphic>
          </wp:inline>
        </w:drawing>
      </w:r>
    </w:p>
    <w:p w14:paraId="25B54EC8" w14:textId="3B59647F" w:rsidR="00725613" w:rsidRDefault="00457049" w:rsidP="00457049">
      <w:pPr>
        <w:pStyle w:val="Epgrafe"/>
        <w:jc w:val="center"/>
      </w:pPr>
      <w:bookmarkStart w:id="136" w:name="_Toc442010229"/>
      <w:r>
        <w:t xml:space="preserve">Ilustración </w:t>
      </w:r>
      <w:fldSimple w:instr=" SEQ Ilustración \* ARABIC ">
        <w:r w:rsidR="00362B9A">
          <w:rPr>
            <w:noProof/>
          </w:rPr>
          <w:t>22</w:t>
        </w:r>
      </w:fldSimple>
      <w:r>
        <w:t>: Diagrama de paquetes</w:t>
      </w:r>
      <w:bookmarkEnd w:id="136"/>
    </w:p>
    <w:p w14:paraId="4E2E39E1" w14:textId="77777777" w:rsidR="00FC3CF5" w:rsidRDefault="00FC3CF5" w:rsidP="00725613">
      <w:pPr>
        <w:pStyle w:val="Cuerpo"/>
      </w:pPr>
    </w:p>
    <w:p w14:paraId="5E6F3A23" w14:textId="2D11913A" w:rsidR="00FC3CF5" w:rsidRPr="00FC3CF5" w:rsidRDefault="00FC3CF5" w:rsidP="00725613">
      <w:pPr>
        <w:pStyle w:val="Cuerpo"/>
        <w:rPr>
          <w:b/>
          <w:u w:val="single"/>
        </w:rPr>
      </w:pPr>
      <w:r w:rsidRPr="00FC3CF5">
        <w:rPr>
          <w:b/>
          <w:u w:val="single"/>
        </w:rPr>
        <w:lastRenderedPageBreak/>
        <w:t>Explicación del diagrama de paquetes</w:t>
      </w:r>
    </w:p>
    <w:p w14:paraId="4FA08C10" w14:textId="3713FE89" w:rsidR="00725613" w:rsidRDefault="00725613" w:rsidP="00725613">
      <w:pPr>
        <w:pStyle w:val="Cuerpo"/>
      </w:pPr>
      <w:proofErr w:type="spellStart"/>
      <w:r>
        <w:t>CakePHP</w:t>
      </w:r>
      <w:proofErr w:type="spellEnd"/>
      <w:r>
        <w:t xml:space="preserve"> proporciona por defecto una estructura de carpetas que va a permitir implementar el </w:t>
      </w:r>
      <w:ins w:id="137" w:author="BRUNO BARUQUE ZANON" w:date="2016-02-01T13:22:00Z">
        <w:r w:rsidR="00C078D5">
          <w:t xml:space="preserve">patrón de </w:t>
        </w:r>
      </w:ins>
      <w:r>
        <w:t>Modelo Vista Controlador. En esta estructura de carpetas se encuentran las siguientes carpetas:</w:t>
      </w:r>
    </w:p>
    <w:p w14:paraId="5D2A2B16" w14:textId="1D500331" w:rsidR="00725613" w:rsidRDefault="00725613" w:rsidP="00711285">
      <w:pPr>
        <w:pStyle w:val="Cuerpo"/>
        <w:numPr>
          <w:ilvl w:val="0"/>
          <w:numId w:val="14"/>
        </w:numPr>
      </w:pPr>
      <w:proofErr w:type="spellStart"/>
      <w:r w:rsidRPr="003736EF">
        <w:rPr>
          <w:b/>
        </w:rPr>
        <w:t>Controller</w:t>
      </w:r>
      <w:proofErr w:type="spellEnd"/>
      <w:r>
        <w:t>: Dentro de la cual van a estar todos los controladores.</w:t>
      </w:r>
      <w:ins w:id="138" w:author="BRUNO BARUQUE ZANON" w:date="2016-02-01T13:27:00Z">
        <w:r w:rsidR="00C6639D">
          <w:t xml:space="preserve"> Se trata de clases PHP que implementan la mayor parte de la funcionalidad de la aplicación.</w:t>
        </w:r>
      </w:ins>
    </w:p>
    <w:p w14:paraId="35C3CCB3" w14:textId="4CE6E16E" w:rsidR="00725613" w:rsidRDefault="00725613" w:rsidP="00711285">
      <w:pPr>
        <w:pStyle w:val="Cuerpo"/>
        <w:numPr>
          <w:ilvl w:val="0"/>
          <w:numId w:val="14"/>
        </w:numPr>
      </w:pPr>
      <w:proofErr w:type="spellStart"/>
      <w:r>
        <w:rPr>
          <w:b/>
        </w:rPr>
        <w:t>Template</w:t>
      </w:r>
      <w:proofErr w:type="spellEnd"/>
      <w:r w:rsidRPr="003736EF">
        <w:t>:</w:t>
      </w:r>
      <w:r>
        <w:t xml:space="preserve"> Contiene las vistas</w:t>
      </w:r>
      <w:ins w:id="139" w:author="BRUNO BARUQUE ZANON" w:date="2016-02-01T13:27:00Z">
        <w:r w:rsidR="00C6639D">
          <w:t xml:space="preserve">, cuyo funcionamiento viene establecido por el </w:t>
        </w:r>
        <w:proofErr w:type="spellStart"/>
        <w:r w:rsidR="00C6639D">
          <w:t>framework</w:t>
        </w:r>
        <w:proofErr w:type="spellEnd"/>
        <w:r w:rsidR="00C6639D">
          <w:t xml:space="preserve"> </w:t>
        </w:r>
        <w:proofErr w:type="spellStart"/>
        <w:r w:rsidR="00C6639D">
          <w:t>CakePHP</w:t>
        </w:r>
      </w:ins>
      <w:proofErr w:type="spellEnd"/>
      <w:r>
        <w:t>. Si un controlador tiene vistas, primero hay que crear una subcarpeta dentro de esta carpeta, cuyo nombre debe de ser el del controlador. Por ejemplo si “</w:t>
      </w:r>
      <w:proofErr w:type="spellStart"/>
      <w:r>
        <w:t>ProfesoresController</w:t>
      </w:r>
      <w:proofErr w:type="spellEnd"/>
      <w:r>
        <w:t>” tiene vistas, hay que crear una subcarpeta “Profesores” dentro de la carpeta “</w:t>
      </w:r>
      <w:proofErr w:type="spellStart"/>
      <w:r>
        <w:t>Template</w:t>
      </w:r>
      <w:proofErr w:type="spellEnd"/>
      <w:r>
        <w:t>”, y dentro de la subcarpeta “Profesores” se crearían las vistas de extensión .</w:t>
      </w:r>
      <w:proofErr w:type="spellStart"/>
      <w:r>
        <w:t>ctp</w:t>
      </w:r>
      <w:proofErr w:type="spellEnd"/>
      <w:r>
        <w:t xml:space="preserve"> </w:t>
      </w:r>
      <w:r>
        <w:fldChar w:fldCharType="begin"/>
      </w:r>
      <w:r w:rsidR="000E06BD">
        <w:instrText xml:space="preserve"> ADDIN ZOTERO_ITEM CSL_CITATION {"citationID":"1een25h7sb","properties":{"formattedCitation":"[3]","plainCitation":"[3]"},"citationItems":[{"id":14,"uris":["http://zotero.org/users/local/LLkhPqvS/items/TCJBTGJ5"],"uri":["http://zotero.org/users/local/LLkhPqvS/items/TCJBTGJ5"],"itemData":{"id":14,"type":"webpage","title":"Vistas - CakePHP cookbook","URL":"http://book.cakephp.org/3.0/en/views.html"}}],"schema":"https://github.com/citation-style-language/schema/raw/master/csl-citation.json"} </w:instrText>
      </w:r>
      <w:r>
        <w:fldChar w:fldCharType="separate"/>
      </w:r>
      <w:r w:rsidR="000E06BD" w:rsidRPr="000E06BD">
        <w:rPr>
          <w:rFonts w:ascii="Calibri" w:hAnsi="Calibri"/>
        </w:rPr>
        <w:t>[3]</w:t>
      </w:r>
      <w:r>
        <w:fldChar w:fldCharType="end"/>
      </w:r>
      <w:r>
        <w:t xml:space="preserve">. </w:t>
      </w:r>
    </w:p>
    <w:p w14:paraId="3390C379" w14:textId="51A710B2" w:rsidR="00725613" w:rsidRDefault="00725613" w:rsidP="00725613">
      <w:pPr>
        <w:pStyle w:val="Cuerpo"/>
        <w:ind w:left="720"/>
      </w:pPr>
      <w:r>
        <w:t>Además, si la vista creada recibe por ejemplo el nombre de “</w:t>
      </w:r>
      <w:proofErr w:type="spellStart"/>
      <w:r>
        <w:t>generar_graficas.ctp</w:t>
      </w:r>
      <w:proofErr w:type="spellEnd"/>
      <w:r>
        <w:t>”, dentro del controlador “</w:t>
      </w:r>
      <w:proofErr w:type="spellStart"/>
      <w:r>
        <w:t>ProfesoresController</w:t>
      </w:r>
      <w:proofErr w:type="spellEnd"/>
      <w:r>
        <w:t xml:space="preserve">” deberá de existir un método público o </w:t>
      </w:r>
      <w:proofErr w:type="spellStart"/>
      <w:r w:rsidRPr="00CF754C">
        <w:rPr>
          <w:i/>
        </w:rPr>
        <w:t>action</w:t>
      </w:r>
      <w:proofErr w:type="spellEnd"/>
      <w:r>
        <w:t xml:space="preserve"> con nombre “</w:t>
      </w:r>
      <w:proofErr w:type="spellStart"/>
      <w:r>
        <w:t>generarGraficas</w:t>
      </w:r>
      <w:proofErr w:type="spellEnd"/>
      <w:r>
        <w:t xml:space="preserve">” que esté ligado a esa vista </w:t>
      </w:r>
      <w:r w:rsidR="007F2885">
        <w:fldChar w:fldCharType="begin"/>
      </w:r>
      <w:r w:rsidR="000E06BD">
        <w:instrText xml:space="preserve"> ADDIN ZOTERO_ITEM CSL_CITATION {"citationID":"1dpqk9rjq4","properties":{"formattedCitation":"[4]","plainCitation":"[4]"},"citationItems":[{"id":15,"uris":["http://zotero.org/users/local/LLkhPqvS/items/J442MPNQ"],"uri":["http://zotero.org/users/local/LLkhPqvS/items/J442MPNQ"],"itemData":{"id":15,"type":"webpage","title":"Controladores - CakePHP cookbook","URL":"http://book.cakephp.org/3.0/en/controllers.html"}}],"schema":"https://github.com/citation-style-language/schema/raw/master/csl-citation.json"} </w:instrText>
      </w:r>
      <w:r w:rsidR="007F2885">
        <w:fldChar w:fldCharType="separate"/>
      </w:r>
      <w:r w:rsidR="000E06BD" w:rsidRPr="000E06BD">
        <w:rPr>
          <w:rFonts w:ascii="Calibri" w:hAnsi="Calibri"/>
        </w:rPr>
        <w:t>[4]</w:t>
      </w:r>
      <w:r w:rsidR="007F2885">
        <w:fldChar w:fldCharType="end"/>
      </w:r>
      <w:r>
        <w:t>.</w:t>
      </w:r>
    </w:p>
    <w:p w14:paraId="5130AE97" w14:textId="77777777" w:rsidR="00AF61C3" w:rsidRDefault="00725613" w:rsidP="00AF61C3">
      <w:pPr>
        <w:pStyle w:val="Cuerpo"/>
      </w:pPr>
      <w:r>
        <w:t xml:space="preserve">Respecto al </w:t>
      </w:r>
      <w:r w:rsidRPr="006929BB">
        <w:t>modelo</w:t>
      </w:r>
      <w:r>
        <w:t xml:space="preserve">, no ha sido necesario crear entidades debido a que </w:t>
      </w:r>
      <w:proofErr w:type="spellStart"/>
      <w:r>
        <w:t>CakePHP</w:t>
      </w:r>
      <w:proofErr w:type="spellEnd"/>
      <w:r>
        <w:t xml:space="preserve"> nos lo facilita y no obliga a tener creada una clase para cada entidad.  Por ello gracias al método “</w:t>
      </w:r>
      <w:proofErr w:type="spellStart"/>
      <w:r>
        <w:t>newEntity</w:t>
      </w:r>
      <w:proofErr w:type="spellEnd"/>
      <w:r>
        <w:t xml:space="preserve">()” de </w:t>
      </w:r>
      <w:proofErr w:type="spellStart"/>
      <w:r>
        <w:t>CakePHP</w:t>
      </w:r>
      <w:proofErr w:type="spellEnd"/>
      <w:r>
        <w:t xml:space="preserve"> la creación de entidades para la tabla que queramos es un proceso sencillo y rápido de hacer</w:t>
      </w:r>
      <w:r w:rsidR="007F2885">
        <w:t xml:space="preserve"> </w:t>
      </w:r>
      <w:r w:rsidR="007F2885">
        <w:fldChar w:fldCharType="begin"/>
      </w:r>
      <w:r w:rsidR="000E06BD">
        <w:instrText xml:space="preserve"> ADDIN ZOTERO_ITEM CSL_CITATION {"citationID":"2q6b8usuf2","properties":{"formattedCitation":"[5]","plainCitation":"[5]"},"citationItems":[{"id":65,"uris":["http://zotero.org/users/local/LLkhPqvS/items/K2EVAV7U"],"uri":["http://zotero.org/users/local/LLkhPqvS/items/K2EVAV7U"],"itemData":{"id":65,"type":"webpage","title":"Modelo - CakePHP cookbook","URL":"http://book.cakephp.org/3.0/en/orm/saving-data.html"}}],"schema":"https://github.com/citation-style-language/schema/raw/master/csl-citation.json"} </w:instrText>
      </w:r>
      <w:r w:rsidR="007F2885">
        <w:fldChar w:fldCharType="separate"/>
      </w:r>
      <w:r w:rsidR="000E06BD" w:rsidRPr="000E06BD">
        <w:rPr>
          <w:rFonts w:ascii="Calibri" w:hAnsi="Calibri"/>
        </w:rPr>
        <w:t>[5]</w:t>
      </w:r>
      <w:r w:rsidR="007F2885">
        <w:fldChar w:fldCharType="end"/>
      </w:r>
      <w:r>
        <w:t>.</w:t>
      </w:r>
    </w:p>
    <w:p w14:paraId="7F4F1AE2" w14:textId="77777777" w:rsidR="00AF61C3" w:rsidRDefault="00AF61C3" w:rsidP="00AF61C3">
      <w:pPr>
        <w:pStyle w:val="Cuerpo"/>
        <w:sectPr w:rsidR="00AF61C3" w:rsidSect="00E96677">
          <w:headerReference w:type="even" r:id="rId37"/>
          <w:headerReference w:type="first" r:id="rId38"/>
          <w:pgSz w:w="8419" w:h="11906" w:orient="landscape" w:code="9"/>
          <w:pgMar w:top="680" w:right="851" w:bottom="680" w:left="851" w:header="709" w:footer="709" w:gutter="510"/>
          <w:pgNumType w:start="1"/>
          <w:cols w:space="708"/>
          <w:titlePg/>
          <w:docGrid w:linePitch="360"/>
        </w:sectPr>
      </w:pPr>
    </w:p>
    <w:p w14:paraId="4F79049C" w14:textId="713DB352" w:rsidR="009B4A3F" w:rsidRDefault="00AF61C3" w:rsidP="00AF61C3">
      <w:pPr>
        <w:pStyle w:val="Ttulo3"/>
      </w:pPr>
      <w:bookmarkStart w:id="140" w:name="_Toc442008756"/>
      <w:commentRangeStart w:id="141"/>
      <w:r w:rsidRPr="005E0A8C">
        <w:rPr>
          <w:noProof/>
          <w:lang w:eastAsia="es-ES"/>
        </w:rPr>
        <w:lastRenderedPageBreak/>
        <w:drawing>
          <wp:anchor distT="0" distB="0" distL="114300" distR="114300" simplePos="0" relativeHeight="251667456" behindDoc="0" locked="0" layoutInCell="1" allowOverlap="1" wp14:anchorId="1B885EE2" wp14:editId="6CC08909">
            <wp:simplePos x="0" y="0"/>
            <wp:positionH relativeFrom="margin">
              <wp:posOffset>497205</wp:posOffset>
            </wp:positionH>
            <wp:positionV relativeFrom="paragraph">
              <wp:posOffset>198755</wp:posOffset>
            </wp:positionV>
            <wp:extent cx="5325745" cy="3107055"/>
            <wp:effectExtent l="0" t="0" r="8255" b="0"/>
            <wp:wrapThrough wrapText="bothSides">
              <wp:wrapPolygon edited="0">
                <wp:start x="0" y="0"/>
                <wp:lineTo x="0" y="21454"/>
                <wp:lineTo x="21556" y="21454"/>
                <wp:lineTo x="21556" y="0"/>
                <wp:lineTo x="0" y="0"/>
              </wp:wrapPolygon>
            </wp:wrapThrough>
            <wp:docPr id="92" name="Imagen 92" descr="C:\Users\Álvaro\Dropbox\TFG\Diagrama de clases\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 de clases\Class Diagram0.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793" t="2912" r="1015" b="10932"/>
                    <a:stretch/>
                  </pic:blipFill>
                  <pic:spPr bwMode="auto">
                    <a:xfrm>
                      <a:off x="0" y="0"/>
                      <a:ext cx="5325745" cy="3107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141"/>
      <w:r w:rsidR="003B183B">
        <w:rPr>
          <w:rStyle w:val="Refdecomentario"/>
          <w:rFonts w:ascii="Liberation Serif" w:eastAsiaTheme="minorHAnsi" w:hAnsi="Liberation Serif" w:cstheme="minorBidi"/>
          <w:b w:val="0"/>
        </w:rPr>
        <w:commentReference w:id="141"/>
      </w:r>
      <w:r w:rsidR="009B4A3F">
        <w:t>Diagrama de clases</w:t>
      </w:r>
      <w:bookmarkEnd w:id="140"/>
    </w:p>
    <w:p w14:paraId="53A7C7A2" w14:textId="16405EAD" w:rsidR="00725613" w:rsidRDefault="00725613" w:rsidP="00725613">
      <w:pPr>
        <w:pStyle w:val="Cuerpo"/>
      </w:pPr>
    </w:p>
    <w:p w14:paraId="1078F1F7" w14:textId="2674FF20" w:rsidR="00725613" w:rsidRDefault="00AF61C3" w:rsidP="00725613">
      <w:pPr>
        <w:pStyle w:val="Cuerpo"/>
      </w:pPr>
      <w:r>
        <w:rPr>
          <w:noProof/>
          <w:lang w:eastAsia="es-ES"/>
        </w:rPr>
        <mc:AlternateContent>
          <mc:Choice Requires="wps">
            <w:drawing>
              <wp:anchor distT="0" distB="0" distL="114300" distR="114300" simplePos="0" relativeHeight="251669504" behindDoc="0" locked="0" layoutInCell="1" allowOverlap="1" wp14:anchorId="528AA8A8" wp14:editId="2A42F008">
                <wp:simplePos x="0" y="0"/>
                <wp:positionH relativeFrom="column">
                  <wp:posOffset>14605</wp:posOffset>
                </wp:positionH>
                <wp:positionV relativeFrom="paragraph">
                  <wp:posOffset>3021355</wp:posOffset>
                </wp:positionV>
                <wp:extent cx="6320790" cy="635"/>
                <wp:effectExtent l="0" t="0" r="3810" b="0"/>
                <wp:wrapThrough wrapText="bothSides">
                  <wp:wrapPolygon edited="0">
                    <wp:start x="0" y="0"/>
                    <wp:lineTo x="0" y="19915"/>
                    <wp:lineTo x="21548" y="19915"/>
                    <wp:lineTo x="21548" y="0"/>
                    <wp:lineTo x="0" y="0"/>
                  </wp:wrapPolygon>
                </wp:wrapThrough>
                <wp:docPr id="93" name="Cuadro de texto 93"/>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a:effectLst/>
                      </wps:spPr>
                      <wps:txbx>
                        <w:txbxContent>
                          <w:p w14:paraId="3837B4AF" w14:textId="4436772E" w:rsidR="000E72D2" w:rsidRPr="00C3101B" w:rsidRDefault="000E72D2" w:rsidP="009B4A3F">
                            <w:pPr>
                              <w:pStyle w:val="Epgrafe"/>
                              <w:jc w:val="center"/>
                              <w:rPr>
                                <w:noProof/>
                              </w:rPr>
                            </w:pPr>
                            <w:bookmarkStart w:id="142" w:name="_Toc442010230"/>
                            <w:r>
                              <w:t xml:space="preserve">Ilustración </w:t>
                            </w:r>
                            <w:fldSimple w:instr=" SEQ Ilustración \* ARABIC ">
                              <w:r>
                                <w:rPr>
                                  <w:noProof/>
                                </w:rPr>
                                <w:t>23</w:t>
                              </w:r>
                            </w:fldSimple>
                            <w:r>
                              <w:t>: Diagrama de clases</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93" o:spid="_x0000_s1027" type="#_x0000_t202" style="position:absolute;margin-left:1.15pt;margin-top:237.9pt;width:497.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" stroked="f">
                <v:textbox style="mso-fit-shape-to-text:t" inset="0,0,0,0">
                  <w:txbxContent>
                    <w:p w14:paraId="3837B4AF" w14:textId="4436772E" w:rsidR="000E72D2" w:rsidRPr="00C3101B" w:rsidRDefault="000E72D2" w:rsidP="009B4A3F">
                      <w:pPr>
                        <w:pStyle w:val="Epgrafe"/>
                        <w:jc w:val="center"/>
                        <w:rPr>
                          <w:noProof/>
                        </w:rPr>
                      </w:pPr>
                      <w:bookmarkStart w:id="143" w:name="_Toc442010230"/>
                      <w:r>
                        <w:t xml:space="preserve">Ilustración </w:t>
                      </w:r>
                      <w:fldSimple w:instr=" SEQ Ilustración \* ARABIC ">
                        <w:r>
                          <w:rPr>
                            <w:noProof/>
                          </w:rPr>
                          <w:t>23</w:t>
                        </w:r>
                      </w:fldSimple>
                      <w:r>
                        <w:t>: Diagrama de clases</w:t>
                      </w:r>
                      <w:bookmarkEnd w:id="143"/>
                    </w:p>
                  </w:txbxContent>
                </v:textbox>
                <w10:wrap type="through"/>
              </v:shape>
            </w:pict>
          </mc:Fallback>
        </mc:AlternateContent>
      </w:r>
    </w:p>
    <w:p w14:paraId="31944FC2" w14:textId="77777777" w:rsidR="00AF61C3" w:rsidRDefault="00AF61C3" w:rsidP="005E0A8C">
      <w:pPr>
        <w:pStyle w:val="Cuerpo"/>
        <w:rPr>
          <w:b/>
          <w:u w:val="single"/>
        </w:rPr>
        <w:sectPr w:rsidR="00AF61C3" w:rsidSect="00AF61C3">
          <w:pgSz w:w="11906" w:h="8419" w:code="9"/>
          <w:pgMar w:top="851" w:right="680" w:bottom="851" w:left="680" w:header="709" w:footer="709" w:gutter="510"/>
          <w:cols w:space="708"/>
          <w:titlePg/>
          <w:docGrid w:linePitch="360"/>
        </w:sectPr>
      </w:pPr>
    </w:p>
    <w:p w14:paraId="76DB3431" w14:textId="299DD159" w:rsidR="005E0A8C" w:rsidRPr="00766F82" w:rsidRDefault="005E0A8C" w:rsidP="005E0A8C">
      <w:pPr>
        <w:pStyle w:val="Cuerpo"/>
        <w:rPr>
          <w:b/>
          <w:u w:val="single"/>
        </w:rPr>
      </w:pPr>
      <w:r w:rsidRPr="00766F82">
        <w:rPr>
          <w:b/>
          <w:u w:val="single"/>
        </w:rPr>
        <w:lastRenderedPageBreak/>
        <w:t>Explicación del diagrama de clases</w:t>
      </w:r>
    </w:p>
    <w:p w14:paraId="526E32F0" w14:textId="1070D8AC" w:rsidR="005E0A8C" w:rsidRDefault="00766F82" w:rsidP="005E0A8C">
      <w:pPr>
        <w:pStyle w:val="Cuerpo"/>
      </w:pPr>
      <w:r>
        <w:t xml:space="preserve">La explicación del diagrama de clases y </w:t>
      </w:r>
      <w:del w:id="144" w:author="BRUNO BARUQUE ZANON" w:date="2016-02-01T13:33:00Z">
        <w:r w:rsidDel="003B183B">
          <w:delText xml:space="preserve">un poco </w:delText>
        </w:r>
      </w:del>
      <w:r w:rsidR="00457049">
        <w:t>la función que tiene cada uno de los controladores</w:t>
      </w:r>
      <w:r>
        <w:t xml:space="preserve"> dentro de aplicación sería la siguiente:</w:t>
      </w:r>
    </w:p>
    <w:p w14:paraId="68A4F3D5" w14:textId="37473D91" w:rsidR="00766F82" w:rsidRDefault="00766F82" w:rsidP="005E0A8C">
      <w:pPr>
        <w:pStyle w:val="Cuerpo"/>
      </w:pPr>
      <w:r>
        <w:t>En primer lugar, todos los controladores heredan de “</w:t>
      </w:r>
      <w:proofErr w:type="spellStart"/>
      <w:r>
        <w:t>AppController</w:t>
      </w:r>
      <w:proofErr w:type="spellEnd"/>
      <w:r>
        <w:t xml:space="preserve">”. </w:t>
      </w:r>
      <w:del w:id="145" w:author="BRUNO BARUQUE ZANON" w:date="2016-02-01T13:35:00Z">
        <w:r w:rsidDel="003B183B">
          <w:delText>La aplicación siempre choca contra</w:delText>
        </w:r>
      </w:del>
      <w:ins w:id="146" w:author="BRUNO BARUQUE ZANON" w:date="2016-02-01T13:35:00Z">
        <w:r w:rsidR="003B183B">
          <w:t>Las peticiones web hacia la aplicación siempre se reciben por la clase</w:t>
        </w:r>
      </w:ins>
      <w:r>
        <w:t xml:space="preserve"> “</w:t>
      </w:r>
      <w:proofErr w:type="spellStart"/>
      <w:r>
        <w:t>ConexionesController</w:t>
      </w:r>
      <w:proofErr w:type="spellEnd"/>
      <w:r>
        <w:t>”, que es el controlador que en función del rol del usuario que haya accedido a la aplicación va a re</w:t>
      </w:r>
      <w:ins w:id="147" w:author="BRUNO BARUQUE ZANON" w:date="2016-02-01T13:35:00Z">
        <w:r w:rsidR="003B183B">
          <w:t>-</w:t>
        </w:r>
      </w:ins>
      <w:del w:id="148" w:author="BRUNO BARUQUE ZANON" w:date="2016-02-01T13:35:00Z">
        <w:r w:rsidDel="003B183B">
          <w:delText xml:space="preserve"> </w:delText>
        </w:r>
      </w:del>
      <w:r>
        <w:t xml:space="preserve">direccionar (para ello se utiliza una función de </w:t>
      </w:r>
      <w:proofErr w:type="spellStart"/>
      <w:r>
        <w:t>CakePHP</w:t>
      </w:r>
      <w:proofErr w:type="spellEnd"/>
      <w:r>
        <w:t xml:space="preserve"> que permite hacerlo sin necesidad de instanciar el controlador al que se va a re direccionar) a uno de los 4 controladores que están por debajo:</w:t>
      </w:r>
    </w:p>
    <w:p w14:paraId="1B2B19A2" w14:textId="65D1C9D6" w:rsidR="00766F82" w:rsidRDefault="00766F82" w:rsidP="00711285">
      <w:pPr>
        <w:pStyle w:val="Cuerpo"/>
        <w:numPr>
          <w:ilvl w:val="0"/>
          <w:numId w:val="14"/>
        </w:numPr>
      </w:pPr>
      <w:r>
        <w:t xml:space="preserve">Si el que accede a la aplicación es un </w:t>
      </w:r>
      <w:r w:rsidRPr="00766F82">
        <w:rPr>
          <w:b/>
        </w:rPr>
        <w:t>profesor</w:t>
      </w:r>
      <w:r>
        <w:t xml:space="preserve"> entonces:</w:t>
      </w:r>
    </w:p>
    <w:p w14:paraId="5F831ADD" w14:textId="423964C1" w:rsidR="00766F82" w:rsidRDefault="00766F82" w:rsidP="00711285">
      <w:pPr>
        <w:pStyle w:val="Cuerpo"/>
        <w:numPr>
          <w:ilvl w:val="1"/>
          <w:numId w:val="14"/>
        </w:numPr>
      </w:pPr>
      <w:r>
        <w:t>Si es su primer acceso, será redirigido a “</w:t>
      </w:r>
      <w:proofErr w:type="spellStart"/>
      <w:r>
        <w:t>TareasController</w:t>
      </w:r>
      <w:proofErr w:type="spellEnd"/>
      <w:r>
        <w:t>” para que rellene el formulario obligatorio de configuración de parámetros de la tarea.</w:t>
      </w:r>
    </w:p>
    <w:p w14:paraId="43AA8745" w14:textId="77777777" w:rsidR="00766F82" w:rsidRDefault="00766F82" w:rsidP="00711285">
      <w:pPr>
        <w:pStyle w:val="Cuerpo"/>
        <w:numPr>
          <w:ilvl w:val="1"/>
          <w:numId w:val="14"/>
        </w:numPr>
      </w:pPr>
      <w:r>
        <w:t>En los siguientes accesos, será redirigido al panel principal del profesor que se encuentra en “</w:t>
      </w:r>
      <w:proofErr w:type="spellStart"/>
      <w:r>
        <w:t>ProfesoresController</w:t>
      </w:r>
      <w:proofErr w:type="spellEnd"/>
      <w:r>
        <w:t>”.</w:t>
      </w:r>
    </w:p>
    <w:p w14:paraId="00144CFE" w14:textId="77777777" w:rsidR="00766F82" w:rsidRDefault="00766F82" w:rsidP="00711285">
      <w:pPr>
        <w:pStyle w:val="Cuerpo"/>
        <w:numPr>
          <w:ilvl w:val="0"/>
          <w:numId w:val="14"/>
        </w:numPr>
      </w:pPr>
      <w:r>
        <w:t xml:space="preserve">Si el que accede a la aplicación es un </w:t>
      </w:r>
      <w:r w:rsidRPr="00766F82">
        <w:rPr>
          <w:b/>
        </w:rPr>
        <w:t>alumno</w:t>
      </w:r>
      <w:r>
        <w:t xml:space="preserve"> entonces:</w:t>
      </w:r>
    </w:p>
    <w:p w14:paraId="25DA6778" w14:textId="77777777" w:rsidR="00766F82" w:rsidRDefault="00766F82" w:rsidP="00711285">
      <w:pPr>
        <w:pStyle w:val="Cuerpo"/>
        <w:numPr>
          <w:ilvl w:val="1"/>
          <w:numId w:val="14"/>
        </w:numPr>
      </w:pPr>
      <w:r>
        <w:t>Si es su primer acceso, será redirigido a “</w:t>
      </w:r>
      <w:proofErr w:type="spellStart"/>
      <w:r>
        <w:t>AlumnosController</w:t>
      </w:r>
      <w:proofErr w:type="spellEnd"/>
      <w:r>
        <w:t>” donde se procederá a su registro en la aplicación.</w:t>
      </w:r>
    </w:p>
    <w:p w14:paraId="46C02D1A" w14:textId="77777777" w:rsidR="00766F82" w:rsidRDefault="00766F82" w:rsidP="00711285">
      <w:pPr>
        <w:pStyle w:val="Cuerpo"/>
        <w:numPr>
          <w:ilvl w:val="1"/>
          <w:numId w:val="14"/>
        </w:numPr>
      </w:pPr>
      <w:r>
        <w:t>En los siguientes accesos será redirigido al panel principal del alumno, que es el formulario de subida de prácticas, perteneciente a “</w:t>
      </w:r>
      <w:proofErr w:type="spellStart"/>
      <w:r>
        <w:t>IntentosController</w:t>
      </w:r>
      <w:proofErr w:type="spellEnd"/>
      <w:r>
        <w:t>”.</w:t>
      </w:r>
    </w:p>
    <w:p w14:paraId="558F2300" w14:textId="77777777" w:rsidR="00766F82" w:rsidRPr="00766F82" w:rsidRDefault="00766F82" w:rsidP="00766F82">
      <w:pPr>
        <w:pStyle w:val="Cuerpo"/>
      </w:pPr>
      <w:r>
        <w:t>Por lo tanto por parte del profesor “</w:t>
      </w:r>
      <w:proofErr w:type="spellStart"/>
      <w:r>
        <w:t>ProfesoresController</w:t>
      </w:r>
      <w:proofErr w:type="spellEnd"/>
      <w:r>
        <w:t>” sería el controlador principal, y por parte del alumno sería “</w:t>
      </w:r>
      <w:proofErr w:type="spellStart"/>
      <w:r>
        <w:t>IntentosController</w:t>
      </w:r>
      <w:proofErr w:type="spellEnd"/>
      <w:r>
        <w:t>”. A partir de ahora</w:t>
      </w:r>
      <w:r w:rsidR="00EA325B">
        <w:t xml:space="preserve"> estos controladores serán los que usen los controladores que se encuentran por debajo cuando sea necesario. Por ejemplo: tanto “</w:t>
      </w:r>
      <w:proofErr w:type="spellStart"/>
      <w:r w:rsidR="00EA325B">
        <w:t>IntentosController</w:t>
      </w:r>
      <w:proofErr w:type="spellEnd"/>
      <w:r w:rsidR="00EA325B">
        <w:t>” como “</w:t>
      </w:r>
      <w:proofErr w:type="spellStart"/>
      <w:r w:rsidR="00EA325B">
        <w:t>ProfesoresController</w:t>
      </w:r>
      <w:proofErr w:type="spellEnd"/>
      <w:r w:rsidR="00EA325B">
        <w:t>” van a hacer uso del controlador “</w:t>
      </w:r>
      <w:proofErr w:type="spellStart"/>
      <w:r w:rsidR="00EA325B">
        <w:t>GraficasController</w:t>
      </w:r>
      <w:proofErr w:type="spellEnd"/>
      <w:r w:rsidR="00EA325B">
        <w:t>” para generar las gráficas necesarias.</w:t>
      </w:r>
    </w:p>
    <w:p w14:paraId="6F3E87B2" w14:textId="77777777" w:rsidR="005E0A8C" w:rsidRDefault="005E0A8C" w:rsidP="005E0A8C">
      <w:pPr>
        <w:pStyle w:val="Cuerpo"/>
        <w:rPr>
          <w:b/>
        </w:rPr>
      </w:pPr>
    </w:p>
    <w:p w14:paraId="4CE8A98E" w14:textId="77777777" w:rsidR="00EA325B" w:rsidRPr="005E0A8C" w:rsidRDefault="00EA325B" w:rsidP="00EA325B">
      <w:pPr>
        <w:rPr>
          <w:b/>
        </w:rPr>
      </w:pPr>
      <w:r>
        <w:rPr>
          <w:b/>
        </w:rPr>
        <w:br w:type="page"/>
      </w:r>
    </w:p>
    <w:p w14:paraId="14BD8A06" w14:textId="77777777" w:rsidR="00B71179" w:rsidRDefault="00B71179" w:rsidP="00B71179">
      <w:pPr>
        <w:pStyle w:val="Ttulo2"/>
      </w:pPr>
      <w:bookmarkStart w:id="149" w:name="_Toc442008757"/>
      <w:r>
        <w:lastRenderedPageBreak/>
        <w:t>Diseño procedimental</w:t>
      </w:r>
      <w:bookmarkEnd w:id="149"/>
    </w:p>
    <w:p w14:paraId="4664CF10" w14:textId="77777777" w:rsidR="00B71179" w:rsidRDefault="00B71179" w:rsidP="00B71179">
      <w:pPr>
        <w:pStyle w:val="Ttulo3"/>
      </w:pPr>
      <w:bookmarkStart w:id="150" w:name="_Toc442008758"/>
      <w:r>
        <w:t>Diagramas de secuencias</w:t>
      </w:r>
      <w:bookmarkEnd w:id="150"/>
    </w:p>
    <w:p w14:paraId="24686C36" w14:textId="77777777" w:rsidR="00B71179" w:rsidRDefault="00B71179" w:rsidP="00711285">
      <w:pPr>
        <w:pStyle w:val="Cuerpo"/>
        <w:numPr>
          <w:ilvl w:val="0"/>
          <w:numId w:val="14"/>
        </w:numPr>
      </w:pPr>
      <w:r>
        <w:t>Diagrama de secuencia: “Conexión del usuario (profesor/alumno)”</w:t>
      </w:r>
    </w:p>
    <w:p w14:paraId="550C0D76" w14:textId="77777777" w:rsidR="00B71179" w:rsidRDefault="00B71179" w:rsidP="00B71179">
      <w:pPr>
        <w:pStyle w:val="Cuerpo"/>
        <w:rPr>
          <w:noProof/>
          <w:lang w:eastAsia="es-ES"/>
        </w:rPr>
      </w:pPr>
    </w:p>
    <w:p w14:paraId="516A182A" w14:textId="77777777" w:rsidR="00457049" w:rsidRDefault="00B71179" w:rsidP="00457049">
      <w:pPr>
        <w:pStyle w:val="Cuerpo"/>
        <w:keepNext/>
        <w:jc w:val="center"/>
      </w:pPr>
      <w:r w:rsidRPr="00B71179">
        <w:rPr>
          <w:noProof/>
          <w:lang w:eastAsia="es-ES"/>
        </w:rPr>
        <w:drawing>
          <wp:inline distT="0" distB="0" distL="0" distR="0" wp14:anchorId="1D49DBB7" wp14:editId="132EEEF3">
            <wp:extent cx="3934324" cy="3288386"/>
            <wp:effectExtent l="0" t="0" r="9525" b="762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887" t="5174" r="17039" b="6842"/>
                    <a:stretch/>
                  </pic:blipFill>
                  <pic:spPr bwMode="auto">
                    <a:xfrm>
                      <a:off x="0" y="0"/>
                      <a:ext cx="3948331" cy="3300093"/>
                    </a:xfrm>
                    <a:prstGeom prst="rect">
                      <a:avLst/>
                    </a:prstGeom>
                    <a:noFill/>
                    <a:ln>
                      <a:noFill/>
                    </a:ln>
                    <a:extLst>
                      <a:ext uri="{53640926-AAD7-44D8-BBD7-CCE9431645EC}">
                        <a14:shadowObscured xmlns:a14="http://schemas.microsoft.com/office/drawing/2010/main"/>
                      </a:ext>
                    </a:extLst>
                  </pic:spPr>
                </pic:pic>
              </a:graphicData>
            </a:graphic>
          </wp:inline>
        </w:drawing>
      </w:r>
    </w:p>
    <w:p w14:paraId="4A6D4A66" w14:textId="1DD7A6DE" w:rsidR="00B71179" w:rsidRDefault="00457049" w:rsidP="00457049">
      <w:pPr>
        <w:pStyle w:val="Epgrafe"/>
        <w:jc w:val="center"/>
      </w:pPr>
      <w:bookmarkStart w:id="151" w:name="_Toc442010231"/>
      <w:r>
        <w:t xml:space="preserve">Ilustración </w:t>
      </w:r>
      <w:fldSimple w:instr=" SEQ Ilustración \* ARABIC ">
        <w:r w:rsidR="00362B9A">
          <w:rPr>
            <w:noProof/>
          </w:rPr>
          <w:t>24</w:t>
        </w:r>
      </w:fldSimple>
      <w:r>
        <w:t>: Diagrama de secuencia "Conexión del usuario"</w:t>
      </w:r>
      <w:bookmarkEnd w:id="151"/>
    </w:p>
    <w:p w14:paraId="0AC40372" w14:textId="1CC4E344" w:rsidR="00FC3CF5" w:rsidRPr="00FC3CF5" w:rsidRDefault="00FC3CF5" w:rsidP="00FC3CF5">
      <w:r>
        <w:br w:type="page"/>
      </w:r>
    </w:p>
    <w:p w14:paraId="5DCBFF6C" w14:textId="2C528B4B" w:rsidR="00B71179" w:rsidRDefault="00B71179" w:rsidP="00711285">
      <w:pPr>
        <w:pStyle w:val="Cuerpo"/>
        <w:numPr>
          <w:ilvl w:val="0"/>
          <w:numId w:val="14"/>
        </w:numPr>
      </w:pPr>
      <w:r>
        <w:lastRenderedPageBreak/>
        <w:t>Diagrama de secuencia: “Registro del profesor</w:t>
      </w:r>
      <w:r w:rsidR="00457049">
        <w:t xml:space="preserve"> en la aplicación</w:t>
      </w:r>
      <w:r>
        <w:t>”</w:t>
      </w:r>
    </w:p>
    <w:p w14:paraId="6F0738C4" w14:textId="42DABD85" w:rsidR="00457049" w:rsidRDefault="00B71179" w:rsidP="00457049">
      <w:pPr>
        <w:pStyle w:val="Cuerpo"/>
        <w:keepNext/>
        <w:jc w:val="center"/>
      </w:pPr>
      <w:r w:rsidRPr="00B71179">
        <w:rPr>
          <w:noProof/>
          <w:lang w:eastAsia="es-ES"/>
        </w:rPr>
        <w:drawing>
          <wp:inline distT="0" distB="0" distL="0" distR="0" wp14:anchorId="58F39433" wp14:editId="13ABA54F">
            <wp:extent cx="3695700" cy="2909114"/>
            <wp:effectExtent l="0" t="0" r="0" b="5715"/>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9107" t="7029" r="8276" b="8813"/>
                    <a:stretch/>
                  </pic:blipFill>
                  <pic:spPr bwMode="auto">
                    <a:xfrm>
                      <a:off x="0" y="0"/>
                      <a:ext cx="3702726" cy="2914644"/>
                    </a:xfrm>
                    <a:prstGeom prst="rect">
                      <a:avLst/>
                    </a:prstGeom>
                    <a:noFill/>
                    <a:ln>
                      <a:noFill/>
                    </a:ln>
                    <a:extLst>
                      <a:ext uri="{53640926-AAD7-44D8-BBD7-CCE9431645EC}">
                        <a14:shadowObscured xmlns:a14="http://schemas.microsoft.com/office/drawing/2010/main"/>
                      </a:ext>
                    </a:extLst>
                  </pic:spPr>
                </pic:pic>
              </a:graphicData>
            </a:graphic>
          </wp:inline>
        </w:drawing>
      </w:r>
    </w:p>
    <w:p w14:paraId="7612C04D" w14:textId="3BE11FB0" w:rsidR="00B71179" w:rsidRDefault="00457049" w:rsidP="00457049">
      <w:pPr>
        <w:pStyle w:val="Epgrafe"/>
        <w:jc w:val="center"/>
      </w:pPr>
      <w:bookmarkStart w:id="152" w:name="_Toc442010232"/>
      <w:r>
        <w:t xml:space="preserve">Ilustración </w:t>
      </w:r>
      <w:fldSimple w:instr=" SEQ Ilustración \* ARABIC ">
        <w:r w:rsidR="00362B9A">
          <w:rPr>
            <w:noProof/>
          </w:rPr>
          <w:t>25</w:t>
        </w:r>
      </w:fldSimple>
      <w:r>
        <w:t xml:space="preserve">: Diagrama de secuencia "Registro del profesor en la </w:t>
      </w:r>
      <w:proofErr w:type="spellStart"/>
      <w:r>
        <w:t>aplicaicón</w:t>
      </w:r>
      <w:proofErr w:type="spellEnd"/>
      <w:r>
        <w:t>"</w:t>
      </w:r>
      <w:bookmarkEnd w:id="152"/>
    </w:p>
    <w:p w14:paraId="7F39088D" w14:textId="129FEF14" w:rsidR="00457049" w:rsidRDefault="00FC3CF5" w:rsidP="00FC3CF5">
      <w:pPr>
        <w:pStyle w:val="Cuerpo"/>
        <w:numPr>
          <w:ilvl w:val="0"/>
          <w:numId w:val="14"/>
        </w:numPr>
      </w:pPr>
      <w:r w:rsidRPr="00B71179">
        <w:rPr>
          <w:noProof/>
          <w:lang w:eastAsia="es-ES"/>
        </w:rPr>
        <w:drawing>
          <wp:anchor distT="0" distB="0" distL="114300" distR="114300" simplePos="0" relativeHeight="251673600" behindDoc="0" locked="0" layoutInCell="1" allowOverlap="1" wp14:anchorId="6C237B3D" wp14:editId="3825D0A6">
            <wp:simplePos x="0" y="0"/>
            <wp:positionH relativeFrom="column">
              <wp:posOffset>269240</wp:posOffset>
            </wp:positionH>
            <wp:positionV relativeFrom="paragraph">
              <wp:posOffset>216535</wp:posOffset>
            </wp:positionV>
            <wp:extent cx="3838575" cy="2200275"/>
            <wp:effectExtent l="0" t="0" r="9525" b="9525"/>
            <wp:wrapThrough wrapText="bothSides">
              <wp:wrapPolygon edited="0">
                <wp:start x="0" y="0"/>
                <wp:lineTo x="0" y="21506"/>
                <wp:lineTo x="21546" y="21506"/>
                <wp:lineTo x="21546" y="0"/>
                <wp:lineTo x="0" y="0"/>
              </wp:wrapPolygon>
            </wp:wrapThrough>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114" t="7485" r="19954" b="15062"/>
                    <a:stretch/>
                  </pic:blipFill>
                  <pic:spPr bwMode="auto">
                    <a:xfrm>
                      <a:off x="0" y="0"/>
                      <a:ext cx="383857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179">
        <w:t>Diagrama de secuencia: “Profesor configura parámetros de la tarea”</w:t>
      </w:r>
    </w:p>
    <w:p w14:paraId="62F85D45" w14:textId="3A4DEAAD" w:rsidR="00B71179" w:rsidRDefault="00457049" w:rsidP="00FC3CF5">
      <w:pPr>
        <w:pStyle w:val="Epgrafe"/>
        <w:jc w:val="center"/>
      </w:pPr>
      <w:bookmarkStart w:id="153" w:name="_Toc442010233"/>
      <w:r>
        <w:t xml:space="preserve">Ilustración </w:t>
      </w:r>
      <w:fldSimple w:instr=" SEQ Ilustración \* ARABIC ">
        <w:r w:rsidR="00362B9A">
          <w:rPr>
            <w:noProof/>
          </w:rPr>
          <w:t>26</w:t>
        </w:r>
      </w:fldSimple>
      <w:r>
        <w:t>: Diagrama de secuencia "Profesor configura parámetros de la tarea"</w:t>
      </w:r>
      <w:bookmarkEnd w:id="153"/>
    </w:p>
    <w:p w14:paraId="6D1F06B7" w14:textId="6CCB5C31" w:rsidR="00380B7E" w:rsidRDefault="00B71179" w:rsidP="00711285">
      <w:pPr>
        <w:pStyle w:val="Cuerpo"/>
        <w:numPr>
          <w:ilvl w:val="0"/>
          <w:numId w:val="14"/>
        </w:numPr>
      </w:pPr>
      <w:r>
        <w:lastRenderedPageBreak/>
        <w:t>Diagrama de secuencia: “Profesor sube test”</w:t>
      </w:r>
    </w:p>
    <w:p w14:paraId="0AC796E1" w14:textId="77777777" w:rsidR="00457049" w:rsidRDefault="00B71179" w:rsidP="00457049">
      <w:pPr>
        <w:pStyle w:val="Cuerpo"/>
        <w:keepNext/>
        <w:jc w:val="center"/>
      </w:pPr>
      <w:r w:rsidRPr="00B71179">
        <w:rPr>
          <w:noProof/>
          <w:lang w:eastAsia="es-ES"/>
        </w:rPr>
        <w:drawing>
          <wp:inline distT="0" distB="0" distL="0" distR="0" wp14:anchorId="7401053D" wp14:editId="3A86B3CA">
            <wp:extent cx="3945151" cy="2839415"/>
            <wp:effectExtent l="0" t="0" r="0" b="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751" t="5667" r="8104" b="6360"/>
                    <a:stretch/>
                  </pic:blipFill>
                  <pic:spPr bwMode="auto">
                    <a:xfrm>
                      <a:off x="0" y="0"/>
                      <a:ext cx="3963276" cy="2852460"/>
                    </a:xfrm>
                    <a:prstGeom prst="rect">
                      <a:avLst/>
                    </a:prstGeom>
                    <a:noFill/>
                    <a:ln>
                      <a:noFill/>
                    </a:ln>
                    <a:extLst>
                      <a:ext uri="{53640926-AAD7-44D8-BBD7-CCE9431645EC}">
                        <a14:shadowObscured xmlns:a14="http://schemas.microsoft.com/office/drawing/2010/main"/>
                      </a:ext>
                    </a:extLst>
                  </pic:spPr>
                </pic:pic>
              </a:graphicData>
            </a:graphic>
          </wp:inline>
        </w:drawing>
      </w:r>
    </w:p>
    <w:p w14:paraId="5A5194D6" w14:textId="1553F647" w:rsidR="00B71179" w:rsidRDefault="00457049" w:rsidP="00457049">
      <w:pPr>
        <w:pStyle w:val="Epgrafe"/>
        <w:jc w:val="center"/>
      </w:pPr>
      <w:bookmarkStart w:id="154" w:name="_Toc442010234"/>
      <w:r>
        <w:t xml:space="preserve">Ilustración </w:t>
      </w:r>
      <w:fldSimple w:instr=" SEQ Ilustración \* ARABIC ">
        <w:r w:rsidR="00362B9A">
          <w:rPr>
            <w:noProof/>
          </w:rPr>
          <w:t>27</w:t>
        </w:r>
      </w:fldSimple>
      <w:r>
        <w:t>: Diagrama de secuencia "Profesor sube test"</w:t>
      </w:r>
      <w:bookmarkEnd w:id="154"/>
    </w:p>
    <w:p w14:paraId="6F9C8C36" w14:textId="63BBDEC3" w:rsidR="00FC3CF5" w:rsidRPr="00FC3CF5" w:rsidRDefault="00FC3CF5" w:rsidP="00FC3CF5">
      <w:r>
        <w:br w:type="page"/>
      </w:r>
    </w:p>
    <w:p w14:paraId="06C7C76A" w14:textId="77777777" w:rsidR="00380B7E" w:rsidRDefault="00B71179" w:rsidP="00711285">
      <w:pPr>
        <w:pStyle w:val="Cuerpo"/>
        <w:numPr>
          <w:ilvl w:val="0"/>
          <w:numId w:val="14"/>
        </w:numPr>
      </w:pPr>
      <w:r>
        <w:lastRenderedPageBreak/>
        <w:t>Diagrama de secuencia: “Alumno sube práctica”</w:t>
      </w:r>
    </w:p>
    <w:p w14:paraId="2777C065" w14:textId="77777777" w:rsidR="00457049" w:rsidRDefault="00380B7E" w:rsidP="00457049">
      <w:pPr>
        <w:pStyle w:val="Cuerpo"/>
        <w:keepNext/>
        <w:jc w:val="center"/>
      </w:pPr>
      <w:r w:rsidRPr="00380B7E">
        <w:rPr>
          <w:noProof/>
          <w:lang w:eastAsia="es-ES"/>
        </w:rPr>
        <w:drawing>
          <wp:inline distT="0" distB="0" distL="0" distR="0" wp14:anchorId="4CC7D96D" wp14:editId="33A28324">
            <wp:extent cx="4020591" cy="4584036"/>
            <wp:effectExtent l="0" t="0" r="0" b="762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793" t="3929" r="23317" b="4484"/>
                    <a:stretch/>
                  </pic:blipFill>
                  <pic:spPr bwMode="auto">
                    <a:xfrm>
                      <a:off x="0" y="0"/>
                      <a:ext cx="4035108" cy="4600587"/>
                    </a:xfrm>
                    <a:prstGeom prst="rect">
                      <a:avLst/>
                    </a:prstGeom>
                    <a:noFill/>
                    <a:ln>
                      <a:noFill/>
                    </a:ln>
                    <a:extLst>
                      <a:ext uri="{53640926-AAD7-44D8-BBD7-CCE9431645EC}">
                        <a14:shadowObscured xmlns:a14="http://schemas.microsoft.com/office/drawing/2010/main"/>
                      </a:ext>
                    </a:extLst>
                  </pic:spPr>
                </pic:pic>
              </a:graphicData>
            </a:graphic>
          </wp:inline>
        </w:drawing>
      </w:r>
    </w:p>
    <w:p w14:paraId="3939CFAD" w14:textId="6139B110" w:rsidR="00380B7E" w:rsidRDefault="00457049" w:rsidP="00457049">
      <w:pPr>
        <w:pStyle w:val="Epgrafe"/>
        <w:jc w:val="center"/>
      </w:pPr>
      <w:bookmarkStart w:id="155" w:name="_Toc442010235"/>
      <w:r>
        <w:t xml:space="preserve">Ilustración </w:t>
      </w:r>
      <w:fldSimple w:instr=" SEQ Ilustración \* ARABIC ">
        <w:r w:rsidR="00362B9A">
          <w:rPr>
            <w:noProof/>
          </w:rPr>
          <w:t>28</w:t>
        </w:r>
      </w:fldSimple>
      <w:r>
        <w:t>: Diagrama de secuencia "Alumno sube práctica"</w:t>
      </w:r>
      <w:bookmarkEnd w:id="155"/>
    </w:p>
    <w:p w14:paraId="7F2C14DB" w14:textId="59292472" w:rsidR="00FC3CF5" w:rsidRPr="00FC3CF5" w:rsidRDefault="00FC3CF5" w:rsidP="00FC3CF5">
      <w:r>
        <w:br w:type="page"/>
      </w:r>
    </w:p>
    <w:p w14:paraId="79E0F317" w14:textId="77777777" w:rsidR="00B71179" w:rsidRDefault="00B71179" w:rsidP="00711285">
      <w:pPr>
        <w:pStyle w:val="Cuerpo"/>
        <w:numPr>
          <w:ilvl w:val="0"/>
          <w:numId w:val="14"/>
        </w:numPr>
      </w:pPr>
      <w:r>
        <w:lastRenderedPageBreak/>
        <w:t>Diagrama de secuencia: “Alumno sube práctica incorrecta”</w:t>
      </w:r>
    </w:p>
    <w:p w14:paraId="45DAB1FD" w14:textId="77777777" w:rsidR="00380B7E" w:rsidRDefault="00380B7E" w:rsidP="00380B7E">
      <w:pPr>
        <w:pStyle w:val="Cuerpo"/>
        <w:rPr>
          <w:noProof/>
          <w:lang w:eastAsia="es-ES"/>
        </w:rPr>
      </w:pPr>
    </w:p>
    <w:p w14:paraId="1F3244DE" w14:textId="77777777" w:rsidR="00457049" w:rsidRDefault="00380B7E" w:rsidP="00457049">
      <w:pPr>
        <w:pStyle w:val="Cuerpo"/>
        <w:keepNext/>
        <w:jc w:val="center"/>
      </w:pPr>
      <w:r w:rsidRPr="00380B7E">
        <w:rPr>
          <w:noProof/>
          <w:lang w:eastAsia="es-ES"/>
        </w:rPr>
        <w:drawing>
          <wp:inline distT="0" distB="0" distL="0" distR="0" wp14:anchorId="033AC099" wp14:editId="56C9FFC4">
            <wp:extent cx="3976837" cy="4753254"/>
            <wp:effectExtent l="0" t="0" r="508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5592" t="4349" r="2696" b="5224"/>
                    <a:stretch/>
                  </pic:blipFill>
                  <pic:spPr bwMode="auto">
                    <a:xfrm>
                      <a:off x="0" y="0"/>
                      <a:ext cx="3994794" cy="4774717"/>
                    </a:xfrm>
                    <a:prstGeom prst="rect">
                      <a:avLst/>
                    </a:prstGeom>
                    <a:noFill/>
                    <a:ln>
                      <a:noFill/>
                    </a:ln>
                    <a:extLst>
                      <a:ext uri="{53640926-AAD7-44D8-BBD7-CCE9431645EC}">
                        <a14:shadowObscured xmlns:a14="http://schemas.microsoft.com/office/drawing/2010/main"/>
                      </a:ext>
                    </a:extLst>
                  </pic:spPr>
                </pic:pic>
              </a:graphicData>
            </a:graphic>
          </wp:inline>
        </w:drawing>
      </w:r>
    </w:p>
    <w:p w14:paraId="71EB21D5" w14:textId="14D4F81E" w:rsidR="00380B7E" w:rsidRPr="00B71179" w:rsidRDefault="00457049" w:rsidP="00457049">
      <w:pPr>
        <w:pStyle w:val="Epgrafe"/>
        <w:jc w:val="center"/>
      </w:pPr>
      <w:bookmarkStart w:id="156" w:name="_Toc442010236"/>
      <w:r>
        <w:t xml:space="preserve">Ilustración </w:t>
      </w:r>
      <w:fldSimple w:instr=" SEQ Ilustración \* ARABIC ">
        <w:r w:rsidR="00362B9A">
          <w:rPr>
            <w:noProof/>
          </w:rPr>
          <w:t>29</w:t>
        </w:r>
      </w:fldSimple>
      <w:r>
        <w:t>: Diagrama de secuencia "Alumno sube práctica incorrecta"</w:t>
      </w:r>
      <w:bookmarkEnd w:id="156"/>
    </w:p>
    <w:p w14:paraId="647DC9EF" w14:textId="77777777" w:rsidR="00B71179" w:rsidRPr="00B71179" w:rsidRDefault="00B71179" w:rsidP="00B71179">
      <w:pPr>
        <w:pStyle w:val="Cuerpo"/>
      </w:pPr>
    </w:p>
    <w:p w14:paraId="48B8C2D8" w14:textId="77777777" w:rsidR="00DB68A6" w:rsidRDefault="00FE3480" w:rsidP="00FE3480">
      <w:pPr>
        <w:pStyle w:val="Ttulo2"/>
      </w:pPr>
      <w:bookmarkStart w:id="157" w:name="_Toc442008759"/>
      <w:r>
        <w:lastRenderedPageBreak/>
        <w:t>Diseño arquitectónico</w:t>
      </w:r>
      <w:bookmarkEnd w:id="157"/>
    </w:p>
    <w:p w14:paraId="068D6EAF" w14:textId="77777777" w:rsidR="007F2885" w:rsidRDefault="007F2885" w:rsidP="007F2885">
      <w:pPr>
        <w:pStyle w:val="Ttulo3"/>
      </w:pPr>
      <w:bookmarkStart w:id="158" w:name="_Toc442008760"/>
      <w:r>
        <w:t>Diagrama de despliegue</w:t>
      </w:r>
      <w:bookmarkEnd w:id="158"/>
    </w:p>
    <w:p w14:paraId="7ADBF508" w14:textId="77777777" w:rsidR="007F2885" w:rsidRDefault="007F2885" w:rsidP="007F2885">
      <w:r>
        <w:t>En el diagrama de despliegue podemos observar cómo interactúan las diferentes partes que forman el sistema:</w:t>
      </w:r>
    </w:p>
    <w:p w14:paraId="63541C5B" w14:textId="77777777" w:rsidR="007F2885" w:rsidRDefault="007F2885" w:rsidP="007F2885">
      <w:pPr>
        <w:rPr>
          <w:noProof/>
          <w:lang w:eastAsia="es-ES"/>
        </w:rPr>
      </w:pPr>
    </w:p>
    <w:p w14:paraId="2CD0B0FE" w14:textId="77777777" w:rsidR="007F2885" w:rsidRDefault="007F2885" w:rsidP="007F2885">
      <w:pPr>
        <w:rPr>
          <w:noProof/>
          <w:lang w:eastAsia="es-ES"/>
        </w:rPr>
      </w:pPr>
    </w:p>
    <w:p w14:paraId="5D22C342" w14:textId="77777777" w:rsidR="007F2885" w:rsidRDefault="007F2885" w:rsidP="007F2885">
      <w:pPr>
        <w:rPr>
          <w:noProof/>
          <w:lang w:eastAsia="es-ES"/>
        </w:rPr>
      </w:pPr>
    </w:p>
    <w:p w14:paraId="06D6026A" w14:textId="77777777" w:rsidR="00457049" w:rsidRDefault="007F2885" w:rsidP="00457049">
      <w:pPr>
        <w:keepNext/>
      </w:pPr>
      <w:r w:rsidRPr="00FE078F">
        <w:rPr>
          <w:noProof/>
          <w:lang w:eastAsia="es-ES"/>
        </w:rPr>
        <w:drawing>
          <wp:inline distT="0" distB="0" distL="0" distR="0" wp14:anchorId="1BF80DFE" wp14:editId="58FFE6DE">
            <wp:extent cx="4060419" cy="1861374"/>
            <wp:effectExtent l="0" t="0" r="0" b="5715"/>
            <wp:docPr id="52" name="Imagen 52" descr="C:\Users\Álvaro\Dropbox\TFG\Diseño arquitectónico\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seño arquitectónico\Deployment Diagram0.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751" t="6155" r="1555" b="19447"/>
                    <a:stretch/>
                  </pic:blipFill>
                  <pic:spPr bwMode="auto">
                    <a:xfrm>
                      <a:off x="0" y="0"/>
                      <a:ext cx="4112207" cy="1885114"/>
                    </a:xfrm>
                    <a:prstGeom prst="rect">
                      <a:avLst/>
                    </a:prstGeom>
                    <a:noFill/>
                    <a:ln>
                      <a:noFill/>
                    </a:ln>
                    <a:extLst>
                      <a:ext uri="{53640926-AAD7-44D8-BBD7-CCE9431645EC}">
                        <a14:shadowObscured xmlns:a14="http://schemas.microsoft.com/office/drawing/2010/main"/>
                      </a:ext>
                    </a:extLst>
                  </pic:spPr>
                </pic:pic>
              </a:graphicData>
            </a:graphic>
          </wp:inline>
        </w:drawing>
      </w:r>
    </w:p>
    <w:p w14:paraId="5B275C7F" w14:textId="4A5E9F70" w:rsidR="00457049" w:rsidRDefault="00457049" w:rsidP="00457049">
      <w:pPr>
        <w:pStyle w:val="Epgrafe"/>
        <w:jc w:val="center"/>
      </w:pPr>
      <w:bookmarkStart w:id="159" w:name="_Toc442010237"/>
      <w:r>
        <w:t xml:space="preserve">Ilustración </w:t>
      </w:r>
      <w:fldSimple w:instr=" SEQ Ilustración \* ARABIC ">
        <w:r w:rsidR="00362B9A">
          <w:rPr>
            <w:noProof/>
          </w:rPr>
          <w:t>30</w:t>
        </w:r>
      </w:fldSimple>
      <w:r>
        <w:t>: Diagrama de despliegue</w:t>
      </w:r>
      <w:bookmarkEnd w:id="159"/>
    </w:p>
    <w:p w14:paraId="70C6DF5C" w14:textId="37139F60" w:rsidR="00A90A9A" w:rsidRDefault="00DB68A6" w:rsidP="007F2885">
      <w:r>
        <w:br w:type="page"/>
      </w:r>
    </w:p>
    <w:p w14:paraId="1873ADE8" w14:textId="77777777" w:rsidR="008E2418" w:rsidRDefault="008E2418" w:rsidP="008E2418">
      <w:pPr>
        <w:pStyle w:val="Ttulo1"/>
      </w:pPr>
      <w:bookmarkStart w:id="160" w:name="_Toc442008761"/>
      <w:r>
        <w:lastRenderedPageBreak/>
        <w:t>Manual del programador</w:t>
      </w:r>
      <w:bookmarkEnd w:id="160"/>
    </w:p>
    <w:p w14:paraId="095C6FF1" w14:textId="77777777" w:rsidR="007F2885" w:rsidRDefault="007F2885" w:rsidP="007F2885">
      <w:pPr>
        <w:pStyle w:val="Ttulo2"/>
        <w:numPr>
          <w:ilvl w:val="1"/>
          <w:numId w:val="1"/>
        </w:numPr>
        <w:ind w:left="862" w:hanging="578"/>
      </w:pPr>
      <w:bookmarkStart w:id="161" w:name="_Toc442008762"/>
      <w:r>
        <w:t>Introducción</w:t>
      </w:r>
      <w:bookmarkEnd w:id="161"/>
    </w:p>
    <w:p w14:paraId="3A3F19B0" w14:textId="77777777" w:rsidR="007F2885" w:rsidRDefault="007F2885" w:rsidP="007F2885">
      <w:r>
        <w:t>En este apartado se va a tratar todo lo referente a los aspectos técnicos, necesarios para un programador, relacionados con la programación del trabajo fin de grado.</w:t>
      </w:r>
    </w:p>
    <w:p w14:paraId="21C94410" w14:textId="77777777" w:rsidR="007F2885" w:rsidRDefault="007F2885" w:rsidP="007F2885">
      <w:r>
        <w:t>Dentro del mismo se explicará la estructura de directorios, estructura del código fuente, instalación de herramientas y las pruebas realizadas sobre la aplicación.</w:t>
      </w:r>
    </w:p>
    <w:p w14:paraId="4144EC75" w14:textId="77777777" w:rsidR="007F2885" w:rsidRDefault="007F2885" w:rsidP="007F2885">
      <w:pPr>
        <w:pStyle w:val="Ttulo2"/>
        <w:numPr>
          <w:ilvl w:val="1"/>
          <w:numId w:val="1"/>
        </w:numPr>
        <w:ind w:left="862" w:hanging="578"/>
      </w:pPr>
      <w:bookmarkStart w:id="162" w:name="_Toc442008763"/>
      <w:r>
        <w:t>Estructura de directorios</w:t>
      </w:r>
      <w:bookmarkEnd w:id="162"/>
      <w:r>
        <w:t xml:space="preserve"> </w:t>
      </w:r>
    </w:p>
    <w:p w14:paraId="0C302BC2" w14:textId="68272FE1" w:rsidR="007F2885" w:rsidRDefault="00C16D6F" w:rsidP="007F2885">
      <w:r>
        <w:t>En el DVD entregado, se encuentra la siguiente estructura de carpetas:</w:t>
      </w:r>
    </w:p>
    <w:p w14:paraId="5C093445" w14:textId="01E75B69" w:rsidR="00C16D6F" w:rsidRDefault="00C16D6F" w:rsidP="00C16D6F">
      <w:pPr>
        <w:pStyle w:val="Prrafodelista"/>
        <w:numPr>
          <w:ilvl w:val="0"/>
          <w:numId w:val="14"/>
        </w:numPr>
      </w:pPr>
      <w:r w:rsidRPr="00C16D6F">
        <w:rPr>
          <w:b/>
        </w:rPr>
        <w:t>Código fuente</w:t>
      </w:r>
      <w:r>
        <w:t>: contiene el código fuente de la aplicación.</w:t>
      </w:r>
    </w:p>
    <w:p w14:paraId="2F9F009D" w14:textId="5D3D0CA4" w:rsidR="00C16D6F" w:rsidRDefault="00C16D6F" w:rsidP="00C16D6F">
      <w:pPr>
        <w:pStyle w:val="Prrafodelista"/>
        <w:numPr>
          <w:ilvl w:val="0"/>
          <w:numId w:val="14"/>
        </w:numPr>
      </w:pPr>
      <w:r>
        <w:rPr>
          <w:b/>
        </w:rPr>
        <w:t>Documentación</w:t>
      </w:r>
      <w:r w:rsidRPr="00C16D6F">
        <w:t>:</w:t>
      </w:r>
      <w:r>
        <w:t xml:space="preserve"> contiene la memoria y los anexos.</w:t>
      </w:r>
    </w:p>
    <w:p w14:paraId="71C993EE" w14:textId="0362B058" w:rsidR="00C16D6F" w:rsidRDefault="0002489F" w:rsidP="00C16D6F">
      <w:pPr>
        <w:pStyle w:val="Prrafodelista"/>
        <w:numPr>
          <w:ilvl w:val="0"/>
          <w:numId w:val="14"/>
        </w:numPr>
      </w:pPr>
      <w:r>
        <w:rPr>
          <w:b/>
        </w:rPr>
        <w:t>Pruebas</w:t>
      </w:r>
      <w:r w:rsidRPr="0002489F">
        <w:t>:</w:t>
      </w:r>
      <w:r>
        <w:t xml:space="preserve"> contiene los archivos .</w:t>
      </w:r>
      <w:proofErr w:type="spellStart"/>
      <w:r>
        <w:t>bat</w:t>
      </w:r>
      <w:proofErr w:type="spellEnd"/>
      <w:r>
        <w:t xml:space="preserve"> encargados de ejecutar las pruebas unitarias y de cobertura de código.</w:t>
      </w:r>
    </w:p>
    <w:p w14:paraId="3A02401F" w14:textId="3246BAB7" w:rsidR="0002489F" w:rsidRDefault="0002489F" w:rsidP="00C16D6F">
      <w:pPr>
        <w:pStyle w:val="Prrafodelista"/>
        <w:numPr>
          <w:ilvl w:val="0"/>
          <w:numId w:val="14"/>
        </w:numPr>
      </w:pPr>
      <w:r>
        <w:rPr>
          <w:b/>
        </w:rPr>
        <w:t>Vídeos</w:t>
      </w:r>
      <w:r w:rsidRPr="0002489F">
        <w:t>:</w:t>
      </w:r>
      <w:r>
        <w:t xml:space="preserve"> contienen los vídeos de la aplicación en funcionamiento, diferenciando los roles de profesor y alumno.</w:t>
      </w:r>
    </w:p>
    <w:p w14:paraId="36F00D9B" w14:textId="32394AF6" w:rsidR="0002489F" w:rsidRDefault="0002489F" w:rsidP="00C16D6F">
      <w:pPr>
        <w:pStyle w:val="Prrafodelista"/>
        <w:numPr>
          <w:ilvl w:val="0"/>
          <w:numId w:val="14"/>
        </w:numPr>
      </w:pPr>
      <w:r>
        <w:rPr>
          <w:b/>
        </w:rPr>
        <w:t>Base de datos</w:t>
      </w:r>
      <w:r w:rsidRPr="0002489F">
        <w:t>:</w:t>
      </w:r>
      <w:r>
        <w:t xml:space="preserve"> contiene los scripts .</w:t>
      </w:r>
      <w:proofErr w:type="spellStart"/>
      <w:r>
        <w:t>sql</w:t>
      </w:r>
      <w:proofErr w:type="spellEnd"/>
      <w:r>
        <w:t xml:space="preserve"> encargados de crear y eliminar las tablas de la base de datos.</w:t>
      </w:r>
    </w:p>
    <w:p w14:paraId="6A90EC9B" w14:textId="00ED4A1E" w:rsidR="0002489F" w:rsidRPr="0002489F" w:rsidRDefault="0002489F" w:rsidP="00C16D6F">
      <w:pPr>
        <w:pStyle w:val="Prrafodelista"/>
        <w:numPr>
          <w:ilvl w:val="0"/>
          <w:numId w:val="14"/>
        </w:numPr>
        <w:rPr>
          <w:color w:val="FF0000"/>
          <w:sz w:val="28"/>
        </w:rPr>
      </w:pPr>
      <w:r w:rsidRPr="0002489F">
        <w:rPr>
          <w:b/>
          <w:color w:val="FF0000"/>
          <w:sz w:val="28"/>
        </w:rPr>
        <w:t>MÁQUINA VIRTUAL</w:t>
      </w:r>
      <w:proofErr w:type="gramStart"/>
      <w:r w:rsidRPr="0002489F">
        <w:rPr>
          <w:b/>
          <w:color w:val="FF0000"/>
          <w:sz w:val="28"/>
        </w:rPr>
        <w:t>?</w:t>
      </w:r>
      <w:proofErr w:type="gramEnd"/>
    </w:p>
    <w:p w14:paraId="2F0B707E" w14:textId="77777777" w:rsidR="007F2885" w:rsidRDefault="007F2885" w:rsidP="007F2885">
      <w:pPr>
        <w:pStyle w:val="Ttulo2"/>
        <w:numPr>
          <w:ilvl w:val="1"/>
          <w:numId w:val="1"/>
        </w:numPr>
        <w:ind w:left="862" w:hanging="578"/>
      </w:pPr>
      <w:bookmarkStart w:id="163" w:name="_Toc442008764"/>
      <w:r>
        <w:t>Estructura del código fuente</w:t>
      </w:r>
      <w:bookmarkEnd w:id="163"/>
    </w:p>
    <w:p w14:paraId="64E76265" w14:textId="77777777" w:rsidR="007F2885" w:rsidRDefault="007F2885" w:rsidP="007F2885">
      <w:r>
        <w:t>En esta sección se va a explicar brevemente los directorios que componen el código fuente que se ha utilizado para crear la aplicación.</w:t>
      </w:r>
    </w:p>
    <w:p w14:paraId="1BB6A79E" w14:textId="4BE9C806" w:rsidR="007F2885" w:rsidRDefault="007F2885" w:rsidP="007F2885">
      <w:r>
        <w:t xml:space="preserve">En primer lugar decir que </w:t>
      </w:r>
      <w:proofErr w:type="spellStart"/>
      <w:r>
        <w:t>CakePHP</w:t>
      </w:r>
      <w:proofErr w:type="spellEnd"/>
      <w:r>
        <w:t xml:space="preserve"> </w:t>
      </w:r>
      <w:del w:id="164" w:author="BRUNO BARUQUE ZANON" w:date="2016-02-01T18:01:00Z">
        <w:r w:rsidDel="00F86C51">
          <w:delText xml:space="preserve">viene </w:delText>
        </w:r>
      </w:del>
      <w:ins w:id="165" w:author="BRUNO BARUQUE ZANON" w:date="2016-02-01T18:02:00Z">
        <w:r w:rsidR="00F86C51">
          <w:t>genera</w:t>
        </w:r>
      </w:ins>
      <w:del w:id="166" w:author="BRUNO BARUQUE ZANON" w:date="2016-02-01T18:02:00Z">
        <w:r w:rsidDel="00F86C51">
          <w:delText>con</w:delText>
        </w:r>
      </w:del>
      <w:r>
        <w:t xml:space="preserve"> una estructura de carpetas por defecto</w:t>
      </w:r>
      <w:ins w:id="167" w:author="BRUNO BARUQUE ZANON" w:date="2016-02-01T18:02:00Z">
        <w:r w:rsidR="00F86C51">
          <w:t xml:space="preserve"> al configurar un nuevo proyecto</w:t>
        </w:r>
      </w:ins>
      <w:r>
        <w:t xml:space="preserve">, y por lo tanto hay muchas carpetas que no han sido </w:t>
      </w:r>
      <w:commentRangeStart w:id="168"/>
      <w:r>
        <w:t xml:space="preserve">utilizadas </w:t>
      </w:r>
      <w:commentRangeEnd w:id="168"/>
      <w:r w:rsidR="00F86C51">
        <w:rPr>
          <w:rStyle w:val="Refdecomentario"/>
        </w:rPr>
        <w:commentReference w:id="168"/>
      </w:r>
      <w:r>
        <w:t>ni modificadas. El directorio raíz de la aplicación sería el siguiente:</w:t>
      </w:r>
    </w:p>
    <w:p w14:paraId="06EACFAF" w14:textId="77777777" w:rsidR="00457049" w:rsidRDefault="007F2885" w:rsidP="00457049">
      <w:pPr>
        <w:keepNext/>
        <w:jc w:val="center"/>
      </w:pPr>
      <w:r>
        <w:rPr>
          <w:noProof/>
          <w:lang w:eastAsia="es-ES"/>
        </w:rPr>
        <w:lastRenderedPageBreak/>
        <w:drawing>
          <wp:inline distT="0" distB="0" distL="0" distR="0" wp14:anchorId="0ECCD2D3" wp14:editId="62C0AB69">
            <wp:extent cx="1292192" cy="2743200"/>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07446" cy="2775583"/>
                    </a:xfrm>
                    <a:prstGeom prst="rect">
                      <a:avLst/>
                    </a:prstGeom>
                  </pic:spPr>
                </pic:pic>
              </a:graphicData>
            </a:graphic>
          </wp:inline>
        </w:drawing>
      </w:r>
    </w:p>
    <w:p w14:paraId="49491397" w14:textId="1868B423" w:rsidR="007F2885" w:rsidRDefault="00457049" w:rsidP="00457049">
      <w:pPr>
        <w:pStyle w:val="Epgrafe"/>
        <w:jc w:val="center"/>
      </w:pPr>
      <w:bookmarkStart w:id="169" w:name="_Toc442010238"/>
      <w:r>
        <w:t xml:space="preserve">Ilustración </w:t>
      </w:r>
      <w:fldSimple w:instr=" SEQ Ilustración \* ARABIC ">
        <w:r w:rsidR="00362B9A">
          <w:rPr>
            <w:noProof/>
          </w:rPr>
          <w:t>31</w:t>
        </w:r>
      </w:fldSimple>
      <w:r>
        <w:t>: Directorio raíz de la aplicación</w:t>
      </w:r>
      <w:bookmarkEnd w:id="169"/>
    </w:p>
    <w:p w14:paraId="138174BB" w14:textId="77777777" w:rsidR="007F2885" w:rsidRDefault="007F2885" w:rsidP="007F2885">
      <w:r>
        <w:t xml:space="preserve">Las carpetas que no han sido utilizadas ni modificadas son: </w:t>
      </w:r>
      <w:proofErr w:type="spellStart"/>
      <w:r>
        <w:t>bin</w:t>
      </w:r>
      <w:proofErr w:type="spellEnd"/>
      <w:r>
        <w:t xml:space="preserve">, </w:t>
      </w:r>
      <w:proofErr w:type="spellStart"/>
      <w:r>
        <w:t>logs</w:t>
      </w:r>
      <w:proofErr w:type="spellEnd"/>
      <w:r>
        <w:t xml:space="preserve">, </w:t>
      </w:r>
      <w:proofErr w:type="spellStart"/>
      <w:r>
        <w:t>plugins</w:t>
      </w:r>
      <w:proofErr w:type="spellEnd"/>
      <w:r>
        <w:t xml:space="preserve"> y </w:t>
      </w:r>
      <w:proofErr w:type="spellStart"/>
      <w:r>
        <w:t>tmp</w:t>
      </w:r>
      <w:proofErr w:type="spellEnd"/>
      <w:r>
        <w:t>.</w:t>
      </w:r>
    </w:p>
    <w:p w14:paraId="6867DA7C"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C21861">
        <w:rPr>
          <w:b/>
        </w:rPr>
        <w:t>config</w:t>
      </w:r>
      <w:proofErr w:type="spellEnd"/>
      <w:r>
        <w:t>:</w:t>
      </w:r>
    </w:p>
    <w:p w14:paraId="4D3761A4" w14:textId="77777777" w:rsidR="00AE65A5" w:rsidRDefault="007F2885" w:rsidP="00AE65A5">
      <w:pPr>
        <w:keepNext/>
        <w:jc w:val="center"/>
      </w:pPr>
      <w:r>
        <w:rPr>
          <w:noProof/>
          <w:lang w:eastAsia="es-ES"/>
        </w:rPr>
        <w:drawing>
          <wp:inline distT="0" distB="0" distL="0" distR="0" wp14:anchorId="147CD548" wp14:editId="140EE17B">
            <wp:extent cx="1493124" cy="1561381"/>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00246" cy="1568829"/>
                    </a:xfrm>
                    <a:prstGeom prst="rect">
                      <a:avLst/>
                    </a:prstGeom>
                  </pic:spPr>
                </pic:pic>
              </a:graphicData>
            </a:graphic>
          </wp:inline>
        </w:drawing>
      </w:r>
    </w:p>
    <w:p w14:paraId="7335BBDB" w14:textId="08B8CDFC" w:rsidR="007F2885" w:rsidRDefault="00AE65A5" w:rsidP="00AE65A5">
      <w:pPr>
        <w:pStyle w:val="Epgrafe"/>
        <w:jc w:val="center"/>
      </w:pPr>
      <w:bookmarkStart w:id="170" w:name="_Toc442010239"/>
      <w:r>
        <w:t xml:space="preserve">Ilustración </w:t>
      </w:r>
      <w:fldSimple w:instr=" SEQ Ilustración \* ARABIC ">
        <w:r w:rsidR="00362B9A">
          <w:rPr>
            <w:noProof/>
          </w:rPr>
          <w:t>32</w:t>
        </w:r>
      </w:fldSimple>
      <w:r>
        <w:t>: Directorio “</w:t>
      </w:r>
      <w:proofErr w:type="spellStart"/>
      <w:r>
        <w:t>config</w:t>
      </w:r>
      <w:proofErr w:type="spellEnd"/>
      <w:r>
        <w:t>” de la aplicación</w:t>
      </w:r>
      <w:bookmarkEnd w:id="170"/>
    </w:p>
    <w:p w14:paraId="6F74C794" w14:textId="77777777" w:rsidR="007F2885" w:rsidRDefault="007F2885" w:rsidP="007F2885">
      <w:r>
        <w:t>Dentro de este directorio el único fichero modificado ha sido el de “</w:t>
      </w:r>
      <w:proofErr w:type="spellStart"/>
      <w:r>
        <w:t>app.php</w:t>
      </w:r>
      <w:proofErr w:type="spellEnd"/>
      <w:r>
        <w:t>”, el cual ha sido necesario configurar para poder establecer conexión con la base de datos utilizada en la aplicación, además de la base de datos adicional que se ha utilizado para las pruebas unitarias.</w:t>
      </w:r>
    </w:p>
    <w:p w14:paraId="6E195EE4" w14:textId="77777777" w:rsidR="007F2885" w:rsidRPr="00A5082D"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A5082D">
        <w:rPr>
          <w:b/>
        </w:rPr>
        <w:t>ficheros_test</w:t>
      </w:r>
      <w:proofErr w:type="spellEnd"/>
      <w:r>
        <w:rPr>
          <w:b/>
        </w:rPr>
        <w:t>:</w:t>
      </w:r>
    </w:p>
    <w:p w14:paraId="60A9E4AD" w14:textId="77777777" w:rsidR="00AE65A5" w:rsidRDefault="007F2885" w:rsidP="00AE65A5">
      <w:pPr>
        <w:keepNext/>
        <w:jc w:val="center"/>
      </w:pPr>
      <w:r>
        <w:rPr>
          <w:noProof/>
          <w:lang w:eastAsia="es-ES"/>
        </w:rPr>
        <w:lastRenderedPageBreak/>
        <w:drawing>
          <wp:inline distT="0" distB="0" distL="0" distR="0" wp14:anchorId="19ECF99D" wp14:editId="3330ABEA">
            <wp:extent cx="1268083" cy="1283270"/>
            <wp:effectExtent l="0" t="0" r="889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75807" cy="1291086"/>
                    </a:xfrm>
                    <a:prstGeom prst="rect">
                      <a:avLst/>
                    </a:prstGeom>
                  </pic:spPr>
                </pic:pic>
              </a:graphicData>
            </a:graphic>
          </wp:inline>
        </w:drawing>
      </w:r>
    </w:p>
    <w:p w14:paraId="5E5A40D8" w14:textId="4681AA8A" w:rsidR="007F2885" w:rsidRDefault="00AE65A5" w:rsidP="00AE65A5">
      <w:pPr>
        <w:pStyle w:val="Epgrafe"/>
        <w:jc w:val="center"/>
      </w:pPr>
      <w:bookmarkStart w:id="171" w:name="_Toc442010240"/>
      <w:r>
        <w:t xml:space="preserve">Ilustración </w:t>
      </w:r>
      <w:fldSimple w:instr=" SEQ Ilustración \* ARABIC ">
        <w:r w:rsidR="00362B9A">
          <w:rPr>
            <w:noProof/>
          </w:rPr>
          <w:t>33</w:t>
        </w:r>
      </w:fldSimple>
      <w:r>
        <w:t>: Directorio "</w:t>
      </w:r>
      <w:proofErr w:type="spellStart"/>
      <w:r>
        <w:t>ficheros_test</w:t>
      </w:r>
      <w:proofErr w:type="spellEnd"/>
      <w:r>
        <w:t>" de la aplicación</w:t>
      </w:r>
      <w:bookmarkEnd w:id="171"/>
    </w:p>
    <w:p w14:paraId="47768D96" w14:textId="77777777" w:rsidR="007F2885" w:rsidRDefault="007F2885" w:rsidP="007F2885">
      <w:r>
        <w:t xml:space="preserve">Dentro de esta carpeta van a estar una serie de ficheros que van a usarse para poder realizar algunas pruebas unitarias, ya que hay controladores que tienen métodos que realizan procesos de lectura y escritura sobre ficheros </w:t>
      </w:r>
      <w:proofErr w:type="spellStart"/>
      <w:r>
        <w:t>xml</w:t>
      </w:r>
      <w:proofErr w:type="spellEnd"/>
      <w:r>
        <w:t>.</w:t>
      </w:r>
    </w:p>
    <w:p w14:paraId="2A229BA5"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sidRPr="002B271C">
        <w:rPr>
          <w:b/>
        </w:rPr>
        <w:t>Controller</w:t>
      </w:r>
      <w:proofErr w:type="spellEnd"/>
      <w:r>
        <w:t>:</w:t>
      </w:r>
    </w:p>
    <w:p w14:paraId="18A235A9" w14:textId="77777777" w:rsidR="00AE65A5" w:rsidRDefault="007F2885" w:rsidP="00AE65A5">
      <w:pPr>
        <w:keepNext/>
        <w:jc w:val="center"/>
      </w:pPr>
      <w:r>
        <w:rPr>
          <w:noProof/>
          <w:lang w:eastAsia="es-ES"/>
        </w:rPr>
        <w:drawing>
          <wp:inline distT="0" distB="0" distL="0" distR="0" wp14:anchorId="6D400C78" wp14:editId="4D2B36FA">
            <wp:extent cx="1656272" cy="2848502"/>
            <wp:effectExtent l="0" t="0" r="127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68535" cy="2869593"/>
                    </a:xfrm>
                    <a:prstGeom prst="rect">
                      <a:avLst/>
                    </a:prstGeom>
                  </pic:spPr>
                </pic:pic>
              </a:graphicData>
            </a:graphic>
          </wp:inline>
        </w:drawing>
      </w:r>
    </w:p>
    <w:p w14:paraId="0CB9CEDA" w14:textId="61335AAD" w:rsidR="007F2885" w:rsidRDefault="00AE65A5" w:rsidP="00AE65A5">
      <w:pPr>
        <w:pStyle w:val="Epgrafe"/>
        <w:jc w:val="center"/>
      </w:pPr>
      <w:bookmarkStart w:id="172" w:name="_Toc442010241"/>
      <w:r>
        <w:t xml:space="preserve">Ilustración </w:t>
      </w:r>
      <w:fldSimple w:instr=" SEQ Ilustración \* ARABIC ">
        <w:r w:rsidR="00362B9A">
          <w:rPr>
            <w:noProof/>
          </w:rPr>
          <w:t>34</w:t>
        </w:r>
      </w:fldSimple>
      <w:r>
        <w:t>: Directorio "</w:t>
      </w:r>
      <w:proofErr w:type="spellStart"/>
      <w:r>
        <w:t>src</w:t>
      </w:r>
      <w:proofErr w:type="spellEnd"/>
      <w:r>
        <w:t>/</w:t>
      </w:r>
      <w:proofErr w:type="spellStart"/>
      <w:r>
        <w:t>Controller</w:t>
      </w:r>
      <w:proofErr w:type="spellEnd"/>
      <w:r>
        <w:t>" de la aplicación</w:t>
      </w:r>
      <w:bookmarkEnd w:id="172"/>
    </w:p>
    <w:p w14:paraId="4F4146BA" w14:textId="77777777" w:rsidR="007F2885" w:rsidRDefault="007F2885" w:rsidP="007F2885">
      <w:r>
        <w:t>Contienen los diferentes controladores utilizados para desarrollar la aplicación. Estos controladores van a interactuar tanto con la vista como con el modelo.</w:t>
      </w:r>
    </w:p>
    <w:p w14:paraId="16433CFE"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Template</w:t>
      </w:r>
      <w:proofErr w:type="spellEnd"/>
      <w:r>
        <w:t>:</w:t>
      </w:r>
    </w:p>
    <w:p w14:paraId="5CC00BDA" w14:textId="77777777" w:rsidR="00AE65A5" w:rsidRDefault="007F2885" w:rsidP="00AE65A5">
      <w:pPr>
        <w:keepNext/>
        <w:jc w:val="center"/>
      </w:pPr>
      <w:r>
        <w:rPr>
          <w:noProof/>
          <w:lang w:eastAsia="es-ES"/>
        </w:rPr>
        <w:lastRenderedPageBreak/>
        <w:drawing>
          <wp:inline distT="0" distB="0" distL="0" distR="0" wp14:anchorId="0DE8F781" wp14:editId="3D6BCBCE">
            <wp:extent cx="1388853" cy="3199733"/>
            <wp:effectExtent l="0" t="0" r="1905" b="12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98074" cy="3220978"/>
                    </a:xfrm>
                    <a:prstGeom prst="rect">
                      <a:avLst/>
                    </a:prstGeom>
                  </pic:spPr>
                </pic:pic>
              </a:graphicData>
            </a:graphic>
          </wp:inline>
        </w:drawing>
      </w:r>
    </w:p>
    <w:p w14:paraId="2C879392" w14:textId="256C1FE1" w:rsidR="007F2885" w:rsidRDefault="00AE65A5" w:rsidP="00AE65A5">
      <w:pPr>
        <w:pStyle w:val="Epgrafe"/>
        <w:jc w:val="center"/>
      </w:pPr>
      <w:bookmarkStart w:id="173" w:name="_Toc442010242"/>
      <w:r>
        <w:t xml:space="preserve">Ilustración </w:t>
      </w:r>
      <w:fldSimple w:instr=" SEQ Ilustración \* ARABIC ">
        <w:r w:rsidR="00362B9A">
          <w:rPr>
            <w:noProof/>
          </w:rPr>
          <w:t>35</w:t>
        </w:r>
      </w:fldSimple>
      <w:r>
        <w:t>: Directorio "</w:t>
      </w:r>
      <w:proofErr w:type="spellStart"/>
      <w:r>
        <w:t>src</w:t>
      </w:r>
      <w:proofErr w:type="spellEnd"/>
      <w:r>
        <w:t>/</w:t>
      </w:r>
      <w:proofErr w:type="spellStart"/>
      <w:r>
        <w:t>Template</w:t>
      </w:r>
      <w:proofErr w:type="spellEnd"/>
      <w:r>
        <w:t>" de la aplicación</w:t>
      </w:r>
      <w:bookmarkEnd w:id="173"/>
    </w:p>
    <w:p w14:paraId="683523D3" w14:textId="77777777" w:rsidR="007F2885" w:rsidRDefault="007F2885" w:rsidP="007F2885">
      <w:commentRangeStart w:id="174"/>
      <w:r>
        <w:t>Contiene</w:t>
      </w:r>
      <w:commentRangeEnd w:id="174"/>
      <w:r w:rsidR="003A0148">
        <w:rPr>
          <w:rStyle w:val="Refdecomentario"/>
        </w:rPr>
        <w:commentReference w:id="174"/>
      </w:r>
      <w:r>
        <w:t xml:space="preserve"> las subcarpetas con las vistas que se corresponden con cada uno de los controladores. Es decir, dentro de la subcarpeta “Excepciones” van a estar las vistas de extensión .</w:t>
      </w:r>
      <w:proofErr w:type="spellStart"/>
      <w:r>
        <w:t>ctp</w:t>
      </w:r>
      <w:proofErr w:type="spellEnd"/>
      <w:r>
        <w:t xml:space="preserve"> que se corresponden con el controlador “</w:t>
      </w:r>
      <w:proofErr w:type="spellStart"/>
      <w:r>
        <w:t>ExcepcionesController</w:t>
      </w:r>
      <w:proofErr w:type="spellEnd"/>
      <w:r>
        <w:t>”.</w:t>
      </w:r>
    </w:p>
    <w:p w14:paraId="59AC430C" w14:textId="77777777" w:rsidR="007F2885" w:rsidRDefault="007F2885" w:rsidP="007F2885">
      <w:r>
        <w:t xml:space="preserve">De las subcarpetas presentes, las que no han sido modificadas y que vienen por defecto al usar </w:t>
      </w:r>
      <w:proofErr w:type="spellStart"/>
      <w:r>
        <w:t>CakePHP</w:t>
      </w:r>
      <w:proofErr w:type="spellEnd"/>
      <w:r>
        <w:t xml:space="preserve"> son: </w:t>
      </w:r>
      <w:proofErr w:type="spellStart"/>
      <w:r>
        <w:t>Element</w:t>
      </w:r>
      <w:proofErr w:type="spellEnd"/>
      <w:r>
        <w:t xml:space="preserve">, Email, Error y </w:t>
      </w:r>
      <w:proofErr w:type="spellStart"/>
      <w:r>
        <w:t>Pages</w:t>
      </w:r>
      <w:proofErr w:type="spellEnd"/>
      <w:r>
        <w:t>.</w:t>
      </w:r>
    </w:p>
    <w:p w14:paraId="409504B1"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2B271C">
        <w:rPr>
          <w:b/>
        </w:rPr>
        <w:t>src</w:t>
      </w:r>
      <w:proofErr w:type="spellEnd"/>
      <w:r w:rsidRPr="002B271C">
        <w:rPr>
          <w:b/>
        </w:rPr>
        <w:t>/</w:t>
      </w:r>
      <w:proofErr w:type="spellStart"/>
      <w:r>
        <w:rPr>
          <w:b/>
        </w:rPr>
        <w:t>Model</w:t>
      </w:r>
      <w:proofErr w:type="spellEnd"/>
      <w:r>
        <w:t>:</w:t>
      </w:r>
    </w:p>
    <w:p w14:paraId="68FA6FC4" w14:textId="77777777" w:rsidR="00AE65A5" w:rsidRDefault="007F2885" w:rsidP="00AE65A5">
      <w:pPr>
        <w:keepNext/>
        <w:jc w:val="center"/>
      </w:pPr>
      <w:r>
        <w:rPr>
          <w:noProof/>
          <w:lang w:eastAsia="es-ES"/>
        </w:rPr>
        <w:lastRenderedPageBreak/>
        <w:drawing>
          <wp:inline distT="0" distB="0" distL="0" distR="0" wp14:anchorId="6B7683A9" wp14:editId="3CA5E4D4">
            <wp:extent cx="1708030" cy="2753916"/>
            <wp:effectExtent l="0" t="0" r="6985"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19247" cy="2772002"/>
                    </a:xfrm>
                    <a:prstGeom prst="rect">
                      <a:avLst/>
                    </a:prstGeom>
                  </pic:spPr>
                </pic:pic>
              </a:graphicData>
            </a:graphic>
          </wp:inline>
        </w:drawing>
      </w:r>
    </w:p>
    <w:p w14:paraId="2FE1D245" w14:textId="38D93756" w:rsidR="007F2885" w:rsidRPr="002B271C" w:rsidRDefault="00AE65A5" w:rsidP="00AE65A5">
      <w:pPr>
        <w:pStyle w:val="Epgrafe"/>
        <w:jc w:val="center"/>
      </w:pPr>
      <w:bookmarkStart w:id="175" w:name="_Toc442010243"/>
      <w:r>
        <w:t xml:space="preserve">Ilustración </w:t>
      </w:r>
      <w:fldSimple w:instr=" SEQ Ilustración \* ARABIC ">
        <w:r w:rsidR="00362B9A">
          <w:rPr>
            <w:noProof/>
          </w:rPr>
          <w:t>36</w:t>
        </w:r>
      </w:fldSimple>
      <w:r>
        <w:t>: Directorio "</w:t>
      </w:r>
      <w:proofErr w:type="spellStart"/>
      <w:r>
        <w:t>src</w:t>
      </w:r>
      <w:proofErr w:type="spellEnd"/>
      <w:r>
        <w:t>/</w:t>
      </w:r>
      <w:proofErr w:type="spellStart"/>
      <w:r>
        <w:t>Model</w:t>
      </w:r>
      <w:proofErr w:type="spellEnd"/>
      <w:r>
        <w:t>" de la aplicación</w:t>
      </w:r>
      <w:bookmarkEnd w:id="175"/>
    </w:p>
    <w:p w14:paraId="054C5DFD" w14:textId="77777777" w:rsidR="007F2885" w:rsidRDefault="007F2885" w:rsidP="007F2885">
      <w:r>
        <w:t>Como se ha explicado en el apartado (</w:t>
      </w:r>
      <w:r w:rsidRPr="00AE65A5">
        <w:rPr>
          <w:color w:val="FF0000"/>
          <w:sz w:val="28"/>
        </w:rPr>
        <w:t>DIAGRAMA DE PAQUETES, poner enlace</w:t>
      </w:r>
      <w:r>
        <w:t xml:space="preserve">), </w:t>
      </w:r>
      <w:proofErr w:type="spellStart"/>
      <w:r>
        <w:t>CakePHP</w:t>
      </w:r>
      <w:proofErr w:type="spellEnd"/>
      <w:r>
        <w:t xml:space="preserve"> </w:t>
      </w:r>
      <w:commentRangeStart w:id="176"/>
      <w:r>
        <w:t>no obliga a</w:t>
      </w:r>
      <w:commentRangeEnd w:id="176"/>
      <w:r w:rsidR="0070404E">
        <w:rPr>
          <w:rStyle w:val="Refdecomentario"/>
        </w:rPr>
        <w:commentReference w:id="176"/>
      </w:r>
      <w:r>
        <w:t xml:space="preserve"> tener creadas unas clases entidad con las que poder interactuar con la base de datos.</w:t>
      </w:r>
    </w:p>
    <w:p w14:paraId="5DBE59DF" w14:textId="77777777" w:rsidR="007F2885" w:rsidRDefault="007F2885" w:rsidP="007F2885">
      <w:r>
        <w:t>Por ello dentro de esta carpeta la única subcarpeta utilizada es la de “</w:t>
      </w:r>
      <w:proofErr w:type="spellStart"/>
      <w:r>
        <w:t>Table</w:t>
      </w:r>
      <w:proofErr w:type="spellEnd"/>
      <w:r>
        <w:t xml:space="preserve">”, la cual contiene diferentes ficheros </w:t>
      </w:r>
      <w:proofErr w:type="spellStart"/>
      <w:r>
        <w:t>php</w:t>
      </w:r>
      <w:proofErr w:type="spellEnd"/>
      <w:r>
        <w:t xml:space="preserve"> los cuáles van a encargarse de realizar la validación de los datos introducidos en los campos de los formularios y de establecer relaciones entre las tablas de la base de datos para posteriormente poder realizar consultas JOIN desde los controladores.</w:t>
      </w:r>
    </w:p>
    <w:p w14:paraId="2A411F2A" w14:textId="2147EEEB" w:rsidR="0002489F" w:rsidRDefault="007F2885" w:rsidP="0002489F">
      <w:pPr>
        <w:pStyle w:val="Prrafodelista"/>
        <w:numPr>
          <w:ilvl w:val="0"/>
          <w:numId w:val="14"/>
        </w:numPr>
      </w:pPr>
      <w:r>
        <w:t xml:space="preserve">Directorio </w:t>
      </w:r>
      <w:proofErr w:type="spellStart"/>
      <w:r>
        <w:t>AutoCorreccionJava_TFG</w:t>
      </w:r>
      <w:proofErr w:type="spellEnd"/>
      <w:r>
        <w:t>/</w:t>
      </w:r>
      <w:proofErr w:type="spellStart"/>
      <w:r w:rsidRPr="00C21861">
        <w:rPr>
          <w:b/>
        </w:rPr>
        <w:t>src</w:t>
      </w:r>
      <w:proofErr w:type="spellEnd"/>
      <w:r w:rsidRPr="00C21861">
        <w:rPr>
          <w:b/>
        </w:rPr>
        <w:t>/</w:t>
      </w:r>
      <w:proofErr w:type="spellStart"/>
      <w:r w:rsidRPr="00C21861">
        <w:rPr>
          <w:b/>
        </w:rPr>
        <w:t>Locale</w:t>
      </w:r>
      <w:proofErr w:type="spellEnd"/>
      <w:r>
        <w:t>:</w:t>
      </w:r>
    </w:p>
    <w:p w14:paraId="70888467" w14:textId="77777777" w:rsidR="0002489F" w:rsidRDefault="0002489F" w:rsidP="0002489F">
      <w:pPr>
        <w:pStyle w:val="Prrafodelista"/>
        <w:keepNext/>
        <w:ind w:left="720"/>
        <w:jc w:val="center"/>
      </w:pPr>
      <w:r>
        <w:rPr>
          <w:noProof/>
          <w:lang w:eastAsia="es-ES"/>
        </w:rPr>
        <w:lastRenderedPageBreak/>
        <w:drawing>
          <wp:inline distT="0" distB="0" distL="0" distR="0" wp14:anchorId="0DA3D826" wp14:editId="56313202">
            <wp:extent cx="1535655" cy="254317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9518" cy="2549572"/>
                    </a:xfrm>
                    <a:prstGeom prst="rect">
                      <a:avLst/>
                    </a:prstGeom>
                  </pic:spPr>
                </pic:pic>
              </a:graphicData>
            </a:graphic>
          </wp:inline>
        </w:drawing>
      </w:r>
    </w:p>
    <w:p w14:paraId="26F3EB71" w14:textId="660310C4" w:rsidR="00AE65A5" w:rsidRDefault="0002489F" w:rsidP="0002489F">
      <w:pPr>
        <w:pStyle w:val="Epgrafe"/>
        <w:jc w:val="center"/>
      </w:pPr>
      <w:bookmarkStart w:id="177" w:name="_Toc442010244"/>
      <w:r>
        <w:t xml:space="preserve">Ilustración </w:t>
      </w:r>
      <w:fldSimple w:instr=" SEQ Ilustración \* ARABIC ">
        <w:r w:rsidR="00362B9A">
          <w:rPr>
            <w:noProof/>
          </w:rPr>
          <w:t>37</w:t>
        </w:r>
      </w:fldSimple>
      <w:r>
        <w:t xml:space="preserve">: </w:t>
      </w:r>
      <w:r w:rsidRPr="008A0A79">
        <w:t>Directorio "</w:t>
      </w:r>
      <w:proofErr w:type="spellStart"/>
      <w:r w:rsidRPr="008A0A79">
        <w:t>src</w:t>
      </w:r>
      <w:proofErr w:type="spellEnd"/>
      <w:r w:rsidRPr="008A0A79">
        <w:t>/</w:t>
      </w:r>
      <w:proofErr w:type="spellStart"/>
      <w:r w:rsidRPr="008A0A79">
        <w:t>Locale</w:t>
      </w:r>
      <w:proofErr w:type="spellEnd"/>
      <w:r w:rsidRPr="008A0A79">
        <w:t>" de la aplicación</w:t>
      </w:r>
      <w:bookmarkEnd w:id="177"/>
    </w:p>
    <w:p w14:paraId="4BB341AC" w14:textId="77777777" w:rsidR="007F2885" w:rsidRDefault="007F2885" w:rsidP="007F2885">
      <w:r>
        <w:t>Contiene los ficheros .</w:t>
      </w:r>
      <w:proofErr w:type="spellStart"/>
      <w:r>
        <w:t>po</w:t>
      </w:r>
      <w:proofErr w:type="spellEnd"/>
      <w:r>
        <w:t xml:space="preserve"> que van a permitir realizar la Internacionalización de la aplicación.</w:t>
      </w:r>
    </w:p>
    <w:p w14:paraId="36EB3BE7" w14:textId="77777777" w:rsidR="007F2885" w:rsidRDefault="007F2885" w:rsidP="00711285">
      <w:pPr>
        <w:pStyle w:val="Prrafodelista"/>
        <w:numPr>
          <w:ilvl w:val="0"/>
          <w:numId w:val="14"/>
        </w:numPr>
      </w:pPr>
      <w:r>
        <w:t xml:space="preserve">Directorio </w:t>
      </w:r>
      <w:proofErr w:type="spellStart"/>
      <w:r>
        <w:t>AutoCorreccionJava_TFG</w:t>
      </w:r>
      <w:proofErr w:type="spellEnd"/>
      <w:r>
        <w:t>/</w:t>
      </w:r>
      <w:proofErr w:type="spellStart"/>
      <w:r w:rsidRPr="00C21861">
        <w:rPr>
          <w:b/>
        </w:rPr>
        <w:t>vendor</w:t>
      </w:r>
      <w:proofErr w:type="spellEnd"/>
      <w:r>
        <w:t>:</w:t>
      </w:r>
    </w:p>
    <w:p w14:paraId="2B404423" w14:textId="77777777" w:rsidR="00AE65A5" w:rsidRDefault="007F2885" w:rsidP="00AE65A5">
      <w:pPr>
        <w:keepNext/>
        <w:jc w:val="center"/>
      </w:pPr>
      <w:r>
        <w:rPr>
          <w:noProof/>
          <w:lang w:eastAsia="es-ES"/>
        </w:rPr>
        <w:lastRenderedPageBreak/>
        <w:drawing>
          <wp:inline distT="0" distB="0" distL="0" distR="0" wp14:anchorId="0B660CC3" wp14:editId="65043D99">
            <wp:extent cx="2055630" cy="3364302"/>
            <wp:effectExtent l="0" t="0" r="1905"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0940" cy="3372993"/>
                    </a:xfrm>
                    <a:prstGeom prst="rect">
                      <a:avLst/>
                    </a:prstGeom>
                  </pic:spPr>
                </pic:pic>
              </a:graphicData>
            </a:graphic>
          </wp:inline>
        </w:drawing>
      </w:r>
    </w:p>
    <w:p w14:paraId="7965CD47" w14:textId="53A181D5" w:rsidR="007F2885" w:rsidRDefault="00AE65A5" w:rsidP="00AE65A5">
      <w:pPr>
        <w:pStyle w:val="Epgrafe"/>
        <w:jc w:val="center"/>
      </w:pPr>
      <w:bookmarkStart w:id="178" w:name="_Toc442010245"/>
      <w:r>
        <w:t xml:space="preserve">Ilustración </w:t>
      </w:r>
      <w:fldSimple w:instr=" SEQ Ilustración \* ARABIC ">
        <w:r w:rsidR="00362B9A">
          <w:rPr>
            <w:noProof/>
          </w:rPr>
          <w:t>38</w:t>
        </w:r>
      </w:fldSimple>
      <w:r>
        <w:t>: Directorio "</w:t>
      </w:r>
      <w:proofErr w:type="spellStart"/>
      <w:r>
        <w:t>vendor</w:t>
      </w:r>
      <w:proofErr w:type="spellEnd"/>
      <w:r>
        <w:t>" de la aplicación</w:t>
      </w:r>
      <w:bookmarkEnd w:id="178"/>
    </w:p>
    <w:p w14:paraId="51811E1E" w14:textId="550A2C53" w:rsidR="007F2885" w:rsidRDefault="007F2885" w:rsidP="007F2885">
      <w:r>
        <w:t xml:space="preserve">Dentro de esta carpeta van a estar las librerías externas, de las cuales las únicas que han sido añadidas son: </w:t>
      </w:r>
      <w:commentRangeStart w:id="179"/>
      <w:r>
        <w:t>“</w:t>
      </w:r>
      <w:proofErr w:type="spellStart"/>
      <w:r>
        <w:t>ims</w:t>
      </w:r>
      <w:proofErr w:type="spellEnd"/>
      <w:r>
        <w:t xml:space="preserve">”, </w:t>
      </w:r>
      <w:commentRangeEnd w:id="179"/>
      <w:r w:rsidR="0070404E">
        <w:rPr>
          <w:rStyle w:val="Refdecomentario"/>
        </w:rPr>
        <w:commentReference w:id="179"/>
      </w:r>
      <w:r>
        <w:t>encargada de establecer la conexión LTI entre Moodle y la aplicación, “</w:t>
      </w:r>
      <w:proofErr w:type="spellStart"/>
      <w:r>
        <w:t>libchart</w:t>
      </w:r>
      <w:commentRangeStart w:id="180"/>
      <w:proofErr w:type="spellEnd"/>
      <w:r>
        <w:t>”</w:t>
      </w:r>
      <w:commentRangeEnd w:id="180"/>
      <w:r w:rsidR="00817CA8">
        <w:rPr>
          <w:rStyle w:val="Refdecomentario"/>
        </w:rPr>
        <w:commentReference w:id="180"/>
      </w:r>
      <w:r>
        <w:t>, libre</w:t>
      </w:r>
      <w:del w:id="181" w:author="BRUNO BARUQUE ZANON" w:date="2016-02-01T18:29:00Z">
        <w:r w:rsidDel="00817CA8">
          <w:delText>a</w:delText>
        </w:r>
      </w:del>
      <w:r>
        <w:t>ría utilizada para la generación de gráficas y “jplag-2.11.8-SNAPSHOT-jar-with-dependencies.jar</w:t>
      </w:r>
      <w:commentRangeStart w:id="182"/>
      <w:r>
        <w:t>”</w:t>
      </w:r>
      <w:commentRangeEnd w:id="182"/>
      <w:r w:rsidR="00817CA8">
        <w:rPr>
          <w:rStyle w:val="Refdecomentario"/>
        </w:rPr>
        <w:commentReference w:id="182"/>
      </w:r>
      <w:r>
        <w:t>, utilizado para poder generar el reporte de plagios de las prácticas.</w:t>
      </w:r>
    </w:p>
    <w:p w14:paraId="616D5284" w14:textId="77777777" w:rsidR="007F2885" w:rsidRDefault="007F2885" w:rsidP="00711285">
      <w:pPr>
        <w:pStyle w:val="Prrafodelista"/>
        <w:numPr>
          <w:ilvl w:val="0"/>
          <w:numId w:val="14"/>
        </w:numPr>
        <w:rPr>
          <w:b/>
        </w:rPr>
      </w:pPr>
      <w:r>
        <w:t xml:space="preserve">Directorio </w:t>
      </w:r>
      <w:proofErr w:type="spellStart"/>
      <w:r>
        <w:t>AutoCorreccionJava_TFG</w:t>
      </w:r>
      <w:proofErr w:type="spellEnd"/>
      <w:r>
        <w:t>/</w:t>
      </w:r>
      <w:proofErr w:type="spellStart"/>
      <w:r w:rsidRPr="002F581E">
        <w:rPr>
          <w:b/>
        </w:rPr>
        <w:t>webroot</w:t>
      </w:r>
      <w:proofErr w:type="spellEnd"/>
      <w:r w:rsidRPr="002F581E">
        <w:rPr>
          <w:b/>
        </w:rPr>
        <w:t>:</w:t>
      </w:r>
    </w:p>
    <w:p w14:paraId="7E25891D" w14:textId="77777777" w:rsidR="002640CA" w:rsidRDefault="002640CA" w:rsidP="002640CA">
      <w:pPr>
        <w:pStyle w:val="Prrafodelista"/>
        <w:keepNext/>
        <w:ind w:left="720"/>
        <w:jc w:val="center"/>
      </w:pPr>
      <w:r>
        <w:rPr>
          <w:noProof/>
          <w:lang w:eastAsia="es-ES"/>
        </w:rPr>
        <w:lastRenderedPageBreak/>
        <w:drawing>
          <wp:inline distT="0" distB="0" distL="0" distR="0" wp14:anchorId="177410F0" wp14:editId="1DF1409E">
            <wp:extent cx="1520988" cy="241935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25071" cy="2425845"/>
                    </a:xfrm>
                    <a:prstGeom prst="rect">
                      <a:avLst/>
                    </a:prstGeom>
                  </pic:spPr>
                </pic:pic>
              </a:graphicData>
            </a:graphic>
          </wp:inline>
        </w:drawing>
      </w:r>
    </w:p>
    <w:p w14:paraId="459176AC" w14:textId="5BBA5829" w:rsidR="002640CA" w:rsidRPr="002F581E" w:rsidRDefault="002640CA" w:rsidP="002640CA">
      <w:pPr>
        <w:pStyle w:val="Epgrafe"/>
        <w:jc w:val="center"/>
        <w:rPr>
          <w:b/>
        </w:rPr>
      </w:pPr>
      <w:bookmarkStart w:id="183" w:name="_Toc442010246"/>
      <w:r>
        <w:t xml:space="preserve">Ilustración </w:t>
      </w:r>
      <w:fldSimple w:instr=" SEQ Ilustración \* ARABIC ">
        <w:r w:rsidR="00362B9A">
          <w:rPr>
            <w:noProof/>
          </w:rPr>
          <w:t>39</w:t>
        </w:r>
      </w:fldSimple>
      <w:r>
        <w:t xml:space="preserve">: </w:t>
      </w:r>
      <w:r w:rsidRPr="000F6019">
        <w:t>Directorio "</w:t>
      </w:r>
      <w:proofErr w:type="spellStart"/>
      <w:r w:rsidRPr="000F6019">
        <w:t>webroot</w:t>
      </w:r>
      <w:proofErr w:type="spellEnd"/>
      <w:r w:rsidRPr="000F6019">
        <w:t>" de la aplicación</w:t>
      </w:r>
      <w:bookmarkEnd w:id="183"/>
    </w:p>
    <w:p w14:paraId="51F6EFDA" w14:textId="3682A07F" w:rsidR="007F2885" w:rsidRDefault="007F2885" w:rsidP="007F2885">
      <w:r>
        <w:t xml:space="preserve">Contiene las carpetas con los ficheros </w:t>
      </w:r>
      <w:proofErr w:type="spellStart"/>
      <w:r>
        <w:t>css</w:t>
      </w:r>
      <w:proofErr w:type="spellEnd"/>
      <w:r>
        <w:t xml:space="preserve">, </w:t>
      </w:r>
      <w:commentRangeStart w:id="184"/>
      <w:proofErr w:type="spellStart"/>
      <w:r>
        <w:t>javascript</w:t>
      </w:r>
      <w:commentRangeEnd w:id="184"/>
      <w:proofErr w:type="spellEnd"/>
      <w:r w:rsidR="00817CA8">
        <w:rPr>
          <w:rStyle w:val="Refdecomentario"/>
        </w:rPr>
        <w:commentReference w:id="184"/>
      </w:r>
      <w:r>
        <w:t xml:space="preserve"> y las diferentes imágenes utilizadas en la aplicación. </w:t>
      </w:r>
    </w:p>
    <w:p w14:paraId="28E35CE6" w14:textId="77777777" w:rsidR="008E2418" w:rsidRDefault="008E2418" w:rsidP="008E2418">
      <w:pPr>
        <w:pStyle w:val="Ttulo2"/>
      </w:pPr>
      <w:bookmarkStart w:id="185" w:name="_Toc442008765"/>
      <w:r>
        <w:t>Instalación de herramientas</w:t>
      </w:r>
      <w:bookmarkEnd w:id="185"/>
    </w:p>
    <w:p w14:paraId="356F9F33" w14:textId="77777777" w:rsidR="008E2418" w:rsidRDefault="008E2418" w:rsidP="008E2418">
      <w:pPr>
        <w:pStyle w:val="Ttulo3"/>
      </w:pPr>
      <w:bookmarkStart w:id="186" w:name="_Toc442008766"/>
      <w:r>
        <w:t>Sistema operativo</w:t>
      </w:r>
      <w:bookmarkEnd w:id="186"/>
    </w:p>
    <w:p w14:paraId="163B317C" w14:textId="77777777" w:rsidR="008E2418" w:rsidRDefault="00EE56E5" w:rsidP="008E2418">
      <w:r>
        <w:t>La aplicación ha sido desarrollada desde un portátil con sistema operativo:</w:t>
      </w:r>
      <w:r w:rsidR="008E2418">
        <w:t xml:space="preserve"> Windows 8.1 (64 bits).</w:t>
      </w:r>
    </w:p>
    <w:p w14:paraId="77E6203C" w14:textId="77777777" w:rsidR="008E2418" w:rsidRDefault="008E2418" w:rsidP="008E2418">
      <w:pPr>
        <w:pStyle w:val="Ttulo3"/>
      </w:pPr>
      <w:bookmarkStart w:id="187" w:name="_Toc442008767"/>
      <w:r>
        <w:t>Servidor</w:t>
      </w:r>
      <w:bookmarkEnd w:id="187"/>
    </w:p>
    <w:p w14:paraId="526F94DB" w14:textId="77777777" w:rsidR="008E2418" w:rsidRDefault="008E2418" w:rsidP="008E2418">
      <w:r>
        <w:t xml:space="preserve">Se ha utilizado el programa </w:t>
      </w:r>
      <w:proofErr w:type="spellStart"/>
      <w:r>
        <w:t>WampServer</w:t>
      </w:r>
      <w:proofErr w:type="spellEnd"/>
      <w:r>
        <w:t xml:space="preserve"> en la versión 2.5 y arquitectura de 64 bits. La instalación contiene:</w:t>
      </w:r>
    </w:p>
    <w:p w14:paraId="1DAE8787" w14:textId="77777777" w:rsidR="008E2418" w:rsidRDefault="008E2418" w:rsidP="00DC6AD5">
      <w:pPr>
        <w:pStyle w:val="Prrafodelista"/>
        <w:numPr>
          <w:ilvl w:val="0"/>
          <w:numId w:val="3"/>
        </w:numPr>
        <w:contextualSpacing/>
      </w:pPr>
      <w:r>
        <w:t>Apache (versión 2.4.9)</w:t>
      </w:r>
    </w:p>
    <w:p w14:paraId="4B920415" w14:textId="77777777" w:rsidR="008E2418" w:rsidRDefault="008E2418" w:rsidP="00DC6AD5">
      <w:pPr>
        <w:pStyle w:val="Prrafodelista"/>
        <w:numPr>
          <w:ilvl w:val="0"/>
          <w:numId w:val="3"/>
        </w:numPr>
        <w:contextualSpacing/>
      </w:pPr>
      <w:proofErr w:type="spellStart"/>
      <w:r>
        <w:t>MySQL</w:t>
      </w:r>
      <w:proofErr w:type="spellEnd"/>
      <w:r>
        <w:t xml:space="preserve"> (versión 5.16.17)</w:t>
      </w:r>
    </w:p>
    <w:p w14:paraId="3BB382C1" w14:textId="77777777" w:rsidR="008E2418" w:rsidRDefault="008E2418" w:rsidP="00DC6AD5">
      <w:pPr>
        <w:pStyle w:val="Prrafodelista"/>
        <w:numPr>
          <w:ilvl w:val="0"/>
          <w:numId w:val="3"/>
        </w:numPr>
        <w:contextualSpacing/>
      </w:pPr>
      <w:r>
        <w:t>PHP (versión 5.5.12)</w:t>
      </w:r>
    </w:p>
    <w:p w14:paraId="70ABF9E1" w14:textId="77777777" w:rsidR="008E2418" w:rsidRDefault="008E2418" w:rsidP="00DC6AD5">
      <w:pPr>
        <w:pStyle w:val="Prrafodelista"/>
        <w:numPr>
          <w:ilvl w:val="0"/>
          <w:numId w:val="3"/>
        </w:numPr>
        <w:contextualSpacing/>
      </w:pPr>
      <w:proofErr w:type="spellStart"/>
      <w:r>
        <w:t>PHPMyAdmin</w:t>
      </w:r>
      <w:proofErr w:type="spellEnd"/>
      <w:r>
        <w:t xml:space="preserve"> (versión 4.1.14)</w:t>
      </w:r>
    </w:p>
    <w:p w14:paraId="109E2FCB" w14:textId="77777777" w:rsidR="008E2418" w:rsidRDefault="008E2418" w:rsidP="008E2418">
      <w:r>
        <w:t>A continuación se va a mostrar de forma detallada el proceso de instalación:</w:t>
      </w:r>
    </w:p>
    <w:p w14:paraId="1F9C2663" w14:textId="77777777" w:rsidR="008E2418" w:rsidRDefault="008E2418" w:rsidP="00DC6AD5">
      <w:pPr>
        <w:pStyle w:val="Prrafodelista"/>
        <w:numPr>
          <w:ilvl w:val="0"/>
          <w:numId w:val="4"/>
        </w:numPr>
        <w:contextualSpacing/>
      </w:pPr>
      <w:r>
        <w:t xml:space="preserve">Acceder a la web oficial del </w:t>
      </w:r>
      <w:proofErr w:type="spellStart"/>
      <w:r>
        <w:t>WampServer</w:t>
      </w:r>
      <w:proofErr w:type="spellEnd"/>
      <w:r>
        <w:t xml:space="preserve"> y descargar la versión de 64 bits:</w:t>
      </w:r>
    </w:p>
    <w:p w14:paraId="44795AD0" w14:textId="77777777" w:rsidR="008E2418" w:rsidRDefault="000E72D2" w:rsidP="00CF7FED">
      <w:pPr>
        <w:pStyle w:val="Prrafodelista"/>
        <w:jc w:val="center"/>
      </w:pPr>
      <w:hyperlink r:id="rId56" w:anchor="download-wrapper" w:history="1">
        <w:r w:rsidR="008E2418" w:rsidRPr="00C945D8">
          <w:rPr>
            <w:rStyle w:val="Hipervnculo"/>
          </w:rPr>
          <w:t>http://www.wampserver.com/en/#download-wrapper</w:t>
        </w:r>
      </w:hyperlink>
    </w:p>
    <w:p w14:paraId="7E9DB5E6" w14:textId="77777777" w:rsidR="008E2418" w:rsidRDefault="008E2418" w:rsidP="00DC6AD5">
      <w:pPr>
        <w:pStyle w:val="Prrafodelista"/>
        <w:numPr>
          <w:ilvl w:val="0"/>
          <w:numId w:val="4"/>
        </w:numPr>
        <w:contextualSpacing/>
      </w:pPr>
      <w:r>
        <w:t>Ejecutamos el fichero descargado y se nos mostrará la siguiente pantalla:</w:t>
      </w:r>
    </w:p>
    <w:p w14:paraId="03583EAE" w14:textId="77777777" w:rsidR="008E2418" w:rsidRDefault="008E2418" w:rsidP="008E2418">
      <w:pPr>
        <w:pStyle w:val="Prrafodelista"/>
      </w:pPr>
    </w:p>
    <w:p w14:paraId="4CCCAB7B" w14:textId="77777777" w:rsidR="00AE65A5" w:rsidRDefault="008E2418" w:rsidP="00AE65A5">
      <w:pPr>
        <w:pStyle w:val="Prrafodelista"/>
        <w:keepNext/>
        <w:jc w:val="center"/>
      </w:pPr>
      <w:r>
        <w:rPr>
          <w:noProof/>
          <w:lang w:eastAsia="es-ES"/>
        </w:rPr>
        <w:drawing>
          <wp:inline distT="0" distB="0" distL="0" distR="0" wp14:anchorId="6A8DA533" wp14:editId="43FB5782">
            <wp:extent cx="3123378" cy="242887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34512" cy="2437533"/>
                    </a:xfrm>
                    <a:prstGeom prst="rect">
                      <a:avLst/>
                    </a:prstGeom>
                  </pic:spPr>
                </pic:pic>
              </a:graphicData>
            </a:graphic>
          </wp:inline>
        </w:drawing>
      </w:r>
    </w:p>
    <w:p w14:paraId="427EC44C" w14:textId="7A1D5EBD" w:rsidR="008E2418" w:rsidRDefault="00AE65A5" w:rsidP="00FC3CF5">
      <w:pPr>
        <w:pStyle w:val="Epgrafe"/>
        <w:jc w:val="center"/>
      </w:pPr>
      <w:bookmarkStart w:id="188" w:name="_Toc442010247"/>
      <w:r>
        <w:t xml:space="preserve">Ilustración </w:t>
      </w:r>
      <w:fldSimple w:instr=" SEQ Ilustración \* ARABIC ">
        <w:r w:rsidR="00362B9A">
          <w:rPr>
            <w:noProof/>
          </w:rPr>
          <w:t>40</w:t>
        </w:r>
      </w:fldSimple>
      <w:r>
        <w:t xml:space="preserve">: Instalar </w:t>
      </w:r>
      <w:proofErr w:type="spellStart"/>
      <w:r>
        <w:t>WampServer</w:t>
      </w:r>
      <w:proofErr w:type="spellEnd"/>
      <w:r>
        <w:t xml:space="preserve"> </w:t>
      </w:r>
      <w:proofErr w:type="gramStart"/>
      <w:r>
        <w:t>paso</w:t>
      </w:r>
      <w:proofErr w:type="gramEnd"/>
      <w:r>
        <w:t xml:space="preserve"> 1</w:t>
      </w:r>
      <w:bookmarkEnd w:id="188"/>
    </w:p>
    <w:p w14:paraId="143D7B58" w14:textId="77777777" w:rsidR="008E2418" w:rsidRDefault="008E2418" w:rsidP="00DC6AD5">
      <w:pPr>
        <w:pStyle w:val="Prrafodelista"/>
        <w:numPr>
          <w:ilvl w:val="0"/>
          <w:numId w:val="4"/>
        </w:numPr>
        <w:contextualSpacing/>
      </w:pPr>
      <w:r>
        <w:t>Presionamos “</w:t>
      </w:r>
      <w:proofErr w:type="spellStart"/>
      <w:r>
        <w:t>Next</w:t>
      </w:r>
      <w:proofErr w:type="spellEnd"/>
      <w:r>
        <w:t>”, y continuación se nos mostrará la siguiente pantalla:</w:t>
      </w:r>
    </w:p>
    <w:p w14:paraId="5E4AE695" w14:textId="77777777" w:rsidR="00AE65A5" w:rsidRDefault="008E2418" w:rsidP="00AE65A5">
      <w:pPr>
        <w:pStyle w:val="Prrafodelista"/>
        <w:keepNext/>
        <w:jc w:val="center"/>
      </w:pPr>
      <w:r>
        <w:rPr>
          <w:noProof/>
          <w:lang w:eastAsia="es-ES"/>
        </w:rPr>
        <w:drawing>
          <wp:inline distT="0" distB="0" distL="0" distR="0" wp14:anchorId="544AEF2E" wp14:editId="4EBF726F">
            <wp:extent cx="3295650" cy="2582025"/>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16714" cy="2598528"/>
                    </a:xfrm>
                    <a:prstGeom prst="rect">
                      <a:avLst/>
                    </a:prstGeom>
                  </pic:spPr>
                </pic:pic>
              </a:graphicData>
            </a:graphic>
          </wp:inline>
        </w:drawing>
      </w:r>
    </w:p>
    <w:p w14:paraId="15B18962" w14:textId="6DEF38CA" w:rsidR="008E2418" w:rsidRDefault="00AE65A5" w:rsidP="00AE65A5">
      <w:pPr>
        <w:pStyle w:val="Epgrafe"/>
        <w:jc w:val="center"/>
      </w:pPr>
      <w:bookmarkStart w:id="189" w:name="_Toc442010248"/>
      <w:r>
        <w:t xml:space="preserve">Ilustración </w:t>
      </w:r>
      <w:fldSimple w:instr=" SEQ Ilustración \* ARABIC ">
        <w:r w:rsidR="00362B9A">
          <w:rPr>
            <w:noProof/>
          </w:rPr>
          <w:t>41</w:t>
        </w:r>
      </w:fldSimple>
      <w:r>
        <w:t xml:space="preserve">: Instalar </w:t>
      </w:r>
      <w:proofErr w:type="spellStart"/>
      <w:r>
        <w:t>WampServer</w:t>
      </w:r>
      <w:proofErr w:type="spellEnd"/>
      <w:r>
        <w:t xml:space="preserve"> paso 2</w:t>
      </w:r>
      <w:bookmarkEnd w:id="189"/>
    </w:p>
    <w:p w14:paraId="56F020BC" w14:textId="77777777" w:rsidR="008E2418" w:rsidRDefault="008E2418" w:rsidP="008E2418">
      <w:pPr>
        <w:pStyle w:val="Prrafodelista"/>
      </w:pPr>
    </w:p>
    <w:p w14:paraId="5524A59C" w14:textId="77777777" w:rsidR="008E2418" w:rsidRDefault="008E2418" w:rsidP="00DC6AD5">
      <w:pPr>
        <w:pStyle w:val="Prrafodelista"/>
        <w:numPr>
          <w:ilvl w:val="0"/>
          <w:numId w:val="4"/>
        </w:numPr>
        <w:contextualSpacing/>
      </w:pPr>
      <w:r>
        <w:t>Aceptamos el acuerdo y presionamos “</w:t>
      </w:r>
      <w:proofErr w:type="spellStart"/>
      <w:r>
        <w:t>Next</w:t>
      </w:r>
      <w:proofErr w:type="spellEnd"/>
      <w:r>
        <w:t>”. Nos aparecerá la siguiente pantalla:</w:t>
      </w:r>
    </w:p>
    <w:p w14:paraId="79F23F4A" w14:textId="77777777" w:rsidR="008E2418" w:rsidRDefault="008E2418" w:rsidP="008E2418">
      <w:pPr>
        <w:pStyle w:val="Prrafodelista"/>
      </w:pPr>
    </w:p>
    <w:p w14:paraId="09957E93" w14:textId="77777777" w:rsidR="00AE65A5" w:rsidRDefault="008E2418" w:rsidP="00AE65A5">
      <w:pPr>
        <w:pStyle w:val="Prrafodelista"/>
        <w:keepNext/>
        <w:jc w:val="center"/>
      </w:pPr>
      <w:r>
        <w:rPr>
          <w:noProof/>
          <w:lang w:eastAsia="es-ES"/>
        </w:rPr>
        <w:drawing>
          <wp:inline distT="0" distB="0" distL="0" distR="0" wp14:anchorId="33A20AB0" wp14:editId="6A80C3A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9121" cy="2769428"/>
                    </a:xfrm>
                    <a:prstGeom prst="rect">
                      <a:avLst/>
                    </a:prstGeom>
                  </pic:spPr>
                </pic:pic>
              </a:graphicData>
            </a:graphic>
          </wp:inline>
        </w:drawing>
      </w:r>
    </w:p>
    <w:p w14:paraId="5D72F01E" w14:textId="0085954C" w:rsidR="008E2418" w:rsidRDefault="00AE65A5" w:rsidP="00AE65A5">
      <w:pPr>
        <w:pStyle w:val="Epgrafe"/>
        <w:jc w:val="center"/>
      </w:pPr>
      <w:bookmarkStart w:id="190" w:name="_Toc442010249"/>
      <w:r>
        <w:t xml:space="preserve">Ilustración </w:t>
      </w:r>
      <w:fldSimple w:instr=" SEQ Ilustración \* ARABIC ">
        <w:r w:rsidR="00362B9A">
          <w:rPr>
            <w:noProof/>
          </w:rPr>
          <w:t>42</w:t>
        </w:r>
      </w:fldSimple>
      <w:r>
        <w:t xml:space="preserve">: Instalar </w:t>
      </w:r>
      <w:proofErr w:type="spellStart"/>
      <w:r>
        <w:t>WampServer</w:t>
      </w:r>
      <w:proofErr w:type="spellEnd"/>
      <w:r>
        <w:t xml:space="preserve"> paso 3</w:t>
      </w:r>
      <w:bookmarkEnd w:id="190"/>
    </w:p>
    <w:p w14:paraId="1D72A104" w14:textId="77777777" w:rsidR="008E2418" w:rsidRDefault="008E2418" w:rsidP="008E2418">
      <w:pPr>
        <w:pStyle w:val="Prrafodelista"/>
      </w:pPr>
    </w:p>
    <w:p w14:paraId="5197E26E" w14:textId="77777777" w:rsidR="008E2418" w:rsidRDefault="008E2418" w:rsidP="00DC6AD5">
      <w:pPr>
        <w:pStyle w:val="Prrafodelista"/>
        <w:numPr>
          <w:ilvl w:val="0"/>
          <w:numId w:val="4"/>
        </w:numPr>
        <w:contextualSpacing/>
      </w:pPr>
      <w:r>
        <w:t xml:space="preserve">Seleccionamos la carpeta en la que se instalará </w:t>
      </w:r>
      <w:proofErr w:type="spellStart"/>
      <w:r>
        <w:t>WampServer</w:t>
      </w:r>
      <w:proofErr w:type="spellEnd"/>
      <w:r>
        <w:t xml:space="preserve"> y pulsamos “</w:t>
      </w:r>
      <w:proofErr w:type="spellStart"/>
      <w:r>
        <w:t>Next</w:t>
      </w:r>
      <w:proofErr w:type="spellEnd"/>
      <w:r>
        <w:t>” hasta que nos aparezca la opción de “</w:t>
      </w:r>
      <w:proofErr w:type="spellStart"/>
      <w:r>
        <w:t>Install</w:t>
      </w:r>
      <w:proofErr w:type="spellEnd"/>
      <w:r>
        <w:t xml:space="preserve">”, en cuyo caso habrá finalizado el proceso de instalación y de esta forma ya tendríamos el Servidor y la base de datos </w:t>
      </w:r>
      <w:proofErr w:type="spellStart"/>
      <w:r>
        <w:t>MySQL</w:t>
      </w:r>
      <w:proofErr w:type="spellEnd"/>
      <w:r>
        <w:t xml:space="preserve"> instalada.</w:t>
      </w:r>
    </w:p>
    <w:p w14:paraId="4AD676D8" w14:textId="77777777" w:rsidR="008E2418" w:rsidRDefault="00A457DA" w:rsidP="008E2418">
      <w:pPr>
        <w:pStyle w:val="Ttulo3"/>
      </w:pPr>
      <w:bookmarkStart w:id="191" w:name="_Toc442008768"/>
      <w:r>
        <w:t>Base de datos</w:t>
      </w:r>
      <w:bookmarkEnd w:id="191"/>
    </w:p>
    <w:p w14:paraId="209A10FD" w14:textId="77777777" w:rsidR="00A457DA" w:rsidRPr="00A457DA" w:rsidRDefault="00A457DA" w:rsidP="00A457DA">
      <w:pPr>
        <w:pStyle w:val="Ttulo4"/>
      </w:pPr>
      <w:r>
        <w:t>Creación de las bases de datos</w:t>
      </w:r>
    </w:p>
    <w:p w14:paraId="518A8F8D" w14:textId="77777777" w:rsidR="00CF7FED" w:rsidRDefault="00CF7FED" w:rsidP="00A457DA">
      <w:r>
        <w:t xml:space="preserve">Para realizar el proyecto van a ser necesarias crear dos bases de datos: </w:t>
      </w:r>
      <w:commentRangeStart w:id="192"/>
      <w:r w:rsidR="00A457DA">
        <w:t>una de nombre “</w:t>
      </w:r>
      <w:proofErr w:type="spellStart"/>
      <w:r w:rsidR="00A457DA">
        <w:t>moodle</w:t>
      </w:r>
      <w:proofErr w:type="spellEnd"/>
      <w:r w:rsidR="00A457DA">
        <w:t>” en la que van a almacenarse todas las tablas que Moodle (que posteriormente se explicará su proceso de instalación)</w:t>
      </w:r>
      <w:commentRangeEnd w:id="192"/>
      <w:r w:rsidR="00817CA8">
        <w:rPr>
          <w:rStyle w:val="Refdecomentario"/>
        </w:rPr>
        <w:commentReference w:id="192"/>
      </w:r>
      <w:r w:rsidR="00A457DA">
        <w:t xml:space="preserve"> va a necesitar, y otra de nombre “</w:t>
      </w:r>
      <w:proofErr w:type="spellStart"/>
      <w:r w:rsidR="00A457DA">
        <w:t>autocorrecc_tfg</w:t>
      </w:r>
      <w:proofErr w:type="spellEnd"/>
      <w:r w:rsidR="00A457DA">
        <w:t>” en la cual van a guardarse las tablas propias de nuestra aplicación.</w:t>
      </w:r>
    </w:p>
    <w:p w14:paraId="4BB205AA" w14:textId="77777777" w:rsidR="008E2418" w:rsidRDefault="008E2418" w:rsidP="008E4CE5">
      <w:r>
        <w:t>Los pasos a seguir son los siguiente</w:t>
      </w:r>
      <w:r w:rsidR="00CF7FED">
        <w:t>s</w:t>
      </w:r>
      <w:r>
        <w:t>:</w:t>
      </w:r>
    </w:p>
    <w:p w14:paraId="56FE47F7" w14:textId="124812E6" w:rsidR="00AE65A5" w:rsidRDefault="008E2418" w:rsidP="008E2418">
      <w:pPr>
        <w:pStyle w:val="Prrafodelista"/>
        <w:numPr>
          <w:ilvl w:val="0"/>
          <w:numId w:val="6"/>
        </w:numPr>
        <w:contextualSpacing/>
      </w:pPr>
      <w:r>
        <w:lastRenderedPageBreak/>
        <w:t>Abrimos el navegador y accedemos a “</w:t>
      </w:r>
      <w:proofErr w:type="spellStart"/>
      <w:r w:rsidRPr="00B4454A">
        <w:t>localhost</w:t>
      </w:r>
      <w:proofErr w:type="spellEnd"/>
      <w:r w:rsidRPr="00B4454A">
        <w:t>/</w:t>
      </w:r>
      <w:proofErr w:type="spellStart"/>
      <w:r w:rsidRPr="00B4454A">
        <w:t>phpmyadmin</w:t>
      </w:r>
      <w:proofErr w:type="spellEnd"/>
      <w:r w:rsidRPr="00B4454A">
        <w:t>/</w:t>
      </w:r>
      <w:r>
        <w:t>”, entramos en la pestaña de “Bases de datos” y la pantalla que se nos mostrará será la siguiente:</w:t>
      </w:r>
    </w:p>
    <w:p w14:paraId="54609DB7" w14:textId="77777777" w:rsidR="00AE65A5" w:rsidRDefault="008E2418" w:rsidP="00AE65A5">
      <w:pPr>
        <w:keepNext/>
      </w:pPr>
      <w:r>
        <w:rPr>
          <w:noProof/>
          <w:lang w:eastAsia="es-ES"/>
        </w:rPr>
        <w:drawing>
          <wp:inline distT="0" distB="0" distL="0" distR="0" wp14:anchorId="68DE9C9B" wp14:editId="2C0FA148">
            <wp:extent cx="4084138" cy="179005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6587"/>
                    <a:stretch/>
                  </pic:blipFill>
                  <pic:spPr bwMode="auto">
                    <a:xfrm>
                      <a:off x="0" y="0"/>
                      <a:ext cx="4115260" cy="1803698"/>
                    </a:xfrm>
                    <a:prstGeom prst="rect">
                      <a:avLst/>
                    </a:prstGeom>
                    <a:ln>
                      <a:noFill/>
                    </a:ln>
                    <a:extLst>
                      <a:ext uri="{53640926-AAD7-44D8-BBD7-CCE9431645EC}">
                        <a14:shadowObscured xmlns:a14="http://schemas.microsoft.com/office/drawing/2010/main"/>
                      </a:ext>
                    </a:extLst>
                  </pic:spPr>
                </pic:pic>
              </a:graphicData>
            </a:graphic>
          </wp:inline>
        </w:drawing>
      </w:r>
    </w:p>
    <w:p w14:paraId="3FDE92FF" w14:textId="06E37825" w:rsidR="008E2418" w:rsidRDefault="00AE65A5" w:rsidP="00AE65A5">
      <w:pPr>
        <w:pStyle w:val="Epgrafe"/>
        <w:jc w:val="center"/>
      </w:pPr>
      <w:bookmarkStart w:id="193" w:name="_Toc442010250"/>
      <w:r>
        <w:t xml:space="preserve">Ilustración </w:t>
      </w:r>
      <w:fldSimple w:instr=" SEQ Ilustración \* ARABIC ">
        <w:r w:rsidR="00362B9A">
          <w:rPr>
            <w:noProof/>
          </w:rPr>
          <w:t>43</w:t>
        </w:r>
      </w:fldSimple>
      <w:r>
        <w:t xml:space="preserve">: </w:t>
      </w:r>
      <w:proofErr w:type="spellStart"/>
      <w:r>
        <w:t>phpMyAdmin</w:t>
      </w:r>
      <w:bookmarkEnd w:id="193"/>
      <w:proofErr w:type="spellEnd"/>
    </w:p>
    <w:p w14:paraId="58BA11C8" w14:textId="77777777" w:rsidR="008E2418" w:rsidRDefault="008E2418" w:rsidP="008E2418">
      <w:pPr>
        <w:pStyle w:val="Prrafodelista"/>
        <w:numPr>
          <w:ilvl w:val="0"/>
          <w:numId w:val="6"/>
        </w:numPr>
        <w:contextualSpacing/>
      </w:pPr>
      <w:r>
        <w:t>Creamos la base de datos de nombre “</w:t>
      </w:r>
      <w:proofErr w:type="spellStart"/>
      <w:r>
        <w:t>moodle</w:t>
      </w:r>
      <w:proofErr w:type="spellEnd"/>
      <w:r>
        <w:t>” y cotejamiento “utf8_general_ci”:</w:t>
      </w:r>
    </w:p>
    <w:p w14:paraId="75491AFE" w14:textId="77777777" w:rsidR="00A457DA" w:rsidRDefault="00A457DA" w:rsidP="00A457DA">
      <w:pPr>
        <w:pStyle w:val="Prrafodelista"/>
        <w:ind w:left="720"/>
        <w:contextualSpacing/>
      </w:pPr>
    </w:p>
    <w:p w14:paraId="5DAE29D4" w14:textId="77777777" w:rsidR="00AE65A5" w:rsidRDefault="008E2418" w:rsidP="00AE65A5">
      <w:pPr>
        <w:pStyle w:val="Prrafodelista"/>
        <w:keepNext/>
        <w:jc w:val="center"/>
      </w:pPr>
      <w:r>
        <w:rPr>
          <w:noProof/>
          <w:lang w:eastAsia="es-ES"/>
        </w:rPr>
        <w:drawing>
          <wp:inline distT="0" distB="0" distL="0" distR="0" wp14:anchorId="696D1D32" wp14:editId="1A05E859">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51092" cy="991772"/>
                    </a:xfrm>
                    <a:prstGeom prst="rect">
                      <a:avLst/>
                    </a:prstGeom>
                  </pic:spPr>
                </pic:pic>
              </a:graphicData>
            </a:graphic>
          </wp:inline>
        </w:drawing>
      </w:r>
    </w:p>
    <w:p w14:paraId="109D6D59" w14:textId="6B482865" w:rsidR="008E2418" w:rsidRDefault="00AE65A5" w:rsidP="00AE65A5">
      <w:pPr>
        <w:pStyle w:val="Epgrafe"/>
        <w:jc w:val="center"/>
      </w:pPr>
      <w:bookmarkStart w:id="194" w:name="_Toc442010251"/>
      <w:r>
        <w:t xml:space="preserve">Ilustración </w:t>
      </w:r>
      <w:fldSimple w:instr=" SEQ Ilustración \* ARABIC ">
        <w:r w:rsidR="00362B9A">
          <w:rPr>
            <w:noProof/>
          </w:rPr>
          <w:t>44</w:t>
        </w:r>
      </w:fldSimple>
      <w:r>
        <w:t xml:space="preserve">: </w:t>
      </w:r>
      <w:proofErr w:type="spellStart"/>
      <w:r>
        <w:t>phpMyAdmin</w:t>
      </w:r>
      <w:proofErr w:type="spellEnd"/>
      <w:r>
        <w:t xml:space="preserve"> creación BD Moodle</w:t>
      </w:r>
      <w:bookmarkEnd w:id="194"/>
    </w:p>
    <w:p w14:paraId="0278B88B" w14:textId="77777777"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14:paraId="6C4C4B5D" w14:textId="77777777" w:rsidR="00A457DA" w:rsidRDefault="00A457DA" w:rsidP="00A457DA">
      <w:pPr>
        <w:contextualSpacing/>
      </w:pPr>
      <w:r>
        <w:t>Para crear la base de datos “</w:t>
      </w:r>
      <w:proofErr w:type="spellStart"/>
      <w:r>
        <w:t>autocorrecc_tfg</w:t>
      </w:r>
      <w:proofErr w:type="spellEnd"/>
      <w:r>
        <w:t>” el proceso realizado sería el mismo.</w:t>
      </w:r>
    </w:p>
    <w:p w14:paraId="45F428B2" w14:textId="77777777" w:rsidR="00A457DA" w:rsidRPr="00A457DA" w:rsidRDefault="00A457DA" w:rsidP="00A457DA">
      <w:pPr>
        <w:contextualSpacing/>
        <w:rPr>
          <w:u w:val="single"/>
        </w:rPr>
      </w:pPr>
    </w:p>
    <w:p w14:paraId="42CA1373" w14:textId="77777777" w:rsidR="00A457DA" w:rsidRDefault="00A457DA" w:rsidP="00A457DA">
      <w:pPr>
        <w:pStyle w:val="Ttulo4"/>
      </w:pPr>
      <w:proofErr w:type="spellStart"/>
      <w:r>
        <w:t>HeidiSQL</w:t>
      </w:r>
      <w:proofErr w:type="spellEnd"/>
      <w:r w:rsidR="00E11439">
        <w:t xml:space="preserve"> </w:t>
      </w:r>
      <w:r w:rsidR="00E11439">
        <w:rPr>
          <w:color w:val="FF0000"/>
        </w:rPr>
        <w:t>(</w:t>
      </w:r>
      <w:commentRangeStart w:id="195"/>
      <w:r w:rsidR="00E11439">
        <w:rPr>
          <w:color w:val="FF0000"/>
        </w:rPr>
        <w:t>BORRAR</w:t>
      </w:r>
      <w:commentRangeEnd w:id="195"/>
      <w:r w:rsidR="00817CA8">
        <w:rPr>
          <w:rStyle w:val="Refdecomentario"/>
          <w:rFonts w:ascii="Liberation Serif" w:eastAsiaTheme="minorHAnsi" w:hAnsi="Liberation Serif" w:cstheme="minorBidi"/>
          <w:b w:val="0"/>
          <w:i w:val="0"/>
          <w:iCs w:val="0"/>
          <w:color w:val="auto"/>
        </w:rPr>
        <w:commentReference w:id="195"/>
      </w:r>
      <w:proofErr w:type="gramStart"/>
      <w:r w:rsidR="00E11439">
        <w:rPr>
          <w:color w:val="FF0000"/>
        </w:rPr>
        <w:t>??</w:t>
      </w:r>
      <w:proofErr w:type="gramEnd"/>
      <w:r w:rsidR="00E11439">
        <w:rPr>
          <w:color w:val="FF0000"/>
        </w:rPr>
        <w:t>)</w:t>
      </w:r>
    </w:p>
    <w:p w14:paraId="5D58F400" w14:textId="77777777" w:rsidR="00A457DA" w:rsidRDefault="00A457DA" w:rsidP="00A457DA">
      <w:r>
        <w:t>Se utilizará la herramienta “</w:t>
      </w:r>
      <w:proofErr w:type="spellStart"/>
      <w:r>
        <w:t>HediSQL</w:t>
      </w:r>
      <w:proofErr w:type="spellEnd"/>
      <w:r>
        <w:t>” para crear, eliminar, editar y visualizar las diferentes tablas de nuestra base de datos.</w:t>
      </w:r>
    </w:p>
    <w:p w14:paraId="389579F2" w14:textId="77777777" w:rsidR="00A457DA" w:rsidRDefault="00A457DA" w:rsidP="00A457DA">
      <w:r>
        <w:t>El proceso de instalación de dicha herramienta es el siguiente:</w:t>
      </w:r>
    </w:p>
    <w:p w14:paraId="5973F980" w14:textId="77777777" w:rsidR="00A457DA" w:rsidRDefault="00A457DA" w:rsidP="00711285">
      <w:pPr>
        <w:pStyle w:val="Prrafodelista"/>
        <w:numPr>
          <w:ilvl w:val="0"/>
          <w:numId w:val="24"/>
        </w:numPr>
      </w:pPr>
      <w:r>
        <w:lastRenderedPageBreak/>
        <w:t xml:space="preserve">Accedemos a la web oficial de </w:t>
      </w:r>
      <w:proofErr w:type="spellStart"/>
      <w:r>
        <w:t>HeidiSQL</w:t>
      </w:r>
      <w:proofErr w:type="spellEnd"/>
      <w:r>
        <w:t xml:space="preserve"> cuyo enlace es el siguiente:</w:t>
      </w:r>
    </w:p>
    <w:p w14:paraId="5137935E" w14:textId="77777777" w:rsidR="00A457DA" w:rsidRDefault="000E72D2" w:rsidP="00A457DA">
      <w:pPr>
        <w:pStyle w:val="Prrafodelista"/>
        <w:ind w:left="720"/>
        <w:jc w:val="center"/>
      </w:pPr>
      <w:hyperlink r:id="rId62" w:history="1">
        <w:r w:rsidR="00A457DA" w:rsidRPr="00E73895">
          <w:rPr>
            <w:rStyle w:val="Hipervnculo"/>
          </w:rPr>
          <w:t>http://www.heidisql.com/</w:t>
        </w:r>
      </w:hyperlink>
    </w:p>
    <w:p w14:paraId="5C1D5E41" w14:textId="77777777" w:rsidR="00A457DA" w:rsidRDefault="00A457DA" w:rsidP="00711285">
      <w:pPr>
        <w:pStyle w:val="Prrafodelista"/>
        <w:numPr>
          <w:ilvl w:val="0"/>
          <w:numId w:val="24"/>
        </w:numPr>
      </w:pPr>
      <w:r>
        <w:t>Accedemos a la  pestaña “</w:t>
      </w:r>
      <w:proofErr w:type="spellStart"/>
      <w:r>
        <w:t>Downloads</w:t>
      </w:r>
      <w:proofErr w:type="spellEnd"/>
      <w:r>
        <w:t>” y descargamos el instalador pinchando sobre el botón “</w:t>
      </w:r>
      <w:proofErr w:type="spellStart"/>
      <w:r>
        <w:t>HeidiSQL</w:t>
      </w:r>
      <w:proofErr w:type="spellEnd"/>
      <w:r>
        <w:t xml:space="preserve"> </w:t>
      </w:r>
      <w:proofErr w:type="spellStart"/>
      <w:r>
        <w:t>Installer</w:t>
      </w:r>
      <w:proofErr w:type="spellEnd"/>
      <w:r>
        <w:t>”:</w:t>
      </w:r>
    </w:p>
    <w:p w14:paraId="44D82D56" w14:textId="77777777" w:rsidR="00AE65A5" w:rsidRDefault="00A457DA" w:rsidP="00AE65A5">
      <w:pPr>
        <w:keepNext/>
        <w:jc w:val="center"/>
      </w:pPr>
      <w:r>
        <w:rPr>
          <w:noProof/>
          <w:lang w:eastAsia="es-ES"/>
        </w:rPr>
        <w:drawing>
          <wp:inline distT="0" distB="0" distL="0" distR="0" wp14:anchorId="6FAF685C" wp14:editId="2800916A">
            <wp:extent cx="3977720" cy="2184378"/>
            <wp:effectExtent l="0" t="0" r="381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98491" cy="2195784"/>
                    </a:xfrm>
                    <a:prstGeom prst="rect">
                      <a:avLst/>
                    </a:prstGeom>
                  </pic:spPr>
                </pic:pic>
              </a:graphicData>
            </a:graphic>
          </wp:inline>
        </w:drawing>
      </w:r>
    </w:p>
    <w:p w14:paraId="6DB5CD09" w14:textId="12FC7015" w:rsidR="00A457DA" w:rsidRDefault="00AE65A5" w:rsidP="00AE65A5">
      <w:pPr>
        <w:pStyle w:val="Epgrafe"/>
        <w:jc w:val="center"/>
      </w:pPr>
      <w:bookmarkStart w:id="196" w:name="_Toc442010252"/>
      <w:r>
        <w:t xml:space="preserve">Ilustración </w:t>
      </w:r>
      <w:fldSimple w:instr=" SEQ Ilustración \* ARABIC ">
        <w:r w:rsidR="00362B9A">
          <w:rPr>
            <w:noProof/>
          </w:rPr>
          <w:t>45</w:t>
        </w:r>
      </w:fldSimple>
      <w:r>
        <w:t xml:space="preserve">: Descarga </w:t>
      </w:r>
      <w:proofErr w:type="spellStart"/>
      <w:r>
        <w:t>HeidiSQL</w:t>
      </w:r>
      <w:bookmarkEnd w:id="196"/>
      <w:proofErr w:type="spellEnd"/>
    </w:p>
    <w:p w14:paraId="7287C1E9" w14:textId="77777777" w:rsidR="00B21272" w:rsidRDefault="00B21272" w:rsidP="00711285">
      <w:pPr>
        <w:pStyle w:val="Prrafodelista"/>
        <w:numPr>
          <w:ilvl w:val="0"/>
          <w:numId w:val="24"/>
        </w:numPr>
      </w:pPr>
      <w:r>
        <w:t>Una vez descargado el fichero .</w:t>
      </w:r>
      <w:proofErr w:type="spellStart"/>
      <w:r>
        <w:t>exe</w:t>
      </w:r>
      <w:proofErr w:type="spellEnd"/>
      <w:r>
        <w:t xml:space="preserve"> simplemente hay que ejecutarlo para proceder a su instalación, y en el momento que nos pidan conectarnos a una base de datos tendremos que introducir nuestra base de datos “</w:t>
      </w:r>
      <w:proofErr w:type="spellStart"/>
      <w:r>
        <w:t>autocorrecc_tfg</w:t>
      </w:r>
      <w:proofErr w:type="spellEnd"/>
      <w:r>
        <w:t xml:space="preserve">” creada en el apartado anterior. </w:t>
      </w:r>
    </w:p>
    <w:p w14:paraId="5D26FA5C" w14:textId="77777777" w:rsidR="00B21272" w:rsidRDefault="00B21272" w:rsidP="00B21272">
      <w:pPr>
        <w:pStyle w:val="Ttulo4"/>
      </w:pPr>
      <w:r>
        <w:t>Creación de las tablas</w:t>
      </w:r>
    </w:p>
    <w:p w14:paraId="3B5F78DC" w14:textId="77777777" w:rsidR="00B21272" w:rsidRDefault="00B21272" w:rsidP="00B21272">
      <w:r>
        <w:t>Gracias al script .</w:t>
      </w:r>
      <w:proofErr w:type="spellStart"/>
      <w:r>
        <w:t>sql</w:t>
      </w:r>
      <w:proofErr w:type="spellEnd"/>
      <w:r>
        <w:t xml:space="preserve"> que se tiene creado con las diferentes tablas de la base de datos, el proceso de la creación de las mismas va a ser sencillo.</w:t>
      </w:r>
    </w:p>
    <w:p w14:paraId="58AC56CE" w14:textId="77777777" w:rsidR="00B21272" w:rsidRDefault="00B21272" w:rsidP="00B21272">
      <w:r>
        <w:t>Para ello los pasos a seguir serían los siguientes:</w:t>
      </w:r>
    </w:p>
    <w:p w14:paraId="668AF03B" w14:textId="77777777" w:rsidR="00B21272" w:rsidRDefault="00B21272" w:rsidP="00711285">
      <w:pPr>
        <w:pStyle w:val="Prrafodelista"/>
        <w:numPr>
          <w:ilvl w:val="0"/>
          <w:numId w:val="25"/>
        </w:numPr>
      </w:pPr>
      <w:r>
        <w:t xml:space="preserve">Abrimos el programa </w:t>
      </w:r>
      <w:proofErr w:type="spellStart"/>
      <w:r>
        <w:t>HeidiSQL</w:t>
      </w:r>
      <w:proofErr w:type="spellEnd"/>
      <w:r>
        <w:t>, nos conectamos a nuestra base de datos “</w:t>
      </w:r>
      <w:proofErr w:type="spellStart"/>
      <w:r>
        <w:t>autocorrecc_tfg</w:t>
      </w:r>
      <w:proofErr w:type="spellEnd"/>
      <w:r>
        <w:t>” y la seleccionamos.</w:t>
      </w:r>
    </w:p>
    <w:p w14:paraId="7B2EE7A3" w14:textId="77777777" w:rsidR="00B21272" w:rsidRDefault="00B21272" w:rsidP="00711285">
      <w:pPr>
        <w:pStyle w:val="Prrafodelista"/>
        <w:numPr>
          <w:ilvl w:val="0"/>
          <w:numId w:val="25"/>
        </w:numPr>
      </w:pPr>
      <w:r>
        <w:t>A continuación copiamos todo el contenido de nuestro .</w:t>
      </w:r>
      <w:proofErr w:type="spellStart"/>
      <w:r>
        <w:t>sql</w:t>
      </w:r>
      <w:proofErr w:type="spellEnd"/>
      <w:r>
        <w:t xml:space="preserve"> y lo copiamos en la pestaña “Consulta” presente en el </w:t>
      </w:r>
      <w:proofErr w:type="spellStart"/>
      <w:r>
        <w:t>HeidiSQL</w:t>
      </w:r>
      <w:proofErr w:type="spellEnd"/>
      <w:r>
        <w:t>. El aspecto sería parecido al siguiente:</w:t>
      </w:r>
    </w:p>
    <w:p w14:paraId="079C7E2F" w14:textId="62104CB9" w:rsidR="00AE65A5" w:rsidRDefault="009A2BCB" w:rsidP="009A2BCB">
      <w:pPr>
        <w:keepNext/>
      </w:pPr>
      <w:r>
        <w:rPr>
          <w:noProof/>
          <w:lang w:eastAsia="es-ES"/>
        </w:rPr>
        <w:lastRenderedPageBreak/>
        <w:drawing>
          <wp:anchor distT="0" distB="0" distL="114300" distR="114300" simplePos="0" relativeHeight="251674624" behindDoc="0" locked="0" layoutInCell="1" allowOverlap="1" wp14:anchorId="1EB17F50" wp14:editId="1E171387">
            <wp:simplePos x="0" y="0"/>
            <wp:positionH relativeFrom="column">
              <wp:posOffset>-54610</wp:posOffset>
            </wp:positionH>
            <wp:positionV relativeFrom="paragraph">
              <wp:posOffset>208915</wp:posOffset>
            </wp:positionV>
            <wp:extent cx="4003649" cy="1763601"/>
            <wp:effectExtent l="0" t="0" r="0" b="8255"/>
            <wp:wrapThrough wrapText="bothSides">
              <wp:wrapPolygon edited="0">
                <wp:start x="0" y="0"/>
                <wp:lineTo x="0" y="21468"/>
                <wp:lineTo x="21484" y="21468"/>
                <wp:lineTo x="21484"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03649" cy="1763601"/>
                    </a:xfrm>
                    <a:prstGeom prst="rect">
                      <a:avLst/>
                    </a:prstGeom>
                  </pic:spPr>
                </pic:pic>
              </a:graphicData>
            </a:graphic>
          </wp:anchor>
        </w:drawing>
      </w:r>
    </w:p>
    <w:p w14:paraId="388F439E" w14:textId="61F73662" w:rsidR="00B21272" w:rsidRDefault="00AE65A5" w:rsidP="009A2BCB">
      <w:pPr>
        <w:pStyle w:val="Epgrafe"/>
        <w:jc w:val="center"/>
      </w:pPr>
      <w:bookmarkStart w:id="197" w:name="_Toc442010253"/>
      <w:r>
        <w:t xml:space="preserve">Ilustración </w:t>
      </w:r>
      <w:fldSimple w:instr=" SEQ Ilustración \* ARABIC ">
        <w:r w:rsidR="00362B9A">
          <w:rPr>
            <w:noProof/>
          </w:rPr>
          <w:t>46</w:t>
        </w:r>
      </w:fldSimple>
      <w:r>
        <w:t xml:space="preserve">: </w:t>
      </w:r>
      <w:proofErr w:type="spellStart"/>
      <w:r>
        <w:t>HeidiSQL</w:t>
      </w:r>
      <w:proofErr w:type="spellEnd"/>
      <w:r>
        <w:t xml:space="preserve"> </w:t>
      </w:r>
      <w:proofErr w:type="spellStart"/>
      <w:r>
        <w:t>sql</w:t>
      </w:r>
      <w:proofErr w:type="spellEnd"/>
      <w:r>
        <w:t xml:space="preserve"> creación de tablas</w:t>
      </w:r>
      <w:bookmarkEnd w:id="197"/>
    </w:p>
    <w:p w14:paraId="00556C74" w14:textId="09C89E45" w:rsidR="00EE0937" w:rsidRPr="00EE0937" w:rsidRDefault="00B21272" w:rsidP="00EE0937">
      <w:pPr>
        <w:pStyle w:val="Prrafodelista"/>
        <w:numPr>
          <w:ilvl w:val="0"/>
          <w:numId w:val="25"/>
        </w:numPr>
      </w:pPr>
      <w:r>
        <w:t>Por último presionando la tecla “F9” o pinchando en el botón azul que tiene forma de “</w:t>
      </w:r>
      <w:proofErr w:type="spellStart"/>
      <w:r>
        <w:t>play</w:t>
      </w:r>
      <w:proofErr w:type="spellEnd"/>
      <w:r>
        <w:t>”, se crearán las tablas sobre nuestra base de datos.</w:t>
      </w:r>
    </w:p>
    <w:p w14:paraId="4ECE2322" w14:textId="5526AF09" w:rsidR="00CC4FCE" w:rsidRDefault="00CC4FCE" w:rsidP="00EE0937">
      <w:pPr>
        <w:pStyle w:val="Ttulo3"/>
      </w:pPr>
      <w:bookmarkStart w:id="198" w:name="_Toc442008769"/>
      <w:r>
        <w:t>Java JDK</w:t>
      </w:r>
    </w:p>
    <w:p w14:paraId="0E98C57D" w14:textId="362859A2" w:rsidR="00CC4FCE" w:rsidRDefault="00CC4FCE" w:rsidP="00CC4FCE">
      <w:r>
        <w:t>Pasos para descargarse el JDK de Java:</w:t>
      </w:r>
    </w:p>
    <w:p w14:paraId="323BAB53" w14:textId="23BB9C06" w:rsidR="00CC4FCE" w:rsidRDefault="00CC4FCE" w:rsidP="00CC4FCE">
      <w:pPr>
        <w:pStyle w:val="Prrafodelista"/>
        <w:numPr>
          <w:ilvl w:val="0"/>
          <w:numId w:val="47"/>
        </w:numPr>
      </w:pPr>
      <w:r>
        <w:t>Acceder al siguiente enlace:</w:t>
      </w:r>
    </w:p>
    <w:p w14:paraId="14BE0C42" w14:textId="7A43E363" w:rsidR="00CC4FCE" w:rsidRDefault="000E72D2" w:rsidP="00CC4FCE">
      <w:pPr>
        <w:pStyle w:val="Prrafodelista"/>
        <w:ind w:left="720"/>
      </w:pPr>
      <w:hyperlink r:id="rId65" w:history="1">
        <w:r w:rsidR="00CC4FCE" w:rsidRPr="00177A38">
          <w:rPr>
            <w:rStyle w:val="Hipervnculo"/>
          </w:rPr>
          <w:t>http://www.oracle.com/technetwork/java/javase/downloads/jdk8-downloads-2133151.html?ssSourceSiteId=otnes</w:t>
        </w:r>
      </w:hyperlink>
    </w:p>
    <w:p w14:paraId="1B05FD4B" w14:textId="77777777" w:rsidR="00362B9A" w:rsidRDefault="00CC4FCE" w:rsidP="00362B9A">
      <w:pPr>
        <w:keepNext/>
      </w:pPr>
      <w:r>
        <w:lastRenderedPageBreak/>
        <w:tab/>
      </w:r>
      <w:r>
        <w:rPr>
          <w:noProof/>
          <w:lang w:eastAsia="es-ES"/>
        </w:rPr>
        <w:drawing>
          <wp:inline distT="0" distB="0" distL="0" distR="0" wp14:anchorId="5EF9BCA5" wp14:editId="3D5B2A44">
            <wp:extent cx="3941445" cy="4119880"/>
            <wp:effectExtent l="0" t="0" r="190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41445" cy="4119880"/>
                    </a:xfrm>
                    <a:prstGeom prst="rect">
                      <a:avLst/>
                    </a:prstGeom>
                  </pic:spPr>
                </pic:pic>
              </a:graphicData>
            </a:graphic>
          </wp:inline>
        </w:drawing>
      </w:r>
    </w:p>
    <w:p w14:paraId="239B2747" w14:textId="7E737608" w:rsidR="00CC4FCE" w:rsidRDefault="00362B9A" w:rsidP="00362B9A">
      <w:pPr>
        <w:pStyle w:val="Epgrafe"/>
        <w:jc w:val="center"/>
      </w:pPr>
      <w:r>
        <w:t xml:space="preserve">Ilustración </w:t>
      </w:r>
      <w:fldSimple w:instr=" SEQ Ilustración \* ARABIC ">
        <w:r>
          <w:rPr>
            <w:noProof/>
          </w:rPr>
          <w:t>47</w:t>
        </w:r>
      </w:fldSimple>
      <w:r>
        <w:t>: Java JDK descarga</w:t>
      </w:r>
    </w:p>
    <w:p w14:paraId="73912EC1" w14:textId="0CB12242" w:rsidR="00CC4FCE" w:rsidRDefault="00CC4FCE" w:rsidP="00CC4FCE">
      <w:pPr>
        <w:pStyle w:val="Prrafodelista"/>
        <w:numPr>
          <w:ilvl w:val="0"/>
          <w:numId w:val="47"/>
        </w:numPr>
      </w:pPr>
      <w:r>
        <w:t>Acepamos  los acuerdos de licencia y seleccionamos la opción Windows x64.</w:t>
      </w:r>
    </w:p>
    <w:p w14:paraId="2FA915A0" w14:textId="5256B6D3" w:rsidR="00CC4FCE" w:rsidRDefault="00362B9A" w:rsidP="00CC4FCE">
      <w:pPr>
        <w:pStyle w:val="Prrafodelista"/>
        <w:numPr>
          <w:ilvl w:val="0"/>
          <w:numId w:val="47"/>
        </w:numPr>
      </w:pPr>
      <w:r>
        <w:t>Procedemos a instalar el ejecutable descargado.</w:t>
      </w:r>
    </w:p>
    <w:p w14:paraId="1C35ADBC" w14:textId="232F027C" w:rsidR="00362B9A" w:rsidRDefault="00362B9A" w:rsidP="00CC4FCE">
      <w:pPr>
        <w:pStyle w:val="Prrafodelista"/>
        <w:numPr>
          <w:ilvl w:val="0"/>
          <w:numId w:val="47"/>
        </w:numPr>
      </w:pPr>
      <w:r>
        <w:t xml:space="preserve">Y por último, establecemos una nueva variable de sistema de nombre “JAVA_HOME” que apunte al directorio </w:t>
      </w:r>
      <w:proofErr w:type="spellStart"/>
      <w:r>
        <w:t>jdk</w:t>
      </w:r>
      <w:proofErr w:type="spellEnd"/>
      <w:r>
        <w:t xml:space="preserve"> de Java.</w:t>
      </w:r>
    </w:p>
    <w:p w14:paraId="5D7F103C" w14:textId="77777777" w:rsidR="00362B9A" w:rsidRDefault="00362B9A" w:rsidP="00362B9A"/>
    <w:p w14:paraId="12BA83AD" w14:textId="77777777" w:rsidR="00362B9A" w:rsidRDefault="00362B9A" w:rsidP="00362B9A"/>
    <w:p w14:paraId="02DF4752" w14:textId="77777777" w:rsidR="00CC4FCE" w:rsidRPr="00CC4FCE" w:rsidRDefault="00CC4FCE" w:rsidP="00CC4FCE"/>
    <w:p w14:paraId="682E5968" w14:textId="6D5D5578" w:rsidR="00EE0937" w:rsidRDefault="00EE0937" w:rsidP="00EE0937">
      <w:pPr>
        <w:pStyle w:val="Ttulo3"/>
      </w:pPr>
      <w:proofErr w:type="spellStart"/>
      <w:r>
        <w:lastRenderedPageBreak/>
        <w:t>Maven</w:t>
      </w:r>
      <w:bookmarkEnd w:id="198"/>
      <w:proofErr w:type="spellEnd"/>
    </w:p>
    <w:p w14:paraId="5528DE9F" w14:textId="16CE898F" w:rsidR="00EE0937" w:rsidRDefault="00EE0937" w:rsidP="00EE0937">
      <w:pPr>
        <w:pStyle w:val="Cuerpo"/>
      </w:pPr>
      <w:r>
        <w:t xml:space="preserve">Para descargar e instalar </w:t>
      </w:r>
      <w:proofErr w:type="spellStart"/>
      <w:r>
        <w:t>Maven</w:t>
      </w:r>
      <w:proofErr w:type="spellEnd"/>
      <w:r>
        <w:t xml:space="preserve"> los pasos a seguir son los siguientes:</w:t>
      </w:r>
    </w:p>
    <w:p w14:paraId="1BF15AF2" w14:textId="77777777" w:rsidR="00EE0937" w:rsidRDefault="00EE0937" w:rsidP="00711285">
      <w:pPr>
        <w:pStyle w:val="Cuerpo"/>
        <w:numPr>
          <w:ilvl w:val="0"/>
          <w:numId w:val="26"/>
        </w:numPr>
      </w:pPr>
      <w:r>
        <w:t>Accedemos a su web oficial desde la siguiente URL:</w:t>
      </w:r>
    </w:p>
    <w:p w14:paraId="153ABFF2" w14:textId="77777777" w:rsidR="00EE0937" w:rsidRDefault="000E72D2" w:rsidP="00EE0937">
      <w:pPr>
        <w:pStyle w:val="Cuerpo"/>
        <w:ind w:left="720"/>
        <w:jc w:val="center"/>
      </w:pPr>
      <w:hyperlink r:id="rId67" w:history="1">
        <w:r w:rsidR="00EE0937" w:rsidRPr="00E73895">
          <w:rPr>
            <w:rStyle w:val="Hipervnculo"/>
          </w:rPr>
          <w:t>https://maven.apache.org/</w:t>
        </w:r>
      </w:hyperlink>
    </w:p>
    <w:p w14:paraId="09E26C14" w14:textId="77777777" w:rsidR="00EE0937" w:rsidRDefault="00EE0937" w:rsidP="00711285">
      <w:pPr>
        <w:pStyle w:val="Cuerpo"/>
        <w:numPr>
          <w:ilvl w:val="0"/>
          <w:numId w:val="26"/>
        </w:numPr>
      </w:pPr>
      <w:r>
        <w:t>Accedemos a la sección “</w:t>
      </w:r>
      <w:proofErr w:type="spellStart"/>
      <w:r>
        <w:t>Download</w:t>
      </w:r>
      <w:proofErr w:type="spellEnd"/>
      <w:r>
        <w:t>”, después al apartado “Files” y seleccionamos el link del fichero binario de extensión .</w:t>
      </w:r>
      <w:proofErr w:type="spellStart"/>
      <w:r>
        <w:t>zip</w:t>
      </w:r>
      <w:proofErr w:type="spellEnd"/>
      <w:r>
        <w:t>:</w:t>
      </w:r>
    </w:p>
    <w:p w14:paraId="1BD1553B" w14:textId="77777777" w:rsidR="00AE65A5" w:rsidRDefault="00EE0937" w:rsidP="00AE65A5">
      <w:pPr>
        <w:pStyle w:val="Cuerpo"/>
        <w:keepNext/>
      </w:pPr>
      <w:r>
        <w:rPr>
          <w:noProof/>
          <w:lang w:eastAsia="es-ES"/>
        </w:rPr>
        <w:drawing>
          <wp:inline distT="0" distB="0" distL="0" distR="0" wp14:anchorId="1B2405A8" wp14:editId="6414144F">
            <wp:extent cx="4029380" cy="122340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7832" cy="1247228"/>
                    </a:xfrm>
                    <a:prstGeom prst="rect">
                      <a:avLst/>
                    </a:prstGeom>
                  </pic:spPr>
                </pic:pic>
              </a:graphicData>
            </a:graphic>
          </wp:inline>
        </w:drawing>
      </w:r>
    </w:p>
    <w:p w14:paraId="4E58E17A" w14:textId="7C242823" w:rsidR="00EE0937" w:rsidRDefault="00AE65A5" w:rsidP="00AE65A5">
      <w:pPr>
        <w:pStyle w:val="Epgrafe"/>
        <w:jc w:val="center"/>
      </w:pPr>
      <w:bookmarkStart w:id="199" w:name="_Toc442010254"/>
      <w:r>
        <w:t xml:space="preserve">Ilustración </w:t>
      </w:r>
      <w:fldSimple w:instr=" SEQ Ilustración \* ARABIC ">
        <w:r w:rsidR="00362B9A">
          <w:rPr>
            <w:noProof/>
          </w:rPr>
          <w:t>48</w:t>
        </w:r>
      </w:fldSimple>
      <w:r>
        <w:t xml:space="preserve">: </w:t>
      </w:r>
      <w:proofErr w:type="spellStart"/>
      <w:r>
        <w:t>Maven</w:t>
      </w:r>
      <w:proofErr w:type="spellEnd"/>
      <w:r>
        <w:t xml:space="preserve"> descarga</w:t>
      </w:r>
      <w:bookmarkEnd w:id="199"/>
    </w:p>
    <w:p w14:paraId="3779EBDE" w14:textId="1BC2E0FE" w:rsidR="003C1FE7" w:rsidRDefault="00EE0937" w:rsidP="003C1FE7">
      <w:pPr>
        <w:pStyle w:val="Cuerpo"/>
        <w:numPr>
          <w:ilvl w:val="0"/>
          <w:numId w:val="26"/>
        </w:numPr>
      </w:pPr>
      <w:r>
        <w:t xml:space="preserve">Por último extraemos el </w:t>
      </w:r>
      <w:proofErr w:type="spellStart"/>
      <w:r>
        <w:t>zip</w:t>
      </w:r>
      <w:proofErr w:type="spellEnd"/>
      <w:r>
        <w:t xml:space="preserve"> en C:\ y establecemos en las variables de entorno del sistema (</w:t>
      </w:r>
      <w:proofErr w:type="spellStart"/>
      <w:r>
        <w:t>Path</w:t>
      </w:r>
      <w:proofErr w:type="spellEnd"/>
      <w:r>
        <w:t>) la ruta a la carpeta \</w:t>
      </w:r>
      <w:proofErr w:type="spellStart"/>
      <w:r>
        <w:t>bin</w:t>
      </w:r>
      <w:proofErr w:type="spellEnd"/>
      <w:r>
        <w:t xml:space="preserve"> del </w:t>
      </w:r>
      <w:proofErr w:type="spellStart"/>
      <w:r>
        <w:t>Maven</w:t>
      </w:r>
      <w:proofErr w:type="spellEnd"/>
      <w:r>
        <w:t>.</w:t>
      </w:r>
    </w:p>
    <w:p w14:paraId="2CDB8972" w14:textId="68058987" w:rsidR="003C1FE7" w:rsidRDefault="003C1FE7" w:rsidP="00EE0937">
      <w:pPr>
        <w:pStyle w:val="Ttulo3"/>
      </w:pPr>
      <w:bookmarkStart w:id="200" w:name="_Toc442008770"/>
      <w:proofErr w:type="spellStart"/>
      <w:r>
        <w:t>Plugins</w:t>
      </w:r>
      <w:proofErr w:type="spellEnd"/>
      <w:r>
        <w:t xml:space="preserve"> Reportes</w:t>
      </w:r>
      <w:bookmarkEnd w:id="200"/>
    </w:p>
    <w:p w14:paraId="7D34A75D" w14:textId="62983DAD" w:rsidR="003C1FE7" w:rsidRDefault="003C1FE7" w:rsidP="003C1FE7">
      <w:pPr>
        <w:pStyle w:val="Cuerpo"/>
      </w:pPr>
      <w:r>
        <w:t xml:space="preserve">Para generar los reportes que van a mostrarse al alumno tras la subida de sus prácticas, se han empleado diferentes </w:t>
      </w:r>
      <w:proofErr w:type="spellStart"/>
      <w:r>
        <w:t>plugins</w:t>
      </w:r>
      <w:proofErr w:type="spellEnd"/>
      <w:r>
        <w:t xml:space="preserve"> que van a integrarse dentro del arquetipo </w:t>
      </w:r>
      <w:proofErr w:type="spellStart"/>
      <w:r>
        <w:t>Maven</w:t>
      </w:r>
      <w:proofErr w:type="spellEnd"/>
      <w:r>
        <w:t>.</w:t>
      </w:r>
    </w:p>
    <w:p w14:paraId="459F1463" w14:textId="77777777" w:rsidR="003C1FE7" w:rsidRDefault="003C1FE7" w:rsidP="003C1FE7">
      <w:pPr>
        <w:pStyle w:val="Cuerpo"/>
      </w:pPr>
      <w:r>
        <w:t xml:space="preserve">Estos </w:t>
      </w:r>
      <w:proofErr w:type="spellStart"/>
      <w:r>
        <w:t>plugins</w:t>
      </w:r>
      <w:proofErr w:type="spellEnd"/>
      <w:r>
        <w:t xml:space="preserve"> son los siguientes:</w:t>
      </w:r>
    </w:p>
    <w:p w14:paraId="1205785B" w14:textId="77777777" w:rsidR="003C1FE7" w:rsidRDefault="003C1FE7" w:rsidP="00711285">
      <w:pPr>
        <w:pStyle w:val="Prrafodelista"/>
        <w:numPr>
          <w:ilvl w:val="0"/>
          <w:numId w:val="39"/>
        </w:numPr>
      </w:pPr>
      <w:r w:rsidRPr="00EF7934">
        <w:rPr>
          <w:b/>
        </w:rPr>
        <w:t>JAVANCSS</w:t>
      </w:r>
      <w:r>
        <w:t xml:space="preserve">: Ofrece información sobre métricas (complejidad </w:t>
      </w:r>
      <w:proofErr w:type="spellStart"/>
      <w:r>
        <w:t>ciclomática</w:t>
      </w:r>
      <w:proofErr w:type="spellEnd"/>
      <w:r>
        <w:t>, número de líneas…).</w:t>
      </w:r>
    </w:p>
    <w:p w14:paraId="76E6EE28" w14:textId="77777777" w:rsidR="003C1FE7" w:rsidRDefault="003C1FE7" w:rsidP="00711285">
      <w:pPr>
        <w:pStyle w:val="Prrafodelista"/>
        <w:numPr>
          <w:ilvl w:val="0"/>
          <w:numId w:val="39"/>
        </w:numPr>
      </w:pPr>
      <w:r w:rsidRPr="00EF7934">
        <w:rPr>
          <w:b/>
        </w:rPr>
        <w:t>JDEPEND</w:t>
      </w:r>
      <w:r>
        <w:t>: Ofrece información sobre métricas a nivel de paquetes (</w:t>
      </w:r>
      <w:proofErr w:type="spellStart"/>
      <w:r>
        <w:t>abstractness</w:t>
      </w:r>
      <w:proofErr w:type="spellEnd"/>
      <w:r>
        <w:t xml:space="preserve">, </w:t>
      </w:r>
      <w:proofErr w:type="spellStart"/>
      <w:r>
        <w:t>inestability</w:t>
      </w:r>
      <w:proofErr w:type="spellEnd"/>
      <w:r>
        <w:t xml:space="preserve">, </w:t>
      </w:r>
      <w:proofErr w:type="spellStart"/>
      <w:r>
        <w:t>afferent</w:t>
      </w:r>
      <w:proofErr w:type="spellEnd"/>
      <w:r>
        <w:t xml:space="preserve"> </w:t>
      </w:r>
      <w:proofErr w:type="spellStart"/>
      <w:r>
        <w:t>couplings</w:t>
      </w:r>
      <w:proofErr w:type="spellEnd"/>
      <w:r>
        <w:t>…).</w:t>
      </w:r>
    </w:p>
    <w:p w14:paraId="144B7017" w14:textId="77777777" w:rsidR="003C1FE7" w:rsidRDefault="003C1FE7" w:rsidP="00711285">
      <w:pPr>
        <w:pStyle w:val="Prrafodelista"/>
        <w:numPr>
          <w:ilvl w:val="0"/>
          <w:numId w:val="39"/>
        </w:numPr>
      </w:pPr>
      <w:r>
        <w:rPr>
          <w:b/>
        </w:rPr>
        <w:t>PMD</w:t>
      </w:r>
      <w:r w:rsidRPr="00EF7934">
        <w:t>:</w:t>
      </w:r>
      <w:r>
        <w:t xml:space="preserve"> Ofrece información acerca de violaciones de código cometidas (variables sin usar, métodos privados sin usar…).</w:t>
      </w:r>
    </w:p>
    <w:p w14:paraId="35FDBF14" w14:textId="2801FB9C" w:rsidR="003C1FE7" w:rsidRDefault="003C1FE7" w:rsidP="00711285">
      <w:pPr>
        <w:pStyle w:val="Prrafodelista"/>
        <w:numPr>
          <w:ilvl w:val="0"/>
          <w:numId w:val="39"/>
        </w:numPr>
      </w:pPr>
      <w:r>
        <w:rPr>
          <w:b/>
        </w:rPr>
        <w:lastRenderedPageBreak/>
        <w:t>FINDBUGS</w:t>
      </w:r>
      <w:r w:rsidRPr="00EF7934">
        <w:t>:</w:t>
      </w:r>
      <w:r>
        <w:t xml:space="preserve"> Al igual que el PMD ofrece información acerca de violaciones de código, pero detecta violaciones que el PMD no detecta (por ejemplo, bucles infinitos). </w:t>
      </w:r>
    </w:p>
    <w:p w14:paraId="6F1E629D" w14:textId="00408CE2" w:rsidR="003C1FE7" w:rsidRPr="003C1FE7" w:rsidRDefault="003C1FE7" w:rsidP="003C1FE7">
      <w:r>
        <w:t xml:space="preserve">Y se integrarán dentro del fichero “pom.xml” presente en el arquetipo </w:t>
      </w:r>
      <w:proofErr w:type="spellStart"/>
      <w:r>
        <w:t>Maven</w:t>
      </w:r>
      <w:proofErr w:type="spellEnd"/>
      <w:r>
        <w:t>.</w:t>
      </w:r>
    </w:p>
    <w:p w14:paraId="18FD0F69" w14:textId="70B8B959" w:rsidR="00EE0937" w:rsidRDefault="00EE0937" w:rsidP="00EE0937">
      <w:pPr>
        <w:pStyle w:val="Ttulo3"/>
      </w:pPr>
      <w:bookmarkStart w:id="201" w:name="_Toc442008771"/>
      <w:proofErr w:type="spellStart"/>
      <w:r>
        <w:t>CakePHP</w:t>
      </w:r>
      <w:bookmarkEnd w:id="201"/>
      <w:proofErr w:type="spellEnd"/>
    </w:p>
    <w:p w14:paraId="3F44E16C" w14:textId="77777777" w:rsidR="00EE0937" w:rsidRDefault="00EE0937" w:rsidP="00EE0937">
      <w:pPr>
        <w:pStyle w:val="Cuerpo"/>
      </w:pPr>
      <w:r>
        <w:t xml:space="preserve">El uso del </w:t>
      </w:r>
      <w:proofErr w:type="spellStart"/>
      <w:r>
        <w:t>framework</w:t>
      </w:r>
      <w:proofErr w:type="spellEnd"/>
      <w:r>
        <w:t xml:space="preserve"> </w:t>
      </w:r>
      <w:proofErr w:type="spellStart"/>
      <w:r>
        <w:t>CakePHP</w:t>
      </w:r>
      <w:proofErr w:type="spellEnd"/>
      <w:r>
        <w:t xml:space="preserve"> va a permitirnos implementar el patrón MVC (Modelo-Vista-Controlador) de una forma más sencilla.</w:t>
      </w:r>
    </w:p>
    <w:p w14:paraId="5088C181" w14:textId="77777777" w:rsidR="00EE0937" w:rsidRDefault="00EE0937" w:rsidP="00EE0937">
      <w:pPr>
        <w:pStyle w:val="Cuerpo"/>
      </w:pPr>
      <w:r>
        <w:t>El proceso de instalación es el siguiente:</w:t>
      </w:r>
    </w:p>
    <w:p w14:paraId="29744077" w14:textId="77777777" w:rsidR="00EE0937" w:rsidRDefault="00EE0937" w:rsidP="00711285">
      <w:pPr>
        <w:pStyle w:val="Cuerpo"/>
        <w:numPr>
          <w:ilvl w:val="0"/>
          <w:numId w:val="27"/>
        </w:numPr>
      </w:pPr>
      <w:r>
        <w:t>Accedemos a su web oficial desde la siguiente URL:</w:t>
      </w:r>
    </w:p>
    <w:p w14:paraId="6BD9DD76" w14:textId="77777777" w:rsidR="00EE0937" w:rsidRDefault="000E72D2" w:rsidP="00EE0937">
      <w:pPr>
        <w:pStyle w:val="Cuerpo"/>
        <w:ind w:left="720"/>
        <w:jc w:val="center"/>
      </w:pPr>
      <w:hyperlink r:id="rId69" w:history="1">
        <w:r w:rsidR="00EE0937" w:rsidRPr="00E73895">
          <w:rPr>
            <w:rStyle w:val="Hipervnculo"/>
          </w:rPr>
          <w:t>http://cakephp.org/</w:t>
        </w:r>
      </w:hyperlink>
    </w:p>
    <w:p w14:paraId="2011D59B" w14:textId="77777777" w:rsidR="007B7DC8" w:rsidRDefault="007B7DC8" w:rsidP="00711285">
      <w:pPr>
        <w:pStyle w:val="Cuerpo"/>
        <w:numPr>
          <w:ilvl w:val="0"/>
          <w:numId w:val="27"/>
        </w:numPr>
      </w:pPr>
      <w:r>
        <w:t>Seleccionamos la opción “</w:t>
      </w:r>
      <w:proofErr w:type="spellStart"/>
      <w:r>
        <w:t>Download</w:t>
      </w:r>
      <w:proofErr w:type="spellEnd"/>
      <w:r>
        <w:t>” y se nos redirigirá a la página de la guía de instalación. A continuación simplemente tendremos que seguir los pasos que se nos van marcando: en primer lugar instalaremos el “</w:t>
      </w:r>
      <w:proofErr w:type="spellStart"/>
      <w:r>
        <w:t>composer</w:t>
      </w:r>
      <w:proofErr w:type="spellEnd"/>
      <w:r>
        <w:t xml:space="preserve">” y posteriormente ya podremos crear la aplicación cake </w:t>
      </w:r>
      <w:proofErr w:type="spellStart"/>
      <w:r>
        <w:t>php</w:t>
      </w:r>
      <w:proofErr w:type="spellEnd"/>
      <w:r>
        <w:t xml:space="preserve"> utilizando el </w:t>
      </w:r>
      <w:proofErr w:type="spellStart"/>
      <w:r>
        <w:t>composer</w:t>
      </w:r>
      <w:proofErr w:type="spellEnd"/>
      <w:r>
        <w:t>. El aspecto de esta guía de instalación es el siguiente:</w:t>
      </w:r>
    </w:p>
    <w:p w14:paraId="23BB16AC" w14:textId="12D80064" w:rsidR="00AE65A5" w:rsidRDefault="009A2BCB" w:rsidP="00AE65A5">
      <w:pPr>
        <w:pStyle w:val="Cuerpo"/>
        <w:keepNext/>
      </w:pPr>
      <w:r>
        <w:rPr>
          <w:noProof/>
          <w:lang w:eastAsia="es-ES"/>
        </w:rPr>
        <w:drawing>
          <wp:anchor distT="0" distB="0" distL="114300" distR="114300" simplePos="0" relativeHeight="251675648" behindDoc="0" locked="0" layoutInCell="1" allowOverlap="1" wp14:anchorId="11FAF42F" wp14:editId="4347FDCF">
            <wp:simplePos x="0" y="0"/>
            <wp:positionH relativeFrom="column">
              <wp:posOffset>-25799</wp:posOffset>
            </wp:positionH>
            <wp:positionV relativeFrom="paragraph">
              <wp:posOffset>170815</wp:posOffset>
            </wp:positionV>
            <wp:extent cx="4027399" cy="2436141"/>
            <wp:effectExtent l="0" t="0" r="0" b="2540"/>
            <wp:wrapThrough wrapText="bothSides">
              <wp:wrapPolygon edited="0">
                <wp:start x="0" y="0"/>
                <wp:lineTo x="0" y="21454"/>
                <wp:lineTo x="21457" y="21454"/>
                <wp:lineTo x="21457"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027399" cy="2436141"/>
                    </a:xfrm>
                    <a:prstGeom prst="rect">
                      <a:avLst/>
                    </a:prstGeom>
                  </pic:spPr>
                </pic:pic>
              </a:graphicData>
            </a:graphic>
          </wp:anchor>
        </w:drawing>
      </w:r>
    </w:p>
    <w:p w14:paraId="5F1197B8" w14:textId="3C04BB2C" w:rsidR="00A457DA" w:rsidRPr="00A457DA" w:rsidRDefault="00AE65A5" w:rsidP="009A2BCB">
      <w:pPr>
        <w:pStyle w:val="Epgrafe"/>
        <w:jc w:val="center"/>
      </w:pPr>
      <w:bookmarkStart w:id="202" w:name="_Toc442010255"/>
      <w:r>
        <w:t xml:space="preserve">Ilustración </w:t>
      </w:r>
      <w:fldSimple w:instr=" SEQ Ilustración \* ARABIC ">
        <w:r w:rsidR="00362B9A">
          <w:rPr>
            <w:noProof/>
          </w:rPr>
          <w:t>49</w:t>
        </w:r>
      </w:fldSimple>
      <w:r>
        <w:t xml:space="preserve">: </w:t>
      </w:r>
      <w:proofErr w:type="spellStart"/>
      <w:r>
        <w:t>CakePHP</w:t>
      </w:r>
      <w:proofErr w:type="spellEnd"/>
      <w:r>
        <w:t xml:space="preserve"> Instalación</w:t>
      </w:r>
      <w:bookmarkEnd w:id="202"/>
    </w:p>
    <w:p w14:paraId="40F646EF" w14:textId="77777777" w:rsidR="008E2418" w:rsidRDefault="008E2418" w:rsidP="008E2418">
      <w:pPr>
        <w:pStyle w:val="Ttulo3"/>
      </w:pPr>
      <w:bookmarkStart w:id="203" w:name="_Toc442008773"/>
      <w:r>
        <w:lastRenderedPageBreak/>
        <w:t>Moodle</w:t>
      </w:r>
      <w:bookmarkEnd w:id="203"/>
    </w:p>
    <w:p w14:paraId="430C178A" w14:textId="77777777" w:rsidR="008E2418" w:rsidRDefault="008E2418" w:rsidP="008E2418">
      <w:r>
        <w:t>La versión que va a ser instalada de Moodle es la 2.9.2</w:t>
      </w:r>
      <w:commentRangeStart w:id="204"/>
      <w:r>
        <w:t>.</w:t>
      </w:r>
      <w:commentRangeEnd w:id="204"/>
      <w:r w:rsidR="00BF2010">
        <w:rPr>
          <w:rStyle w:val="Refdecomentario"/>
        </w:rPr>
        <w:commentReference w:id="204"/>
      </w:r>
    </w:p>
    <w:p w14:paraId="41EFE55F" w14:textId="77777777" w:rsidR="008E2418" w:rsidRDefault="008E2418" w:rsidP="008E2418">
      <w:r>
        <w:t>El proceso de instalación es el siguiente:</w:t>
      </w:r>
    </w:p>
    <w:p w14:paraId="2B3F37FE" w14:textId="77777777" w:rsidR="008E2418" w:rsidRDefault="008E2418" w:rsidP="00DC6AD5">
      <w:pPr>
        <w:pStyle w:val="Prrafodelista"/>
        <w:numPr>
          <w:ilvl w:val="0"/>
          <w:numId w:val="5"/>
        </w:numPr>
        <w:contextualSpacing/>
      </w:pPr>
      <w:r>
        <w:t xml:space="preserve">Accedemos a la web oficial de Moodle y descargamos el archivo </w:t>
      </w:r>
      <w:proofErr w:type="spellStart"/>
      <w:r>
        <w:t>zip</w:t>
      </w:r>
      <w:proofErr w:type="spellEnd"/>
      <w:r>
        <w:t xml:space="preserve"> correspondiente a la versión 2.9.2:</w:t>
      </w:r>
    </w:p>
    <w:p w14:paraId="3353D3E1" w14:textId="77777777" w:rsidR="008E2418" w:rsidRDefault="000E72D2" w:rsidP="00EE0937">
      <w:pPr>
        <w:pStyle w:val="Prrafodelista"/>
        <w:jc w:val="center"/>
      </w:pPr>
      <w:hyperlink r:id="rId71" w:history="1">
        <w:r w:rsidR="008E2418" w:rsidRPr="00C945D8">
          <w:rPr>
            <w:rStyle w:val="Hipervnculo"/>
          </w:rPr>
          <w:t>https://download.moodle.org/releases/latest/</w:t>
        </w:r>
      </w:hyperlink>
    </w:p>
    <w:p w14:paraId="31F438F4" w14:textId="77777777" w:rsidR="008E2418" w:rsidRDefault="008E2418" w:rsidP="00DC6AD5">
      <w:pPr>
        <w:pStyle w:val="Prrafodelista"/>
        <w:numPr>
          <w:ilvl w:val="0"/>
          <w:numId w:val="5"/>
        </w:numPr>
        <w:contextualSpacing/>
      </w:pPr>
      <w:r>
        <w:t>Copiamos el fichero descomprimido en la siguiente carpeta:</w:t>
      </w:r>
    </w:p>
    <w:p w14:paraId="0139B6CC" w14:textId="77777777" w:rsidR="008E2418" w:rsidRDefault="008E2418" w:rsidP="008E2418">
      <w:pPr>
        <w:pStyle w:val="Prrafodelista"/>
        <w:jc w:val="center"/>
      </w:pPr>
      <w:r>
        <w:t>“</w:t>
      </w:r>
      <w:r w:rsidRPr="00EA2DD8">
        <w:t>C:\</w:t>
      </w:r>
      <w:proofErr w:type="spellStart"/>
      <w:r w:rsidRPr="00EA2DD8">
        <w:t>wamp</w:t>
      </w:r>
      <w:proofErr w:type="spellEnd"/>
      <w:r>
        <w:t>\www”</w:t>
      </w:r>
    </w:p>
    <w:p w14:paraId="1E264E88" w14:textId="77777777" w:rsidR="008E2418" w:rsidRDefault="008E2418" w:rsidP="00DC6AD5">
      <w:pPr>
        <w:pStyle w:val="Prrafodelista"/>
        <w:numPr>
          <w:ilvl w:val="0"/>
          <w:numId w:val="5"/>
        </w:numPr>
        <w:contextualSpacing/>
      </w:pPr>
      <w:r>
        <w:t>Abrimos el navegador e introducimos la siguiente URL para comenzar el proceso de instalación de Moodle:</w:t>
      </w:r>
    </w:p>
    <w:p w14:paraId="3E9F8782" w14:textId="77777777" w:rsidR="008E2418" w:rsidRDefault="008E2418" w:rsidP="008E2418">
      <w:pPr>
        <w:pStyle w:val="Prrafodelista"/>
        <w:jc w:val="center"/>
      </w:pPr>
      <w:r>
        <w:t>“</w:t>
      </w:r>
      <w:proofErr w:type="spellStart"/>
      <w:r>
        <w:t>localhost</w:t>
      </w:r>
      <w:proofErr w:type="spellEnd"/>
      <w:r>
        <w:t>/</w:t>
      </w:r>
      <w:proofErr w:type="spellStart"/>
      <w:r>
        <w:t>moodle</w:t>
      </w:r>
      <w:proofErr w:type="spellEnd"/>
      <w:r>
        <w:t>”</w:t>
      </w:r>
    </w:p>
    <w:p w14:paraId="091E4BE0" w14:textId="77777777" w:rsidR="008E2418" w:rsidRDefault="008E2418" w:rsidP="00DC6AD5">
      <w:pPr>
        <w:pStyle w:val="Prrafodelista"/>
        <w:numPr>
          <w:ilvl w:val="0"/>
          <w:numId w:val="5"/>
        </w:numPr>
        <w:contextualSpacing/>
      </w:pPr>
      <w:r>
        <w:t>Se nos mostrará la siguiente pantalla:</w:t>
      </w:r>
    </w:p>
    <w:p w14:paraId="6794D461" w14:textId="77777777" w:rsidR="00AE65A5" w:rsidRDefault="008E2418" w:rsidP="00AE65A5">
      <w:pPr>
        <w:pStyle w:val="Prrafodelista"/>
        <w:keepNext/>
      </w:pPr>
      <w:r>
        <w:rPr>
          <w:noProof/>
          <w:lang w:eastAsia="es-ES"/>
        </w:rPr>
        <w:drawing>
          <wp:inline distT="0" distB="0" distL="0" distR="0" wp14:anchorId="49EF3466" wp14:editId="5CF95ACA">
            <wp:extent cx="4008349" cy="167517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3356" cy="1689803"/>
                    </a:xfrm>
                    <a:prstGeom prst="rect">
                      <a:avLst/>
                    </a:prstGeom>
                  </pic:spPr>
                </pic:pic>
              </a:graphicData>
            </a:graphic>
          </wp:inline>
        </w:drawing>
      </w:r>
    </w:p>
    <w:p w14:paraId="6A5190A9" w14:textId="73C1494F" w:rsidR="008E2418" w:rsidRDefault="00AE65A5" w:rsidP="00AE65A5">
      <w:pPr>
        <w:pStyle w:val="Epgrafe"/>
        <w:jc w:val="center"/>
      </w:pPr>
      <w:bookmarkStart w:id="205" w:name="_Toc442010257"/>
      <w:r>
        <w:t xml:space="preserve">Ilustración </w:t>
      </w:r>
      <w:fldSimple w:instr=" SEQ Ilustración \* ARABIC ">
        <w:r w:rsidR="00362B9A">
          <w:rPr>
            <w:noProof/>
          </w:rPr>
          <w:t>50</w:t>
        </w:r>
      </w:fldSimple>
      <w:r>
        <w:t>: Moodle instalación seleccionar idioma</w:t>
      </w:r>
      <w:bookmarkEnd w:id="205"/>
    </w:p>
    <w:p w14:paraId="56279DC0" w14:textId="77777777"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14:paraId="0722B9ED" w14:textId="77777777" w:rsidR="00AE65A5" w:rsidRDefault="008E2418" w:rsidP="00AE65A5">
      <w:pPr>
        <w:pStyle w:val="Prrafodelista"/>
        <w:keepNext/>
      </w:pPr>
      <w:r>
        <w:rPr>
          <w:noProof/>
          <w:lang w:eastAsia="es-ES"/>
        </w:rPr>
        <w:lastRenderedPageBreak/>
        <w:drawing>
          <wp:inline distT="0" distB="0" distL="0" distR="0" wp14:anchorId="136253F8" wp14:editId="565E75BA">
            <wp:extent cx="4029380" cy="2931535"/>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3557" cy="2941849"/>
                    </a:xfrm>
                    <a:prstGeom prst="rect">
                      <a:avLst/>
                    </a:prstGeom>
                  </pic:spPr>
                </pic:pic>
              </a:graphicData>
            </a:graphic>
          </wp:inline>
        </w:drawing>
      </w:r>
    </w:p>
    <w:p w14:paraId="48DBC057" w14:textId="746575BC" w:rsidR="008E2418" w:rsidRDefault="00AE65A5" w:rsidP="00AE65A5">
      <w:pPr>
        <w:pStyle w:val="Epgrafe"/>
        <w:jc w:val="center"/>
      </w:pPr>
      <w:bookmarkStart w:id="206" w:name="_Toc442010258"/>
      <w:r>
        <w:t xml:space="preserve">Ilustración </w:t>
      </w:r>
      <w:fldSimple w:instr=" SEQ Ilustración \* ARABIC ">
        <w:r w:rsidR="00362B9A">
          <w:rPr>
            <w:noProof/>
          </w:rPr>
          <w:t>51</w:t>
        </w:r>
      </w:fldSimple>
      <w:r>
        <w:t>: Moodle instalación ajuste base de datos</w:t>
      </w:r>
      <w:bookmarkEnd w:id="206"/>
    </w:p>
    <w:p w14:paraId="316EB188" w14:textId="77777777" w:rsidR="008E2418" w:rsidRDefault="008E2418" w:rsidP="00DC6AD5">
      <w:pPr>
        <w:pStyle w:val="Prrafodelista"/>
        <w:numPr>
          <w:ilvl w:val="0"/>
          <w:numId w:val="5"/>
        </w:numPr>
        <w:contextualSpacing/>
      </w:pPr>
      <w:r>
        <w:t>Pinchamos “Siguiente”, después “Continuar” y el proceso de instalación de Moodle comenzará.</w:t>
      </w:r>
    </w:p>
    <w:p w14:paraId="7E9D85C5" w14:textId="77777777" w:rsidR="008E2418" w:rsidRDefault="008E2418" w:rsidP="00DC6AD5">
      <w:pPr>
        <w:pStyle w:val="Prrafodelista"/>
        <w:numPr>
          <w:ilvl w:val="0"/>
          <w:numId w:val="5"/>
        </w:numPr>
        <w:contextualSpacing/>
      </w:pPr>
      <w:r>
        <w:t>Una vez instalado, se nos mostrará la siguiente pantalla donde rellenaremos los campos de la siguiente forma:</w:t>
      </w:r>
    </w:p>
    <w:p w14:paraId="29426075" w14:textId="359C6C53" w:rsidR="00AE65A5" w:rsidRDefault="009A2BCB" w:rsidP="00AE65A5">
      <w:pPr>
        <w:pStyle w:val="Prrafodelista"/>
        <w:keepNext/>
      </w:pPr>
      <w:r>
        <w:rPr>
          <w:noProof/>
          <w:lang w:eastAsia="es-ES"/>
        </w:rPr>
        <w:drawing>
          <wp:anchor distT="0" distB="0" distL="114300" distR="114300" simplePos="0" relativeHeight="251676672" behindDoc="0" locked="0" layoutInCell="1" allowOverlap="1" wp14:anchorId="1C8D5F41" wp14:editId="4E1772AB">
            <wp:simplePos x="0" y="0"/>
            <wp:positionH relativeFrom="column">
              <wp:posOffset>-54610</wp:posOffset>
            </wp:positionH>
            <wp:positionV relativeFrom="paragraph">
              <wp:posOffset>185420</wp:posOffset>
            </wp:positionV>
            <wp:extent cx="4063670" cy="1353283"/>
            <wp:effectExtent l="0" t="0" r="0" b="0"/>
            <wp:wrapThrough wrapText="bothSides">
              <wp:wrapPolygon edited="0">
                <wp:start x="0" y="0"/>
                <wp:lineTo x="0" y="21286"/>
                <wp:lineTo x="21468" y="21286"/>
                <wp:lineTo x="2146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063670" cy="1353283"/>
                    </a:xfrm>
                    <a:prstGeom prst="rect">
                      <a:avLst/>
                    </a:prstGeom>
                  </pic:spPr>
                </pic:pic>
              </a:graphicData>
            </a:graphic>
          </wp:anchor>
        </w:drawing>
      </w:r>
    </w:p>
    <w:p w14:paraId="38086306" w14:textId="7445D229" w:rsidR="008E2418" w:rsidRDefault="00AE65A5" w:rsidP="00AE65A5">
      <w:pPr>
        <w:pStyle w:val="Epgrafe"/>
        <w:jc w:val="center"/>
      </w:pPr>
      <w:bookmarkStart w:id="207" w:name="_Toc442010259"/>
      <w:r>
        <w:t xml:space="preserve">Ilustración </w:t>
      </w:r>
      <w:fldSimple w:instr=" SEQ Ilustración \* ARABIC ">
        <w:r w:rsidR="00362B9A">
          <w:rPr>
            <w:noProof/>
          </w:rPr>
          <w:t>52</w:t>
        </w:r>
      </w:fldSimple>
      <w:r>
        <w:t xml:space="preserve">: Moodle instalación datos </w:t>
      </w:r>
      <w:proofErr w:type="spellStart"/>
      <w:r>
        <w:t>admin</w:t>
      </w:r>
      <w:bookmarkEnd w:id="207"/>
      <w:proofErr w:type="spellEnd"/>
    </w:p>
    <w:p w14:paraId="34CBA616" w14:textId="0E374727"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14:paraId="03AF69B8" w14:textId="308D4E78" w:rsidR="008E2418" w:rsidRDefault="008E2418" w:rsidP="00DC6AD5">
      <w:pPr>
        <w:pStyle w:val="Prrafodelista"/>
        <w:numPr>
          <w:ilvl w:val="1"/>
          <w:numId w:val="5"/>
        </w:numPr>
        <w:contextualSpacing/>
      </w:pPr>
      <w:r>
        <w:t>Nombre completo del sitio: TFG Auto-corrección prácticas en Java</w:t>
      </w:r>
    </w:p>
    <w:p w14:paraId="30E3E8E0" w14:textId="4CE16FDB" w:rsidR="008E2418" w:rsidRDefault="008E2418" w:rsidP="00AE65A5">
      <w:pPr>
        <w:pStyle w:val="Prrafodelista"/>
        <w:numPr>
          <w:ilvl w:val="1"/>
          <w:numId w:val="5"/>
        </w:numPr>
        <w:contextualSpacing/>
      </w:pPr>
      <w:r>
        <w:t>Nombre corto del sitio: TFG</w:t>
      </w:r>
    </w:p>
    <w:p w14:paraId="7F8D146C" w14:textId="1340A12D" w:rsidR="00AE65A5" w:rsidRDefault="00AE65A5" w:rsidP="00AE65A5">
      <w:pPr>
        <w:pStyle w:val="Prrafodelista"/>
        <w:ind w:left="1440"/>
        <w:contextualSpacing/>
      </w:pPr>
    </w:p>
    <w:p w14:paraId="32699B8A" w14:textId="77777777" w:rsidR="008E2418" w:rsidRDefault="008E2418" w:rsidP="00DC6AD5">
      <w:pPr>
        <w:pStyle w:val="Prrafodelista"/>
        <w:numPr>
          <w:ilvl w:val="0"/>
          <w:numId w:val="5"/>
        </w:numPr>
        <w:contextualSpacing/>
      </w:pPr>
      <w:r>
        <w:t>La instalación de Moodle estaría ya realizada.</w:t>
      </w:r>
      <w:r>
        <w:br w:type="textWrapping" w:clear="all"/>
      </w:r>
    </w:p>
    <w:p w14:paraId="1880BF86" w14:textId="77777777" w:rsidR="008E2418" w:rsidRDefault="008E2418" w:rsidP="008E2418">
      <w:pPr>
        <w:pStyle w:val="Ttulo3"/>
      </w:pPr>
      <w:bookmarkStart w:id="208" w:name="_Toc442008774"/>
      <w:commentRangeStart w:id="209"/>
      <w:proofErr w:type="spellStart"/>
      <w:r>
        <w:t>Plugin</w:t>
      </w:r>
      <w:proofErr w:type="spellEnd"/>
      <w:r>
        <w:t xml:space="preserve"> LTI</w:t>
      </w:r>
      <w:bookmarkEnd w:id="208"/>
      <w:commentRangeEnd w:id="209"/>
      <w:r w:rsidR="00817CA8">
        <w:rPr>
          <w:rStyle w:val="Refdecomentario"/>
          <w:rFonts w:ascii="Liberation Serif" w:eastAsiaTheme="minorHAnsi" w:hAnsi="Liberation Serif" w:cstheme="minorBidi"/>
          <w:b w:val="0"/>
        </w:rPr>
        <w:commentReference w:id="209"/>
      </w:r>
    </w:p>
    <w:p w14:paraId="1E40289C" w14:textId="77777777" w:rsidR="008E2418" w:rsidRDefault="008E2418" w:rsidP="008E2418">
      <w:r>
        <w:t xml:space="preserve">La instalación de dicho </w:t>
      </w:r>
      <w:proofErr w:type="spellStart"/>
      <w:r>
        <w:t>plugin</w:t>
      </w:r>
      <w:proofErr w:type="spellEnd"/>
      <w:r>
        <w:t xml:space="preserve"> va a ser necesaria para permitir una comunicación bidireccional entre Moodle y el servidor donde van a ejecutarse las pruebas.</w:t>
      </w:r>
    </w:p>
    <w:p w14:paraId="1E62B39A" w14:textId="77777777" w:rsidR="008E2418" w:rsidRDefault="008E2418" w:rsidP="008E2418">
      <w:r>
        <w:t xml:space="preserve">El proceso a llevar a cabo para instalar este </w:t>
      </w:r>
      <w:proofErr w:type="spellStart"/>
      <w:r>
        <w:t>plugin</w:t>
      </w:r>
      <w:proofErr w:type="spellEnd"/>
      <w:r>
        <w:t xml:space="preserve"> LTI es el siguiente:</w:t>
      </w:r>
    </w:p>
    <w:p w14:paraId="4B90E6FF" w14:textId="77777777" w:rsidR="008E2418" w:rsidRDefault="008E2418" w:rsidP="00DC6AD5">
      <w:pPr>
        <w:pStyle w:val="Prrafodelista"/>
        <w:numPr>
          <w:ilvl w:val="0"/>
          <w:numId w:val="7"/>
        </w:numPr>
        <w:contextualSpacing/>
      </w:pPr>
      <w:r>
        <w:t xml:space="preserve">Accedemos a la web oficial de Moodle y desde el apartado </w:t>
      </w:r>
      <w:proofErr w:type="spellStart"/>
      <w:r>
        <w:t>plugins</w:t>
      </w:r>
      <w:proofErr w:type="spellEnd"/>
      <w:r>
        <w:t xml:space="preserve"> buscamos y descargamos “LTI </w:t>
      </w:r>
      <w:proofErr w:type="spellStart"/>
      <w:r>
        <w:t>Provider</w:t>
      </w:r>
      <w:proofErr w:type="spellEnd"/>
      <w:r>
        <w:t>” con la versión 2.7.1.</w:t>
      </w:r>
    </w:p>
    <w:p w14:paraId="7BB807CE" w14:textId="438738F1" w:rsidR="008E2418" w:rsidRDefault="000E72D2" w:rsidP="008E2418">
      <w:pPr>
        <w:pStyle w:val="Prrafodelista"/>
      </w:pPr>
      <w:hyperlink r:id="rId75" w:history="1">
        <w:r w:rsidR="008E2418" w:rsidRPr="007F6D9F">
          <w:rPr>
            <w:rStyle w:val="Hipervnculo"/>
          </w:rPr>
          <w:t>https://moodle.org/plugins/pluginversions.php?plugin=local_ltiprovider</w:t>
        </w:r>
      </w:hyperlink>
    </w:p>
    <w:p w14:paraId="5E106637" w14:textId="77777777" w:rsidR="008E2418" w:rsidRDefault="008E2418" w:rsidP="00DC6AD5">
      <w:pPr>
        <w:pStyle w:val="Prrafodelista"/>
        <w:numPr>
          <w:ilvl w:val="0"/>
          <w:numId w:val="7"/>
        </w:numPr>
        <w:contextualSpacing/>
      </w:pPr>
      <w:r>
        <w:t xml:space="preserve">Descomprimimos el </w:t>
      </w:r>
      <w:proofErr w:type="spellStart"/>
      <w:r>
        <w:t>zip</w:t>
      </w:r>
      <w:proofErr w:type="spellEnd"/>
      <w:r>
        <w:t xml:space="preserve"> descargado y le colocamos dentro del siguiente directorio:</w:t>
      </w:r>
    </w:p>
    <w:p w14:paraId="2670184E" w14:textId="748593E2" w:rsidR="008E2418" w:rsidRDefault="008E2418" w:rsidP="007F2885">
      <w:pPr>
        <w:pStyle w:val="Prrafodelista"/>
        <w:jc w:val="center"/>
      </w:pPr>
      <w:r>
        <w:t>“</w:t>
      </w:r>
      <w:r w:rsidRPr="00D0482C">
        <w:t>C:\</w:t>
      </w:r>
      <w:proofErr w:type="spellStart"/>
      <w:r w:rsidRPr="00D0482C">
        <w:t>wamp</w:t>
      </w:r>
      <w:proofErr w:type="spellEnd"/>
      <w:r w:rsidRPr="00D0482C">
        <w:t>\www\</w:t>
      </w:r>
      <w:proofErr w:type="spellStart"/>
      <w:r w:rsidRPr="00D0482C">
        <w:t>moodle</w:t>
      </w:r>
      <w:proofErr w:type="spellEnd"/>
      <w:r w:rsidRPr="00D0482C">
        <w:t>\local</w:t>
      </w:r>
      <w:r w:rsidR="007F2885">
        <w:t>”</w:t>
      </w:r>
    </w:p>
    <w:p w14:paraId="432CF9B7" w14:textId="3F897581" w:rsidR="009E5AD0" w:rsidRDefault="008E2418" w:rsidP="007F288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w:t>
      </w:r>
      <w:proofErr w:type="spellStart"/>
      <w:r>
        <w:t>Provider</w:t>
      </w:r>
      <w:proofErr w:type="spellEnd"/>
      <w:r>
        <w:t xml:space="preserve">” disponible la cual va a permitir finalizar con la instalación del </w:t>
      </w:r>
      <w:proofErr w:type="spellStart"/>
      <w:r>
        <w:t>plugin</w:t>
      </w:r>
      <w:proofErr w:type="spellEnd"/>
      <w:r>
        <w:t xml:space="preserve">. </w:t>
      </w:r>
    </w:p>
    <w:p w14:paraId="1B029789" w14:textId="77777777" w:rsidR="007F2885" w:rsidRDefault="007F2885" w:rsidP="007F2885">
      <w:pPr>
        <w:pStyle w:val="Ttulo3"/>
      </w:pPr>
      <w:bookmarkStart w:id="210" w:name="_Toc442008775"/>
      <w:proofErr w:type="spellStart"/>
      <w:r>
        <w:t>PHPUnit</w:t>
      </w:r>
      <w:bookmarkEnd w:id="210"/>
      <w:proofErr w:type="spellEnd"/>
    </w:p>
    <w:p w14:paraId="4D7C2036" w14:textId="3F33952C" w:rsidR="007F2885" w:rsidRDefault="007F2885" w:rsidP="007F2885">
      <w:pPr>
        <w:pStyle w:val="Cuerpo"/>
      </w:pPr>
      <w:r>
        <w:t xml:space="preserve">No ha sido necesario instalar </w:t>
      </w:r>
      <w:proofErr w:type="spellStart"/>
      <w:r>
        <w:t>PHPUnit</w:t>
      </w:r>
      <w:proofErr w:type="spellEnd"/>
      <w:r>
        <w:t>, sino que simplemente se ha descargado el fichero .</w:t>
      </w:r>
      <w:proofErr w:type="spellStart"/>
      <w:r>
        <w:t>phar</w:t>
      </w:r>
      <w:proofErr w:type="spellEnd"/>
      <w:r>
        <w:t xml:space="preserve"> correspondiente a </w:t>
      </w:r>
      <w:proofErr w:type="spellStart"/>
      <w:r>
        <w:t>PHPUnit</w:t>
      </w:r>
      <w:proofErr w:type="spellEnd"/>
      <w:r>
        <w:t xml:space="preserve"> </w:t>
      </w:r>
      <w:r>
        <w:fldChar w:fldCharType="begin"/>
      </w:r>
      <w:r w:rsidR="000E06BD">
        <w:instrText xml:space="preserve"> ADDIN ZOTERO_ITEM CSL_CITATION {"citationID":"210ha7m8di","properties":{"formattedCitation":"[6]","plainCitation":"[6]"},"citationItems":[{"id":66,"uris":["http://zotero.org/users/local/LLkhPqvS/items/RITTVXA3"],"uri":["http://zotero.org/users/local/LLkhPqvS/items/RITTVXA3"],"itemData":{"id":66,"type":"webpage","title":"PHPUnit - descarga fichero .phar","URL":"https://phpunit.de/#download"}}],"schema":"https://github.com/citation-style-language/schema/raw/master/csl-citation.json"} </w:instrText>
      </w:r>
      <w:r>
        <w:fldChar w:fldCharType="separate"/>
      </w:r>
      <w:r w:rsidR="000E06BD" w:rsidRPr="000E06BD">
        <w:rPr>
          <w:rFonts w:ascii="Calibri" w:hAnsi="Calibri"/>
        </w:rPr>
        <w:t>[6]</w:t>
      </w:r>
      <w:r>
        <w:fldChar w:fldCharType="end"/>
      </w:r>
      <w:r>
        <w:t xml:space="preserve">. </w:t>
      </w:r>
    </w:p>
    <w:p w14:paraId="2DEC8F5C" w14:textId="77777777" w:rsidR="007F2885" w:rsidRDefault="007F2885" w:rsidP="007F2885">
      <w:pPr>
        <w:pStyle w:val="Ttulo3"/>
      </w:pPr>
      <w:bookmarkStart w:id="211" w:name="_Toc442008776"/>
      <w:r>
        <w:t>Instalación de un IDE</w:t>
      </w:r>
      <w:bookmarkEnd w:id="211"/>
    </w:p>
    <w:p w14:paraId="176DBD6B" w14:textId="342847D0" w:rsidR="007F2885" w:rsidRDefault="007F2885" w:rsidP="007F2885">
      <w:pPr>
        <w:pStyle w:val="Cuerpo"/>
      </w:pPr>
      <w:r>
        <w:t xml:space="preserve">La edición del código de la aplicación no requiere de ningún IDE en concreto, a pesar de ello se ha usado Eclipse </w:t>
      </w:r>
      <w:proofErr w:type="spellStart"/>
      <w:r>
        <w:t>for</w:t>
      </w:r>
      <w:proofErr w:type="spellEnd"/>
      <w:r>
        <w:t xml:space="preserve"> PHP </w:t>
      </w:r>
      <w:proofErr w:type="spellStart"/>
      <w:r>
        <w:t>Developers</w:t>
      </w:r>
      <w:proofErr w:type="spellEnd"/>
      <w:r>
        <w:t xml:space="preserve"> </w:t>
      </w:r>
      <w:r>
        <w:fldChar w:fldCharType="begin"/>
      </w:r>
      <w:r w:rsidR="000E06BD">
        <w:instrText xml:space="preserve"> ADDIN ZOTERO_ITEM CSL_CITATION {"citationID":"nn535a43t","properties":{"formattedCitation":"[7]","plainCitation":"[7]"},"citationItems":[{"id":67,"uris":["http://zotero.org/users/local/LLkhPqvS/items/FPQFFWX5"],"uri":["http://zotero.org/users/local/LLkhPqvS/items/FPQFFWX5"],"itemData":{"id":67,"type":"webpage","title":"Eclipse for PHP Developers","URL":"http://www.eclipse.org/downloads/packages/eclipse-php-developers/heliosr"}}],"schema":"https://github.com/citation-style-language/schema/raw/master/csl-citation.json"} </w:instrText>
      </w:r>
      <w:r>
        <w:fldChar w:fldCharType="separate"/>
      </w:r>
      <w:r w:rsidR="000E06BD" w:rsidRPr="000E06BD">
        <w:rPr>
          <w:rFonts w:ascii="Calibri" w:hAnsi="Calibri"/>
        </w:rPr>
        <w:t>[7]</w:t>
      </w:r>
      <w:r>
        <w:fldChar w:fldCharType="end"/>
      </w:r>
      <w:r>
        <w:t xml:space="preserve">. </w:t>
      </w:r>
    </w:p>
    <w:p w14:paraId="4A26F4CF" w14:textId="77777777" w:rsidR="00E11439" w:rsidRDefault="00E11439" w:rsidP="00E11439">
      <w:pPr>
        <w:pStyle w:val="Ttulo2"/>
      </w:pPr>
      <w:bookmarkStart w:id="212" w:name="_Toc442008777"/>
      <w:r>
        <w:t>Conexión LTI</w:t>
      </w:r>
      <w:bookmarkEnd w:id="212"/>
    </w:p>
    <w:p w14:paraId="538A9625" w14:textId="44D961E2" w:rsidR="00E11439" w:rsidRDefault="00E11439" w:rsidP="00E11439">
      <w:r>
        <w:t xml:space="preserve">Uno de los aspectos más </w:t>
      </w:r>
      <w:del w:id="213" w:author="BRUNO BARUQUE ZANON" w:date="2016-02-01T18:44:00Z">
        <w:r w:rsidDel="00BF2010">
          <w:delText xml:space="preserve">fuertes </w:delText>
        </w:r>
      </w:del>
      <w:ins w:id="214" w:author="BRUNO BARUQUE ZANON" w:date="2016-02-01T18:44:00Z">
        <w:r w:rsidR="00BF2010">
          <w:t>destacados</w:t>
        </w:r>
        <w:r w:rsidR="00BF2010">
          <w:t xml:space="preserve"> </w:t>
        </w:r>
      </w:ins>
      <w:r>
        <w:t>e importantes de la aplicación es que debe poder conectarse con</w:t>
      </w:r>
      <w:r w:rsidR="00956C29">
        <w:t xml:space="preserve"> la plataforma</w:t>
      </w:r>
      <w:r>
        <w:t xml:space="preserve"> </w:t>
      </w:r>
      <w:r w:rsidRPr="00E10096">
        <w:rPr>
          <w:i/>
        </w:rPr>
        <w:t>Moodle</w:t>
      </w:r>
      <w:ins w:id="215" w:author="BRUNO BARUQUE ZANON" w:date="2016-02-01T18:44:00Z">
        <w:r w:rsidR="00BF2010">
          <w:rPr>
            <w:i/>
          </w:rPr>
          <w:t xml:space="preserve"> </w:t>
        </w:r>
        <w:r w:rsidR="00BF2010" w:rsidRPr="00BF2010">
          <w:rPr>
            <w:rPrChange w:id="216" w:author="BRUNO BARUQUE ZANON" w:date="2016-02-01T18:44:00Z">
              <w:rPr>
                <w:i/>
              </w:rPr>
            </w:rPrChange>
          </w:rPr>
          <w:t>(</w:t>
        </w:r>
        <w:r w:rsidR="00BF2010">
          <w:t xml:space="preserve">u otra que respete el </w:t>
        </w:r>
      </w:ins>
      <w:ins w:id="217" w:author="BRUNO BARUQUE ZANON" w:date="2016-02-01T18:45:00Z">
        <w:r w:rsidR="00BF2010">
          <w:t>estándar LTI</w:t>
        </w:r>
      </w:ins>
      <w:ins w:id="218" w:author="BRUNO BARUQUE ZANON" w:date="2016-02-01T18:44:00Z">
        <w:r w:rsidR="00BF2010" w:rsidRPr="00BF2010">
          <w:rPr>
            <w:rPrChange w:id="219" w:author="BRUNO BARUQUE ZANON" w:date="2016-02-01T18:44:00Z">
              <w:rPr>
                <w:i/>
              </w:rPr>
            </w:rPrChange>
          </w:rPr>
          <w:t>)</w:t>
        </w:r>
      </w:ins>
      <w:r>
        <w:t xml:space="preserve">, de manera que </w:t>
      </w:r>
      <w:commentRangeStart w:id="220"/>
      <w:r>
        <w:t>únicamente</w:t>
      </w:r>
      <w:commentRangeEnd w:id="220"/>
      <w:r w:rsidR="00BF2010">
        <w:rPr>
          <w:rStyle w:val="Refdecomentario"/>
        </w:rPr>
        <w:commentReference w:id="220"/>
      </w:r>
      <w:r>
        <w:t xml:space="preserve"> se pueda acceder a la aplicación a través de las tareas, de tipo “herramienta externa</w:t>
      </w:r>
      <w:r w:rsidR="00AB5F2E">
        <w:t>”</w:t>
      </w:r>
      <w:r>
        <w:t xml:space="preserve">, creadas por el profesor desde </w:t>
      </w:r>
      <w:r w:rsidRPr="00E10096">
        <w:rPr>
          <w:i/>
        </w:rPr>
        <w:t>Moodle</w:t>
      </w:r>
      <w:r>
        <w:t>.</w:t>
      </w:r>
    </w:p>
    <w:p w14:paraId="06AEE755" w14:textId="248AFF1B" w:rsidR="00E11439" w:rsidRDefault="00E11439" w:rsidP="00E11439">
      <w:r>
        <w:t xml:space="preserve">Esta conexión entre </w:t>
      </w:r>
      <w:r w:rsidRPr="00E10096">
        <w:rPr>
          <w:i/>
        </w:rPr>
        <w:t>Moodle</w:t>
      </w:r>
      <w:r>
        <w:t xml:space="preserve"> y la aplicación va a poder realizarse gracias al </w:t>
      </w:r>
      <w:proofErr w:type="spellStart"/>
      <w:r w:rsidRPr="00E10096">
        <w:rPr>
          <w:i/>
        </w:rPr>
        <w:t>Plugin</w:t>
      </w:r>
      <w:proofErr w:type="spellEnd"/>
      <w:r w:rsidRPr="00E10096">
        <w:rPr>
          <w:i/>
        </w:rPr>
        <w:t xml:space="preserve"> LTI</w:t>
      </w:r>
      <w:r>
        <w:t xml:space="preserve"> que ofrece la plataforma de </w:t>
      </w:r>
      <w:r w:rsidRPr="00E10096">
        <w:rPr>
          <w:i/>
        </w:rPr>
        <w:t>Moodle</w:t>
      </w:r>
      <w:r>
        <w:t xml:space="preserve">, el cual </w:t>
      </w:r>
      <w:r w:rsidR="00956C29">
        <w:t xml:space="preserve">previamente </w:t>
      </w:r>
      <w:r>
        <w:t xml:space="preserve">ha tenido que ser instalado. </w:t>
      </w:r>
      <w:r>
        <w:lastRenderedPageBreak/>
        <w:t xml:space="preserve">De esta forma, la aplicación va a poder </w:t>
      </w:r>
      <w:del w:id="221" w:author="BRUNO BARUQUE ZANON" w:date="2016-02-01T18:48:00Z">
        <w:r w:rsidR="00F60C98" w:rsidDel="00D47426">
          <w:delText xml:space="preserve">conectarse </w:delText>
        </w:r>
      </w:del>
      <w:ins w:id="222" w:author="BRUNO BARUQUE ZANON" w:date="2016-02-01T18:48:00Z">
        <w:r w:rsidR="00D47426">
          <w:t>recibir peticiones desde</w:t>
        </w:r>
        <w:r w:rsidR="00D47426">
          <w:t xml:space="preserve"> </w:t>
        </w:r>
      </w:ins>
      <w:del w:id="223" w:author="BRUNO BARUQUE ZANON" w:date="2016-02-01T18:48:00Z">
        <w:r w:rsidR="00F60C98" w:rsidDel="00D47426">
          <w:delText xml:space="preserve">con </w:delText>
        </w:r>
      </w:del>
      <w:r w:rsidR="00F60C98" w:rsidRPr="00E10096">
        <w:rPr>
          <w:i/>
        </w:rPr>
        <w:t>Moodle</w:t>
      </w:r>
      <w:r w:rsidR="00F60C98">
        <w:t xml:space="preserve"> y además </w:t>
      </w:r>
      <w:r>
        <w:t xml:space="preserve">obtener los diferentes datos de </w:t>
      </w:r>
      <w:r w:rsidRPr="00E10096">
        <w:rPr>
          <w:i/>
        </w:rPr>
        <w:t>Moodle</w:t>
      </w:r>
      <w:r>
        <w:t xml:space="preserve"> </w:t>
      </w:r>
      <w:r w:rsidR="00772C34">
        <w:t xml:space="preserve">(para esto se usa una librería en el código) </w:t>
      </w:r>
      <w:r>
        <w:t>que van a ser ne</w:t>
      </w:r>
      <w:r w:rsidR="00956C29">
        <w:t xml:space="preserve">cesarios para hacer funcionar </w:t>
      </w:r>
      <w:r>
        <w:t>la aplicación: id de la tarea, id del curso, id del usuario, nombre del usuario…</w:t>
      </w:r>
    </w:p>
    <w:p w14:paraId="7EED4BD7" w14:textId="77777777"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14:paraId="70837E80" w14:textId="57107F65" w:rsidR="00CB5B4A" w:rsidRDefault="00CB5B4A" w:rsidP="00711285">
      <w:pPr>
        <w:pStyle w:val="Prrafodelista"/>
        <w:numPr>
          <w:ilvl w:val="0"/>
          <w:numId w:val="32"/>
        </w:numPr>
      </w:pPr>
      <w:r w:rsidRPr="00E10096">
        <w:rPr>
          <w:i/>
        </w:rPr>
        <w:t>URL</w:t>
      </w:r>
      <w:r w:rsidR="00772C34">
        <w:t>.</w:t>
      </w:r>
    </w:p>
    <w:p w14:paraId="7F98D707" w14:textId="77777777" w:rsidR="00CB5B4A" w:rsidRDefault="00F60C98" w:rsidP="00711285">
      <w:pPr>
        <w:pStyle w:val="Prrafodelista"/>
        <w:numPr>
          <w:ilvl w:val="0"/>
          <w:numId w:val="32"/>
        </w:numPr>
      </w:pPr>
      <w:proofErr w:type="spellStart"/>
      <w:r w:rsidRPr="00E10096">
        <w:rPr>
          <w:i/>
        </w:rPr>
        <w:t>Consumer</w:t>
      </w:r>
      <w:proofErr w:type="spellEnd"/>
      <w:r w:rsidRPr="00E10096">
        <w:rPr>
          <w:i/>
        </w:rPr>
        <w:t xml:space="preserve"> </w:t>
      </w:r>
      <w:proofErr w:type="spellStart"/>
      <w:r w:rsidRPr="00E10096">
        <w:rPr>
          <w:i/>
        </w:rPr>
        <w:t>key</w:t>
      </w:r>
      <w:proofErr w:type="spellEnd"/>
      <w:r>
        <w:t>.</w:t>
      </w:r>
    </w:p>
    <w:p w14:paraId="257E225A" w14:textId="77777777" w:rsidR="00CB5B4A" w:rsidRDefault="00CB5B4A" w:rsidP="00711285">
      <w:pPr>
        <w:pStyle w:val="Prrafodelista"/>
        <w:numPr>
          <w:ilvl w:val="0"/>
          <w:numId w:val="32"/>
        </w:numPr>
      </w:pPr>
      <w:proofErr w:type="spellStart"/>
      <w:r w:rsidRPr="00E10096">
        <w:rPr>
          <w:i/>
        </w:rPr>
        <w:t>Secret</w:t>
      </w:r>
      <w:proofErr w:type="spellEnd"/>
      <w:r>
        <w:t>.</w:t>
      </w:r>
    </w:p>
    <w:p w14:paraId="72F8A571" w14:textId="77777777"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14:paraId="47EFDC95" w14:textId="77777777"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14:paraId="57EE15C5" w14:textId="77777777"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14:paraId="63C61802" w14:textId="77777777"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proofErr w:type="spellStart"/>
      <w:r w:rsidR="009538C1" w:rsidRPr="009538C1">
        <w:rPr>
          <w:i/>
        </w:rPr>
        <w:t>ConexionesController</w:t>
      </w:r>
      <w:proofErr w:type="spellEnd"/>
      <w:r w:rsidR="009D3E14">
        <w:t xml:space="preserve"> y el proceso es el siguiente:</w:t>
      </w:r>
    </w:p>
    <w:p w14:paraId="4193DEB7" w14:textId="0BA63DA8" w:rsidR="00680AE1" w:rsidRDefault="00680AE1" w:rsidP="00711285">
      <w:pPr>
        <w:pStyle w:val="Prrafodelista"/>
        <w:numPr>
          <w:ilvl w:val="0"/>
          <w:numId w:val="31"/>
        </w:numPr>
      </w:pPr>
      <w:r>
        <w:t xml:space="preserve">La comprobación de que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sea el correcto se realiza obteniendo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establecido en la tarea y comparándolo con el que se obtiene de la base de datos. Si no es </w:t>
      </w:r>
      <w:r w:rsidR="009538C1">
        <w:t>el correcto</w:t>
      </w:r>
      <w:r w:rsidR="00772C34">
        <w:t xml:space="preserve"> se muestra un mensaje de error</w:t>
      </w:r>
      <w:r>
        <w:t>, y si es el correcto se pasaría al siguiente paso. En este paso no se hace uso de la librería.</w:t>
      </w:r>
    </w:p>
    <w:p w14:paraId="60D3F216" w14:textId="77777777" w:rsidR="00680AE1" w:rsidRDefault="00680AE1" w:rsidP="00711285">
      <w:pPr>
        <w:pStyle w:val="Prrafodelista"/>
        <w:numPr>
          <w:ilvl w:val="0"/>
          <w:numId w:val="31"/>
        </w:numPr>
      </w:pPr>
      <w:r>
        <w:t xml:space="preserve">Para verificar que el </w:t>
      </w:r>
      <w:proofErr w:type="spellStart"/>
      <w:r w:rsidRPr="009538C1">
        <w:rPr>
          <w:i/>
        </w:rPr>
        <w:t>secret</w:t>
      </w:r>
      <w:proofErr w:type="spellEnd"/>
      <w:r>
        <w:t xml:space="preserve"> establecido es el correcto, en primer lugar se obtiene el </w:t>
      </w:r>
      <w:proofErr w:type="spellStart"/>
      <w:r w:rsidRPr="009538C1">
        <w:rPr>
          <w:i/>
        </w:rPr>
        <w:t>secret</w:t>
      </w:r>
      <w:proofErr w:type="spellEnd"/>
      <w:r>
        <w:t xml:space="preserve"> que tiene asociado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anterior desde la base de datos y este </w:t>
      </w:r>
      <w:proofErr w:type="spellStart"/>
      <w:r w:rsidRPr="009538C1">
        <w:rPr>
          <w:i/>
        </w:rPr>
        <w:t>secret</w:t>
      </w:r>
      <w:proofErr w:type="spellEnd"/>
      <w:r>
        <w:t xml:space="preserve"> se le pasará como parámetro a una clase, perteneciente a la librería utilizada, la cual es instanciada.</w:t>
      </w:r>
    </w:p>
    <w:p w14:paraId="3DFB2D81" w14:textId="77777777" w:rsidR="00680AE1" w:rsidRDefault="00680AE1" w:rsidP="00711285">
      <w:pPr>
        <w:pStyle w:val="Prrafodelista"/>
        <w:numPr>
          <w:ilvl w:val="0"/>
          <w:numId w:val="31"/>
        </w:numPr>
      </w:pPr>
      <w:r>
        <w:t xml:space="preserve">Al instanciar dicha clase pasándola como parámetro el </w:t>
      </w:r>
      <w:proofErr w:type="spellStart"/>
      <w:r w:rsidRPr="009538C1">
        <w:rPr>
          <w:i/>
        </w:rPr>
        <w:t>secret</w:t>
      </w:r>
      <w:proofErr w:type="spellEnd"/>
      <w:r>
        <w:t xml:space="preserve">, se realiza un proceso interno </w:t>
      </w:r>
      <w:r w:rsidR="009D3E14">
        <w:t xml:space="preserve">propio de la librería </w:t>
      </w:r>
      <w:r>
        <w:t xml:space="preserve">de comprobaciones para ver si el </w:t>
      </w:r>
      <w:proofErr w:type="spellStart"/>
      <w:r w:rsidRPr="009538C1">
        <w:rPr>
          <w:i/>
        </w:rPr>
        <w:t>secret</w:t>
      </w:r>
      <w:proofErr w:type="spellEnd"/>
      <w:r>
        <w:t xml:space="preserve"> </w:t>
      </w:r>
      <w:r>
        <w:lastRenderedPageBreak/>
        <w:t>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w:t>
      </w:r>
      <w:commentRangeStart w:id="224"/>
      <w:r>
        <w:t>tarea</w:t>
      </w:r>
      <w:commentRangeEnd w:id="224"/>
      <w:r w:rsidR="00A6441C">
        <w:rPr>
          <w:rStyle w:val="Refdecomentario"/>
        </w:rPr>
        <w:commentReference w:id="224"/>
      </w:r>
      <w:r>
        <w:t>…).</w:t>
      </w:r>
    </w:p>
    <w:p w14:paraId="0782A88E" w14:textId="77777777" w:rsidR="00446182" w:rsidRDefault="00446182" w:rsidP="00446182"/>
    <w:p w14:paraId="1FBBA0CB" w14:textId="7C143EFE" w:rsidR="00446182" w:rsidRDefault="00446182" w:rsidP="00446182">
      <w:r>
        <w:br w:type="page"/>
      </w:r>
    </w:p>
    <w:p w14:paraId="6AEFD69F" w14:textId="008DAF49" w:rsidR="00C06EAA" w:rsidRDefault="007F2885" w:rsidP="00C06EAA">
      <w:pPr>
        <w:pStyle w:val="Ttulo2"/>
        <w:numPr>
          <w:ilvl w:val="1"/>
          <w:numId w:val="1"/>
        </w:numPr>
        <w:ind w:left="862" w:hanging="578"/>
      </w:pPr>
      <w:bookmarkStart w:id="225" w:name="_Toc442008778"/>
      <w:r>
        <w:lastRenderedPageBreak/>
        <w:t>Pruebas</w:t>
      </w:r>
      <w:bookmarkEnd w:id="225"/>
    </w:p>
    <w:p w14:paraId="568A339F" w14:textId="541B7028" w:rsidR="00C06EAA" w:rsidRDefault="00C06EAA" w:rsidP="00C06EAA">
      <w:r>
        <w:t xml:space="preserve">Las pruebas que se han llevado a cabo han sido </w:t>
      </w:r>
      <w:ins w:id="226" w:author="BRUNO BARUQUE ZANON" w:date="2016-02-01T19:28:00Z">
        <w:r w:rsidR="007211B3">
          <w:t xml:space="preserve">de </w:t>
        </w:r>
      </w:ins>
      <w:r>
        <w:t>dos</w:t>
      </w:r>
      <w:ins w:id="227" w:author="BRUNO BARUQUE ZANON" w:date="2016-02-01T19:28:00Z">
        <w:r w:rsidR="007211B3">
          <w:t xml:space="preserve"> tipos</w:t>
        </w:r>
      </w:ins>
      <w:r>
        <w:t>: pruebas unitarias y de cobertura de código.</w:t>
      </w:r>
    </w:p>
    <w:p w14:paraId="73D46C78" w14:textId="05F787A8" w:rsidR="00C06EAA" w:rsidRPr="00C06EAA" w:rsidRDefault="00C06EAA" w:rsidP="00C06EAA">
      <w:r>
        <w:t>A continuación se explica el proceso que hay que realizar para poder ejecutar dichas pruebas y se mostrarán los resultados obtenidos.</w:t>
      </w:r>
    </w:p>
    <w:p w14:paraId="4BCC84AD" w14:textId="77777777" w:rsidR="007F2885" w:rsidRDefault="007F2885" w:rsidP="007F2885">
      <w:pPr>
        <w:pStyle w:val="Ttulo3"/>
      </w:pPr>
      <w:bookmarkStart w:id="228" w:name="_Toc442008779"/>
      <w:r>
        <w:t>Ejecutar pruebas</w:t>
      </w:r>
      <w:bookmarkEnd w:id="228"/>
    </w:p>
    <w:p w14:paraId="4FBCEC8D" w14:textId="1DCBC8F9" w:rsidR="00C06EAA" w:rsidRDefault="00C06EAA" w:rsidP="00C06EAA">
      <w:pPr>
        <w:pStyle w:val="Ttulo4"/>
      </w:pPr>
      <w:r>
        <w:t>Ejecutar pruebas unitarias</w:t>
      </w:r>
    </w:p>
    <w:p w14:paraId="2DE9B394" w14:textId="489B2F60" w:rsidR="00C06EAA" w:rsidRDefault="00C06EAA" w:rsidP="00C06EAA">
      <w:r>
        <w:t>El proceso a seguir es el siguiente:</w:t>
      </w:r>
    </w:p>
    <w:p w14:paraId="799AF44D" w14:textId="76927960" w:rsidR="00C06EAA" w:rsidRDefault="00C06EAA" w:rsidP="00711285">
      <w:pPr>
        <w:pStyle w:val="Prrafodelista"/>
        <w:numPr>
          <w:ilvl w:val="0"/>
          <w:numId w:val="41"/>
        </w:numPr>
      </w:pPr>
      <w:r>
        <w:t>Accedemos a la carpeta del DVD, llamada “Pruebas”.</w:t>
      </w:r>
    </w:p>
    <w:p w14:paraId="6EC42A2A" w14:textId="60A4E10D" w:rsidR="00C06EAA" w:rsidRDefault="003751BF" w:rsidP="00711285">
      <w:pPr>
        <w:pStyle w:val="Prrafodelista"/>
        <w:numPr>
          <w:ilvl w:val="0"/>
          <w:numId w:val="41"/>
        </w:numPr>
      </w:pPr>
      <w:r>
        <w:t xml:space="preserve">Abrimos el </w:t>
      </w:r>
      <w:r w:rsidRPr="003751BF">
        <w:rPr>
          <w:i/>
        </w:rPr>
        <w:t>cmd.exe</w:t>
      </w:r>
      <w:r w:rsidR="00C06EAA">
        <w:t>.</w:t>
      </w:r>
    </w:p>
    <w:p w14:paraId="6C475C45" w14:textId="6D78B9DA" w:rsidR="00C06EAA" w:rsidRDefault="00C06EAA" w:rsidP="00711285">
      <w:pPr>
        <w:pStyle w:val="Prrafodelista"/>
        <w:numPr>
          <w:ilvl w:val="0"/>
          <w:numId w:val="41"/>
        </w:numPr>
      </w:pPr>
      <w:r>
        <w:t xml:space="preserve">Arrastramos a la consola </w:t>
      </w:r>
      <w:r w:rsidR="00D70C45">
        <w:t xml:space="preserve">el fichero llamado “ejecutarTest_unitarios.bat” y pulsamos </w:t>
      </w:r>
      <w:proofErr w:type="spellStart"/>
      <w:r w:rsidR="00D70C45" w:rsidRPr="00D70C45">
        <w:rPr>
          <w:i/>
        </w:rPr>
        <w:t>enter</w:t>
      </w:r>
      <w:proofErr w:type="spellEnd"/>
      <w:r w:rsidR="00D70C45">
        <w:t>.</w:t>
      </w:r>
    </w:p>
    <w:p w14:paraId="4D41B990" w14:textId="707B853B" w:rsidR="00D70C45" w:rsidRDefault="00D70C45" w:rsidP="00711285">
      <w:pPr>
        <w:pStyle w:val="Prrafodelista"/>
        <w:numPr>
          <w:ilvl w:val="0"/>
          <w:numId w:val="41"/>
        </w:numPr>
      </w:pPr>
      <w:r>
        <w:t>Se ejecutarán los test y se obtendrá un mensaje como el siguiente:</w:t>
      </w:r>
    </w:p>
    <w:p w14:paraId="17C092CB" w14:textId="77777777" w:rsidR="00772C34" w:rsidRDefault="00D70C45" w:rsidP="00772C34">
      <w:pPr>
        <w:keepNext/>
        <w:jc w:val="center"/>
      </w:pPr>
      <w:r>
        <w:rPr>
          <w:noProof/>
          <w:lang w:eastAsia="es-ES"/>
        </w:rPr>
        <w:drawing>
          <wp:inline distT="0" distB="0" distL="0" distR="0" wp14:anchorId="546051A6" wp14:editId="02B485D1">
            <wp:extent cx="4029380" cy="1043355"/>
            <wp:effectExtent l="0" t="0" r="9525"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76431" cy="1055538"/>
                    </a:xfrm>
                    <a:prstGeom prst="rect">
                      <a:avLst/>
                    </a:prstGeom>
                  </pic:spPr>
                </pic:pic>
              </a:graphicData>
            </a:graphic>
          </wp:inline>
        </w:drawing>
      </w:r>
    </w:p>
    <w:p w14:paraId="1C6B7031" w14:textId="75D58E62" w:rsidR="00D70C45" w:rsidRDefault="00772C34" w:rsidP="00772C34">
      <w:pPr>
        <w:pStyle w:val="Epgrafe"/>
        <w:jc w:val="center"/>
      </w:pPr>
      <w:bookmarkStart w:id="229" w:name="_Toc442010260"/>
      <w:r>
        <w:t xml:space="preserve">Ilustración </w:t>
      </w:r>
      <w:fldSimple w:instr=" SEQ Ilustración \* ARABIC ">
        <w:r w:rsidR="00362B9A">
          <w:rPr>
            <w:noProof/>
          </w:rPr>
          <w:t>53</w:t>
        </w:r>
      </w:fldSimple>
      <w:r>
        <w:t xml:space="preserve">: Salida </w:t>
      </w:r>
      <w:proofErr w:type="spellStart"/>
      <w:r>
        <w:t>cmd</w:t>
      </w:r>
      <w:proofErr w:type="spellEnd"/>
      <w:r>
        <w:t xml:space="preserve"> obtenida tras </w:t>
      </w:r>
      <w:proofErr w:type="spellStart"/>
      <w:r>
        <w:t>ejecuctar</w:t>
      </w:r>
      <w:proofErr w:type="spellEnd"/>
      <w:r>
        <w:t xml:space="preserve"> pruebas unitarias</w:t>
      </w:r>
      <w:bookmarkEnd w:id="229"/>
    </w:p>
    <w:p w14:paraId="59B42ADB" w14:textId="675CBC08" w:rsidR="00D70C45" w:rsidRDefault="00D70C45" w:rsidP="00D70C45">
      <w:pPr>
        <w:pStyle w:val="Ttulo4"/>
      </w:pPr>
      <w:r>
        <w:t>Ejecutar pruebas de cobertura de código</w:t>
      </w:r>
    </w:p>
    <w:p w14:paraId="6BA663E8" w14:textId="4B71DF9F" w:rsidR="00D70C45" w:rsidRDefault="00D70C45" w:rsidP="00D70C45">
      <w:r>
        <w:t>El proceso a seguir es el siguiente:</w:t>
      </w:r>
    </w:p>
    <w:p w14:paraId="6953B5C9" w14:textId="66FFA5FE" w:rsidR="00D70C45" w:rsidRDefault="00D70C45" w:rsidP="00711285">
      <w:pPr>
        <w:pStyle w:val="Prrafodelista"/>
        <w:numPr>
          <w:ilvl w:val="0"/>
          <w:numId w:val="42"/>
        </w:numPr>
      </w:pPr>
      <w:r>
        <w:t>Accedemos a la carpeta del DVD, llamada “Pruebas”.</w:t>
      </w:r>
    </w:p>
    <w:p w14:paraId="472EBC6E" w14:textId="7D37613F" w:rsidR="00D70C45" w:rsidRDefault="003751BF" w:rsidP="00711285">
      <w:pPr>
        <w:pStyle w:val="Prrafodelista"/>
        <w:numPr>
          <w:ilvl w:val="0"/>
          <w:numId w:val="42"/>
        </w:numPr>
      </w:pPr>
      <w:r>
        <w:t xml:space="preserve">Abrimos el </w:t>
      </w:r>
      <w:r w:rsidRPr="003751BF">
        <w:rPr>
          <w:i/>
        </w:rPr>
        <w:t>cmd.exe</w:t>
      </w:r>
      <w:r w:rsidR="00D70C45">
        <w:t>.</w:t>
      </w:r>
    </w:p>
    <w:p w14:paraId="788FFFE6" w14:textId="06BA888E" w:rsidR="00D70C45" w:rsidRDefault="00D70C45" w:rsidP="00711285">
      <w:pPr>
        <w:pStyle w:val="Prrafodelista"/>
        <w:numPr>
          <w:ilvl w:val="0"/>
          <w:numId w:val="42"/>
        </w:numPr>
      </w:pPr>
      <w:r>
        <w:t xml:space="preserve">Arrastramos a la consola el fichero llamado “ejecutarTest_cobertura.bat” y pulsamos </w:t>
      </w:r>
      <w:proofErr w:type="spellStart"/>
      <w:r w:rsidRPr="00D70C45">
        <w:rPr>
          <w:i/>
        </w:rPr>
        <w:t>enter</w:t>
      </w:r>
      <w:proofErr w:type="spellEnd"/>
      <w:r>
        <w:t>.</w:t>
      </w:r>
    </w:p>
    <w:p w14:paraId="3D156430" w14:textId="67123D4B" w:rsidR="00D70C45" w:rsidRDefault="00D70C45" w:rsidP="00711285">
      <w:pPr>
        <w:pStyle w:val="Prrafodelista"/>
        <w:numPr>
          <w:ilvl w:val="0"/>
          <w:numId w:val="42"/>
        </w:numPr>
      </w:pPr>
      <w:r>
        <w:t>Se ejecutarán los test y se obtendrá un mensaje como el siguiente:</w:t>
      </w:r>
    </w:p>
    <w:p w14:paraId="2AC9FA70" w14:textId="77777777" w:rsidR="002640CA" w:rsidRDefault="002640CA" w:rsidP="002640CA">
      <w:pPr>
        <w:pStyle w:val="Prrafodelista"/>
        <w:keepNext/>
        <w:ind w:left="720"/>
        <w:jc w:val="center"/>
      </w:pPr>
      <w:r>
        <w:rPr>
          <w:noProof/>
          <w:lang w:eastAsia="es-ES"/>
        </w:rPr>
        <w:lastRenderedPageBreak/>
        <w:drawing>
          <wp:inline distT="0" distB="0" distL="0" distR="0" wp14:anchorId="0CCF7572" wp14:editId="6CFFDC7C">
            <wp:extent cx="3470986" cy="12995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23697" cy="1319315"/>
                    </a:xfrm>
                    <a:prstGeom prst="rect">
                      <a:avLst/>
                    </a:prstGeom>
                  </pic:spPr>
                </pic:pic>
              </a:graphicData>
            </a:graphic>
          </wp:inline>
        </w:drawing>
      </w:r>
    </w:p>
    <w:p w14:paraId="3BB88639" w14:textId="1698E296" w:rsidR="00772C34" w:rsidRDefault="002640CA" w:rsidP="002640CA">
      <w:pPr>
        <w:pStyle w:val="Epgrafe"/>
        <w:jc w:val="center"/>
      </w:pPr>
      <w:bookmarkStart w:id="230" w:name="_Toc442010261"/>
      <w:r>
        <w:t xml:space="preserve">Ilustración </w:t>
      </w:r>
      <w:fldSimple w:instr=" SEQ Ilustración \* ARABIC ">
        <w:r w:rsidR="00362B9A">
          <w:rPr>
            <w:noProof/>
          </w:rPr>
          <w:t>54</w:t>
        </w:r>
      </w:fldSimple>
      <w:r>
        <w:t xml:space="preserve">: </w:t>
      </w:r>
      <w:r w:rsidRPr="008309E5">
        <w:t xml:space="preserve">Salida </w:t>
      </w:r>
      <w:proofErr w:type="spellStart"/>
      <w:r w:rsidRPr="008309E5">
        <w:t>cmd</w:t>
      </w:r>
      <w:proofErr w:type="spellEnd"/>
      <w:r w:rsidRPr="008309E5">
        <w:t xml:space="preserve"> obtenida tras ejecutar pruebas de cobertura</w:t>
      </w:r>
      <w:bookmarkEnd w:id="230"/>
    </w:p>
    <w:p w14:paraId="3E54AB61" w14:textId="320278A9" w:rsidR="003751BF" w:rsidRDefault="003751BF" w:rsidP="00711285">
      <w:pPr>
        <w:pStyle w:val="Prrafodelista"/>
        <w:numPr>
          <w:ilvl w:val="0"/>
          <w:numId w:val="42"/>
        </w:numPr>
      </w:pPr>
      <w:r>
        <w:t xml:space="preserve">Como se puede observar en la anterior ilustración, las pruebas de cobertura de código generan un fichero HTML en el que podrán verse los resultados. Para ello, se introduce esa ruta en el explorador de archivos de Windows y pulsamos </w:t>
      </w:r>
      <w:proofErr w:type="spellStart"/>
      <w:r w:rsidRPr="003751BF">
        <w:rPr>
          <w:i/>
        </w:rPr>
        <w:t>enter</w:t>
      </w:r>
      <w:proofErr w:type="spellEnd"/>
      <w:r>
        <w:t>:</w:t>
      </w:r>
    </w:p>
    <w:p w14:paraId="04C32AFF" w14:textId="31B4E33E" w:rsidR="003751BF" w:rsidRDefault="002640CA" w:rsidP="003751BF">
      <w:pPr>
        <w:pStyle w:val="Prrafodelista"/>
        <w:ind w:left="720"/>
        <w:jc w:val="center"/>
        <w:rPr>
          <w:i/>
        </w:rPr>
      </w:pPr>
      <w:r>
        <w:rPr>
          <w:i/>
        </w:rPr>
        <w:t>C:/wamp/www/AutoCorreccionJava_TFG/coverage/</w:t>
      </w:r>
      <w:r w:rsidR="003751BF" w:rsidRPr="003751BF">
        <w:rPr>
          <w:i/>
        </w:rPr>
        <w:t>index.html</w:t>
      </w:r>
    </w:p>
    <w:p w14:paraId="7E6F41B6" w14:textId="12A93A16" w:rsidR="003751BF" w:rsidRDefault="004C367F" w:rsidP="00711285">
      <w:pPr>
        <w:pStyle w:val="Prrafodelista"/>
        <w:numPr>
          <w:ilvl w:val="0"/>
          <w:numId w:val="42"/>
        </w:numPr>
      </w:pPr>
      <w:r>
        <w:t>Se abrirá una web con los resultados:</w:t>
      </w:r>
    </w:p>
    <w:p w14:paraId="761B08D0" w14:textId="77777777" w:rsidR="006B1ACD" w:rsidRDefault="002640CA" w:rsidP="006B1ACD">
      <w:pPr>
        <w:keepNext/>
      </w:pPr>
      <w:r>
        <w:rPr>
          <w:noProof/>
          <w:lang w:eastAsia="es-ES"/>
        </w:rPr>
        <w:drawing>
          <wp:inline distT="0" distB="0" distL="0" distR="0" wp14:anchorId="6B10A2A2" wp14:editId="6F546714">
            <wp:extent cx="3913099" cy="128473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46043" cy="1295549"/>
                    </a:xfrm>
                    <a:prstGeom prst="rect">
                      <a:avLst/>
                    </a:prstGeom>
                  </pic:spPr>
                </pic:pic>
              </a:graphicData>
            </a:graphic>
          </wp:inline>
        </w:drawing>
      </w:r>
    </w:p>
    <w:p w14:paraId="29499697" w14:textId="151A9493" w:rsidR="00772C34" w:rsidRDefault="006B1ACD" w:rsidP="006B1ACD">
      <w:pPr>
        <w:pStyle w:val="Epgrafe"/>
        <w:jc w:val="center"/>
      </w:pPr>
      <w:bookmarkStart w:id="231" w:name="_Toc442010262"/>
      <w:r>
        <w:t xml:space="preserve">Ilustración </w:t>
      </w:r>
      <w:fldSimple w:instr=" SEQ Ilustración \* ARABIC ">
        <w:r w:rsidR="00362B9A">
          <w:rPr>
            <w:noProof/>
          </w:rPr>
          <w:t>55</w:t>
        </w:r>
      </w:fldSimple>
      <w:r>
        <w:t>: Resultado del test de cobertura</w:t>
      </w:r>
      <w:bookmarkEnd w:id="231"/>
    </w:p>
    <w:p w14:paraId="4676E058" w14:textId="77D2E97B" w:rsidR="003751BF" w:rsidRDefault="004C367F" w:rsidP="004C367F">
      <w:r>
        <w:t>La carpeta en la que nos tenemos que fijar es la de “</w:t>
      </w:r>
      <w:proofErr w:type="spellStart"/>
      <w:r>
        <w:t>src</w:t>
      </w:r>
      <w:proofErr w:type="spellEnd"/>
      <w:r>
        <w:t>”, ya que la de “</w:t>
      </w:r>
      <w:proofErr w:type="spellStart"/>
      <w:r>
        <w:t>config</w:t>
      </w:r>
      <w:proofErr w:type="spellEnd"/>
      <w:r>
        <w:t>” son pruebas que se ejecutan indirectamente. Por ello si accedemos a la carpeta “</w:t>
      </w:r>
      <w:proofErr w:type="spellStart"/>
      <w:r>
        <w:t>src</w:t>
      </w:r>
      <w:proofErr w:type="spellEnd"/>
      <w:r>
        <w:t>” obtenemos la siguiente vista:</w:t>
      </w:r>
    </w:p>
    <w:p w14:paraId="14682F0E" w14:textId="77777777" w:rsidR="00772C34" w:rsidRDefault="004C367F" w:rsidP="00772C34">
      <w:pPr>
        <w:keepNext/>
      </w:pPr>
      <w:r>
        <w:rPr>
          <w:noProof/>
          <w:lang w:eastAsia="es-ES"/>
        </w:rPr>
        <w:lastRenderedPageBreak/>
        <w:drawing>
          <wp:inline distT="0" distB="0" distL="0" distR="0" wp14:anchorId="32FAAB5E" wp14:editId="561E1ED0">
            <wp:extent cx="3915080" cy="124579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39371" cy="1253520"/>
                    </a:xfrm>
                    <a:prstGeom prst="rect">
                      <a:avLst/>
                    </a:prstGeom>
                  </pic:spPr>
                </pic:pic>
              </a:graphicData>
            </a:graphic>
          </wp:inline>
        </w:drawing>
      </w:r>
    </w:p>
    <w:p w14:paraId="08531ED8" w14:textId="4C4D826D" w:rsidR="004C367F" w:rsidRPr="00D70C45" w:rsidRDefault="00772C34" w:rsidP="00772C34">
      <w:pPr>
        <w:pStyle w:val="Epgrafe"/>
        <w:jc w:val="center"/>
      </w:pPr>
      <w:bookmarkStart w:id="232" w:name="_Toc442010263"/>
      <w:r>
        <w:t xml:space="preserve">Ilustración </w:t>
      </w:r>
      <w:fldSimple w:instr=" SEQ Ilustración \* ARABIC ">
        <w:r w:rsidR="00362B9A">
          <w:rPr>
            <w:noProof/>
          </w:rPr>
          <w:t>56</w:t>
        </w:r>
      </w:fldSimple>
      <w:r>
        <w:t>: Resultado de test de cobertura carpeta "</w:t>
      </w:r>
      <w:proofErr w:type="spellStart"/>
      <w:r>
        <w:t>src</w:t>
      </w:r>
      <w:proofErr w:type="spellEnd"/>
      <w:r>
        <w:t>"</w:t>
      </w:r>
      <w:bookmarkEnd w:id="232"/>
    </w:p>
    <w:p w14:paraId="000AC269" w14:textId="07A632FF" w:rsidR="007F2885" w:rsidRDefault="007F2885" w:rsidP="007F2885">
      <w:pPr>
        <w:pStyle w:val="Ttulo3"/>
      </w:pPr>
      <w:bookmarkStart w:id="233" w:name="_Toc442008780"/>
      <w:r>
        <w:t>Pruebas unitarias</w:t>
      </w:r>
      <w:bookmarkEnd w:id="233"/>
    </w:p>
    <w:p w14:paraId="0E637BDC" w14:textId="5404AB64" w:rsidR="004C367F" w:rsidRDefault="004C367F" w:rsidP="004C367F">
      <w:pPr>
        <w:pStyle w:val="Cuerpo"/>
      </w:pPr>
      <w:r>
        <w:t xml:space="preserve">Una prueba unitaria es una forma de comprobar el correcto funcionamiento de un módulo de código. Esto permite asegurar que cada uno de los módulos funcione correctamente por separado </w:t>
      </w:r>
      <w:r>
        <w:fldChar w:fldCharType="begin"/>
      </w:r>
      <w:r>
        <w:instrText xml:space="preserve"> ADDIN ZOTERO_ITEM CSL_CITATION {"citationID":"2a7o1u2ouc","properties":{"formattedCitation":"[9]","plainCitation":"[9]"},"citationItems":[{"id":76,"uris":["http://zotero.org/users/local/LLkhPqvS/items/RWTXKS68"],"uri":["http://zotero.org/users/local/LLkhPqvS/items/RWTXKS68"],"itemData":{"id":76,"type":"entry-encyclopedia","title":"Prueba unitaria","container-title":"Wikipedia, la enciclopedia libre","source":"Wikipedia","abstract":"En programación, una prueba unitaria es una forma de comprobar el correcto funcionamiento de un módulo de código. Esto sirve para asegurar que cada uno de los módulos funcione correctamente por separado. Luego, con las Pruebas de Integración, se podrá asegurar el correcto funcionamiento del sistema o subsistema en cuestión.\nLa idea es escribir casos de prueba para cada función no trivial o método en el módulo, de forma que cada caso sea independiente del resto.","URL":"https://es.wikipedia.org/w/index.php?title=Prueba_unitaria&amp;oldid=87430428","note":"Page Version ID: 87430428","language":"es","issued":{"date-parts":[["2015",11,30]]},"accessed":{"date-parts":[["2016",1,26]]}}}],"schema":"https://github.com/citation-style-language/schema/raw/master/csl-citation.json"} </w:instrText>
      </w:r>
      <w:r>
        <w:fldChar w:fldCharType="separate"/>
      </w:r>
      <w:r w:rsidRPr="004C367F">
        <w:rPr>
          <w:rFonts w:ascii="Calibri" w:hAnsi="Calibri"/>
        </w:rPr>
        <w:t>[9]</w:t>
      </w:r>
      <w:r>
        <w:fldChar w:fldCharType="end"/>
      </w:r>
      <w:r>
        <w:t>.</w:t>
      </w:r>
    </w:p>
    <w:p w14:paraId="3DAB4998" w14:textId="24FB0376" w:rsidR="005F2B0D" w:rsidRDefault="004C367F" w:rsidP="004C367F">
      <w:pPr>
        <w:pStyle w:val="Cuerpo"/>
      </w:pPr>
      <w:r>
        <w:t xml:space="preserve">Visualizando la anterior </w:t>
      </w:r>
      <w:commentRangeStart w:id="234"/>
      <w:r>
        <w:t>ilustración</w:t>
      </w:r>
      <w:commentRangeEnd w:id="234"/>
      <w:r w:rsidR="007211B3">
        <w:rPr>
          <w:rStyle w:val="Refdecomentario"/>
        </w:rPr>
        <w:commentReference w:id="234"/>
      </w:r>
      <w:r>
        <w:t>, en nuestro caso se han realizado pruebas para el controlador (carpeta “</w:t>
      </w:r>
      <w:proofErr w:type="spellStart"/>
      <w:r>
        <w:t>Controller</w:t>
      </w:r>
      <w:proofErr w:type="spellEnd"/>
      <w:r>
        <w:t>”)</w:t>
      </w:r>
      <w:r w:rsidR="005F2B0D">
        <w:t>.</w:t>
      </w:r>
      <w:r w:rsidR="00F96A08">
        <w:t xml:space="preserve"> Probando los controladores indirectamente se realizan pruebas sobre las vistas (carpeta “</w:t>
      </w:r>
      <w:proofErr w:type="spellStart"/>
      <w:r w:rsidR="00F96A08">
        <w:t>Template</w:t>
      </w:r>
      <w:proofErr w:type="spellEnd"/>
      <w:r w:rsidR="00F96A08">
        <w:t>”) y sobre el modelo (carpeta “</w:t>
      </w:r>
      <w:proofErr w:type="spellStart"/>
      <w:r w:rsidR="00F96A08">
        <w:t>Model</w:t>
      </w:r>
      <w:proofErr w:type="spellEnd"/>
      <w:r w:rsidR="00F96A08">
        <w:t xml:space="preserve">”). Importante resaltar que dentro de esa carpeta </w:t>
      </w:r>
      <w:proofErr w:type="spellStart"/>
      <w:r w:rsidR="00F96A08">
        <w:t>Model</w:t>
      </w:r>
      <w:proofErr w:type="spellEnd"/>
      <w:r w:rsidR="00F96A08">
        <w:t xml:space="preserve"> no se tienen entidades con las que representar el modelo, sino que se tienen ficheros dentro de la carpeta “</w:t>
      </w:r>
      <w:proofErr w:type="spellStart"/>
      <w:r w:rsidR="00F96A08">
        <w:t>Model</w:t>
      </w:r>
      <w:proofErr w:type="spellEnd"/>
      <w:r w:rsidR="00F96A08">
        <w:t>/</w:t>
      </w:r>
      <w:proofErr w:type="spellStart"/>
      <w:r w:rsidR="00F96A08">
        <w:t>Table</w:t>
      </w:r>
      <w:proofErr w:type="spellEnd"/>
      <w:r w:rsidR="00F96A08">
        <w:t>” que son los que han permitido realizar</w:t>
      </w:r>
      <w:r w:rsidR="005F2B0D">
        <w:t xml:space="preserve"> las validaciones de los formularios de las vistas y en los que se establecen relaciones entre tablas para poder realizar los JOIN.</w:t>
      </w:r>
    </w:p>
    <w:p w14:paraId="064FB168" w14:textId="27F9AB77" w:rsidR="005F2B0D" w:rsidRDefault="005F2B0D" w:rsidP="004C367F">
      <w:pPr>
        <w:pStyle w:val="Cuerpo"/>
      </w:pPr>
      <w:del w:id="235" w:author="BRUNO BARUQUE ZANON" w:date="2016-02-01T20:01:00Z">
        <w:r w:rsidDel="00136BC7">
          <w:delText>Se ha intentado realizar el máximo número</w:delText>
        </w:r>
      </w:del>
      <w:ins w:id="236" w:author="BRUNO BARUQUE ZANON" w:date="2016-02-01T20:01:00Z">
        <w:r w:rsidR="00136BC7">
          <w:t>Idealmente la cobertura</w:t>
        </w:r>
      </w:ins>
      <w:r>
        <w:t xml:space="preserve"> de</w:t>
      </w:r>
      <w:ins w:id="237" w:author="BRUNO BARUQUE ZANON" w:date="2016-02-01T20:01:00Z">
        <w:r w:rsidR="00136BC7">
          <w:t xml:space="preserve"> las</w:t>
        </w:r>
      </w:ins>
      <w:r>
        <w:t xml:space="preserve"> pruebas unitarias</w:t>
      </w:r>
      <w:ins w:id="238" w:author="BRUNO BARUQUE ZANON" w:date="2016-02-01T20:01:00Z">
        <w:r w:rsidR="00136BC7">
          <w:t xml:space="preserve"> debería ser del 100%</w:t>
        </w:r>
      </w:ins>
      <w:r>
        <w:t>,</w:t>
      </w:r>
      <w:ins w:id="239" w:author="BRUNO BARUQUE ZANON" w:date="2016-02-01T20:02:00Z">
        <w:r w:rsidR="00136BC7">
          <w:t xml:space="preserve"> aunque esto raramente se consigue. En nuestro caso</w:t>
        </w:r>
      </w:ins>
      <w:r>
        <w:t xml:space="preserve"> el problema que se ha presentado es que había controladores que tenían métodos privados, además de otros que tenían métodos de generación de gráficas, comprobación de plagios… Y por lo tanto no ha sido posible realizar pruebas unitarias para ellos.</w:t>
      </w:r>
    </w:p>
    <w:p w14:paraId="29B25C3F" w14:textId="08BF9039" w:rsidR="005F2B0D" w:rsidRDefault="005F2B0D" w:rsidP="004C367F">
      <w:pPr>
        <w:pStyle w:val="Cuerpo"/>
      </w:pPr>
      <w:r>
        <w:t xml:space="preserve">Los ficheros que realizan las pruebas unitarias deben de estar dentro de la carpeta </w:t>
      </w:r>
      <w:proofErr w:type="spellStart"/>
      <w:r w:rsidRPr="005F2B0D">
        <w:rPr>
          <w:i/>
        </w:rPr>
        <w:t>tests</w:t>
      </w:r>
      <w:proofErr w:type="spellEnd"/>
      <w:r w:rsidRPr="005F2B0D">
        <w:rPr>
          <w:i/>
        </w:rPr>
        <w:t>/</w:t>
      </w:r>
      <w:proofErr w:type="spellStart"/>
      <w:r w:rsidRPr="005F2B0D">
        <w:rPr>
          <w:i/>
        </w:rPr>
        <w:t>TestCase</w:t>
      </w:r>
      <w:proofErr w:type="spellEnd"/>
      <w:r>
        <w:t xml:space="preserve">, generada por defecto por </w:t>
      </w:r>
      <w:proofErr w:type="spellStart"/>
      <w:r>
        <w:t>CakePHP</w:t>
      </w:r>
      <w:proofErr w:type="spellEnd"/>
      <w:r>
        <w:t>.</w:t>
      </w:r>
    </w:p>
    <w:p w14:paraId="380C8EA2" w14:textId="1D0EDA09" w:rsidR="005F2B0D" w:rsidRDefault="005F2B0D" w:rsidP="004C367F">
      <w:pPr>
        <w:pStyle w:val="Cuerpo"/>
      </w:pPr>
      <w:r>
        <w:t xml:space="preserve">La estructura de cada uno de los test va a ser prácticamente similar en todos los casos, ya que en primer lugar se tienen los métodos </w:t>
      </w:r>
      <w:proofErr w:type="spellStart"/>
      <w:proofErr w:type="gramStart"/>
      <w:r w:rsidRPr="005F2B0D">
        <w:rPr>
          <w:i/>
        </w:rPr>
        <w:t>setUp</w:t>
      </w:r>
      <w:proofErr w:type="spellEnd"/>
      <w:r w:rsidRPr="005F2B0D">
        <w:rPr>
          <w:i/>
        </w:rPr>
        <w:t>(</w:t>
      </w:r>
      <w:proofErr w:type="gramEnd"/>
      <w:r w:rsidRPr="005F2B0D">
        <w:rPr>
          <w:i/>
        </w:rPr>
        <w:t>)</w:t>
      </w:r>
      <w:r>
        <w:t xml:space="preserve">, para la inicialización de variables y obtención de las tablas de la base de datos, y </w:t>
      </w:r>
      <w:proofErr w:type="spellStart"/>
      <w:r w:rsidRPr="005F2B0D">
        <w:rPr>
          <w:i/>
        </w:rPr>
        <w:t>tearDown</w:t>
      </w:r>
      <w:proofErr w:type="spellEnd"/>
      <w:r w:rsidRPr="005F2B0D">
        <w:rPr>
          <w:i/>
        </w:rPr>
        <w:t>()</w:t>
      </w:r>
      <w:r>
        <w:t>, para una vez ejecutado cada uno de los test se realice el borrado correspondiente de la tabla de la base de datos.</w:t>
      </w:r>
    </w:p>
    <w:p w14:paraId="67853BEF" w14:textId="4CC07BE4" w:rsidR="005F2B0D" w:rsidRDefault="005F2B0D" w:rsidP="004C367F">
      <w:pPr>
        <w:pStyle w:val="Cuerpo"/>
      </w:pPr>
      <w:r>
        <w:t xml:space="preserve">En algunos test también se tienen métodos privados </w:t>
      </w:r>
      <w:r w:rsidRPr="005F2B0D">
        <w:rPr>
          <w:i/>
        </w:rPr>
        <w:t>__crear</w:t>
      </w:r>
      <w:proofErr w:type="gramStart"/>
      <w:r w:rsidRPr="005F2B0D">
        <w:rPr>
          <w:i/>
        </w:rPr>
        <w:t>..</w:t>
      </w:r>
      <w:proofErr w:type="gramEnd"/>
      <w:r w:rsidRPr="005F2B0D">
        <w:rPr>
          <w:i/>
        </w:rPr>
        <w:t>()</w:t>
      </w:r>
      <w:r>
        <w:rPr>
          <w:i/>
        </w:rPr>
        <w:t xml:space="preserve">, </w:t>
      </w:r>
      <w:proofErr w:type="gramStart"/>
      <w:r>
        <w:t>que</w:t>
      </w:r>
      <w:proofErr w:type="gramEnd"/>
      <w:r>
        <w:t xml:space="preserve"> van a ser los encargados de guardar en la tabla correspondiente de la base de datos la nueva fila a crear para utilizarla como ejemplo y poder realizar las pruebas unitarias. </w:t>
      </w:r>
    </w:p>
    <w:p w14:paraId="0F5DB23F" w14:textId="188BDB41" w:rsidR="00F96A08" w:rsidRDefault="00F96A08" w:rsidP="00F96A08">
      <w:pPr>
        <w:pStyle w:val="Ttulo4"/>
      </w:pPr>
      <w:r>
        <w:lastRenderedPageBreak/>
        <w:t>Probando el controlador</w:t>
      </w:r>
    </w:p>
    <w:p w14:paraId="340DCE4B" w14:textId="5054C534" w:rsidR="00F96A08" w:rsidRDefault="00F96A08" w:rsidP="00F96A08">
      <w:r>
        <w:t xml:space="preserve">Como se ha mencionado anteriormente, no ha sido </w:t>
      </w:r>
      <w:ins w:id="240" w:author="BRUNO BARUQUE ZANON" w:date="2016-02-01T20:01:00Z">
        <w:r w:rsidR="00136BC7">
          <w:t xml:space="preserve">posible </w:t>
        </w:r>
      </w:ins>
      <w:r>
        <w:t>probar todas las funciones de los controladores ya que hay muchos que tienen métodos privados y otros métodos que no permitían realizar estas pruebas.</w:t>
      </w:r>
    </w:p>
    <w:p w14:paraId="1EA2605D" w14:textId="3C39A136" w:rsidR="00F96A08" w:rsidRDefault="00F96A08" w:rsidP="00F96A08">
      <w:r>
        <w:t>A continuación se va a mostrar una tabla en la que va a poder visualizarse los ficheros test creados junto a los controladores que afectan, y el número de métodos total y los testeados:</w:t>
      </w:r>
    </w:p>
    <w:tbl>
      <w:tblPr>
        <w:tblStyle w:val="GridTable4Accent3"/>
        <w:tblW w:w="0" w:type="auto"/>
        <w:jc w:val="center"/>
        <w:tblLook w:val="04A0" w:firstRow="1" w:lastRow="0" w:firstColumn="1" w:lastColumn="0" w:noHBand="0" w:noVBand="1"/>
      </w:tblPr>
      <w:tblGrid>
        <w:gridCol w:w="2397"/>
        <w:gridCol w:w="2033"/>
        <w:gridCol w:w="1033"/>
        <w:gridCol w:w="960"/>
      </w:tblGrid>
      <w:tr w:rsidR="00EB4FAD" w14:paraId="4F2B5485" w14:textId="77777777" w:rsidTr="00EB4F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4271DD5" w14:textId="119142E7" w:rsidR="00F96A08" w:rsidRPr="00F96A08" w:rsidRDefault="00F96A08" w:rsidP="00F96A08">
            <w:pPr>
              <w:jc w:val="center"/>
              <w:rPr>
                <w:color w:val="000000" w:themeColor="text1"/>
              </w:rPr>
            </w:pPr>
            <w:r w:rsidRPr="00F96A08">
              <w:rPr>
                <w:color w:val="000000" w:themeColor="text1"/>
              </w:rPr>
              <w:t>Nombre del Test</w:t>
            </w:r>
          </w:p>
        </w:tc>
        <w:tc>
          <w:tcPr>
            <w:tcW w:w="2551" w:type="dxa"/>
          </w:tcPr>
          <w:p w14:paraId="3BB01F8A" w14:textId="0CC058E2"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Controlador testeado</w:t>
            </w:r>
          </w:p>
        </w:tc>
        <w:tc>
          <w:tcPr>
            <w:tcW w:w="1701" w:type="dxa"/>
          </w:tcPr>
          <w:p w14:paraId="6EB6BC95" w14:textId="1356C47F"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total</w:t>
            </w:r>
          </w:p>
        </w:tc>
        <w:tc>
          <w:tcPr>
            <w:tcW w:w="1128" w:type="dxa"/>
          </w:tcPr>
          <w:p w14:paraId="736D9CF5" w14:textId="27DEED93" w:rsidR="00F96A08" w:rsidRPr="00F96A08" w:rsidRDefault="00F96A08" w:rsidP="00F96A0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96A08">
              <w:rPr>
                <w:color w:val="000000" w:themeColor="text1"/>
              </w:rPr>
              <w:t>Nº métodos testeados</w:t>
            </w:r>
          </w:p>
        </w:tc>
      </w:tr>
      <w:tr w:rsidR="00EB4FAD" w14:paraId="00BD56C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4C565359" w14:textId="05EE10D2" w:rsidR="00F96A08" w:rsidRPr="00F96A08" w:rsidRDefault="00F96A08" w:rsidP="00EB4FAD">
            <w:pPr>
              <w:jc w:val="center"/>
              <w:rPr>
                <w:b w:val="0"/>
              </w:rPr>
            </w:pPr>
            <w:proofErr w:type="spellStart"/>
            <w:r>
              <w:rPr>
                <w:b w:val="0"/>
              </w:rPr>
              <w:t>AlumnosControllerTest</w:t>
            </w:r>
            <w:proofErr w:type="spellEnd"/>
          </w:p>
        </w:tc>
        <w:tc>
          <w:tcPr>
            <w:tcW w:w="2551" w:type="dxa"/>
          </w:tcPr>
          <w:p w14:paraId="26C85FCA" w14:textId="1907F1A7" w:rsidR="00F96A08" w:rsidRDefault="00F96A08" w:rsidP="00EB4FAD">
            <w:pPr>
              <w:jc w:val="center"/>
              <w:cnfStyle w:val="000000100000" w:firstRow="0" w:lastRow="0" w:firstColumn="0" w:lastColumn="0" w:oddVBand="0" w:evenVBand="0" w:oddHBand="1" w:evenHBand="0" w:firstRowFirstColumn="0" w:firstRowLastColumn="0" w:lastRowFirstColumn="0" w:lastRowLastColumn="0"/>
            </w:pPr>
            <w:proofErr w:type="spellStart"/>
            <w:r>
              <w:t>AlumnosController</w:t>
            </w:r>
            <w:proofErr w:type="spellEnd"/>
          </w:p>
        </w:tc>
        <w:tc>
          <w:tcPr>
            <w:tcW w:w="1701" w:type="dxa"/>
          </w:tcPr>
          <w:p w14:paraId="700F95C8" w14:textId="7C7959CB"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0F20BD9" w14:textId="267E68E3"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F96A08" w14:paraId="15B4D8A6"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F0C898A" w14:textId="1F8EE193" w:rsidR="00F96A08" w:rsidRDefault="00F96A08" w:rsidP="00EB4FAD">
            <w:pPr>
              <w:jc w:val="center"/>
              <w:rPr>
                <w:b w:val="0"/>
              </w:rPr>
            </w:pPr>
            <w:proofErr w:type="spellStart"/>
            <w:r>
              <w:rPr>
                <w:b w:val="0"/>
              </w:rPr>
              <w:t>AppControllerTest</w:t>
            </w:r>
            <w:proofErr w:type="spellEnd"/>
          </w:p>
        </w:tc>
        <w:tc>
          <w:tcPr>
            <w:tcW w:w="2551" w:type="dxa"/>
          </w:tcPr>
          <w:p w14:paraId="0F0536DF" w14:textId="75119475"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AppController</w:t>
            </w:r>
            <w:proofErr w:type="spellEnd"/>
          </w:p>
        </w:tc>
        <w:tc>
          <w:tcPr>
            <w:tcW w:w="1701" w:type="dxa"/>
          </w:tcPr>
          <w:p w14:paraId="5616C447" w14:textId="5A8A8A5B"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Pr>
          <w:p w14:paraId="4274CBA2" w14:textId="76F6CC89"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3</w:t>
            </w:r>
          </w:p>
        </w:tc>
      </w:tr>
      <w:tr w:rsidR="00F96A08" w14:paraId="4BE6916A"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FD676AA" w14:textId="3E7953E6" w:rsidR="00F96A08" w:rsidRDefault="00EB4FAD" w:rsidP="00EB4FAD">
            <w:pPr>
              <w:jc w:val="center"/>
              <w:rPr>
                <w:b w:val="0"/>
              </w:rPr>
            </w:pPr>
            <w:proofErr w:type="spellStart"/>
            <w:r>
              <w:rPr>
                <w:b w:val="0"/>
              </w:rPr>
              <w:t>ConexionesControllerTest</w:t>
            </w:r>
            <w:proofErr w:type="spellEnd"/>
          </w:p>
        </w:tc>
        <w:tc>
          <w:tcPr>
            <w:tcW w:w="2551" w:type="dxa"/>
          </w:tcPr>
          <w:p w14:paraId="51932203" w14:textId="4F948116"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ConexionesController</w:t>
            </w:r>
            <w:proofErr w:type="spellEnd"/>
          </w:p>
        </w:tc>
        <w:tc>
          <w:tcPr>
            <w:tcW w:w="1701" w:type="dxa"/>
          </w:tcPr>
          <w:p w14:paraId="148CA728" w14:textId="0FEAA040" w:rsidR="00F96A08" w:rsidRDefault="00E815F1" w:rsidP="00EB4FAD">
            <w:pPr>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72F569BE" w14:textId="0F28FD5D" w:rsidR="00F96A08" w:rsidRDefault="00EB4FAD" w:rsidP="00EB4FAD">
            <w:pPr>
              <w:jc w:val="center"/>
              <w:cnfStyle w:val="000000100000" w:firstRow="0" w:lastRow="0" w:firstColumn="0" w:lastColumn="0" w:oddVBand="0" w:evenVBand="0" w:oddHBand="1" w:evenHBand="0" w:firstRowFirstColumn="0" w:firstRowLastColumn="0" w:lastRowFirstColumn="0" w:lastRowLastColumn="0"/>
            </w:pPr>
            <w:r>
              <w:t>3</w:t>
            </w:r>
          </w:p>
        </w:tc>
      </w:tr>
      <w:tr w:rsidR="00F96A08" w14:paraId="19D871B5"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672C57B2" w14:textId="328CA07E" w:rsidR="00F96A08" w:rsidRDefault="00EB4FAD" w:rsidP="00EB4FAD">
            <w:pPr>
              <w:jc w:val="center"/>
              <w:rPr>
                <w:b w:val="0"/>
              </w:rPr>
            </w:pPr>
            <w:proofErr w:type="spellStart"/>
            <w:r>
              <w:rPr>
                <w:b w:val="0"/>
              </w:rPr>
              <w:t>ErroresControllerTest</w:t>
            </w:r>
            <w:proofErr w:type="spellEnd"/>
          </w:p>
        </w:tc>
        <w:tc>
          <w:tcPr>
            <w:tcW w:w="2551" w:type="dxa"/>
          </w:tcPr>
          <w:p w14:paraId="2B2D4180" w14:textId="57F5D518"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ErroresController</w:t>
            </w:r>
            <w:proofErr w:type="spellEnd"/>
          </w:p>
        </w:tc>
        <w:tc>
          <w:tcPr>
            <w:tcW w:w="1701" w:type="dxa"/>
          </w:tcPr>
          <w:p w14:paraId="02368C51" w14:textId="37126CE6" w:rsidR="00F96A08" w:rsidRDefault="00E815F1" w:rsidP="00EB4FAD">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01B1B77A" w14:textId="0CFCD2F6" w:rsidR="00F96A08"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1DB525B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65C8BD23" w14:textId="6D040DD2" w:rsidR="00EB4FAD" w:rsidRDefault="00EB4FAD" w:rsidP="00EB4FAD">
            <w:pPr>
              <w:jc w:val="center"/>
              <w:rPr>
                <w:b w:val="0"/>
              </w:rPr>
            </w:pPr>
            <w:proofErr w:type="spellStart"/>
            <w:r>
              <w:rPr>
                <w:b w:val="0"/>
              </w:rPr>
              <w:t>ExcepcionesControllerTest</w:t>
            </w:r>
            <w:proofErr w:type="spellEnd"/>
          </w:p>
        </w:tc>
        <w:tc>
          <w:tcPr>
            <w:tcW w:w="2551" w:type="dxa"/>
          </w:tcPr>
          <w:p w14:paraId="610CDFF9" w14:textId="4F931ED6"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ExcepcionesController</w:t>
            </w:r>
            <w:proofErr w:type="spellEnd"/>
          </w:p>
        </w:tc>
        <w:tc>
          <w:tcPr>
            <w:tcW w:w="1701" w:type="dxa"/>
          </w:tcPr>
          <w:p w14:paraId="45F941C0" w14:textId="58E88F7E"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4</w:t>
            </w:r>
          </w:p>
        </w:tc>
        <w:tc>
          <w:tcPr>
            <w:tcW w:w="1128" w:type="dxa"/>
          </w:tcPr>
          <w:p w14:paraId="065C4AFB" w14:textId="5A12D7B9"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4</w:t>
            </w:r>
          </w:p>
        </w:tc>
      </w:tr>
      <w:tr w:rsidR="00EB4FAD" w14:paraId="304DA16A"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0BB8D647" w14:textId="2D363274" w:rsidR="00EB4FAD" w:rsidRDefault="00EB4FAD" w:rsidP="00EB4FAD">
            <w:pPr>
              <w:jc w:val="center"/>
              <w:rPr>
                <w:b w:val="0"/>
              </w:rPr>
            </w:pPr>
            <w:proofErr w:type="spellStart"/>
            <w:r>
              <w:rPr>
                <w:b w:val="0"/>
              </w:rPr>
              <w:t>FicherosXmlControllerTest</w:t>
            </w:r>
            <w:proofErr w:type="spellEnd"/>
          </w:p>
        </w:tc>
        <w:tc>
          <w:tcPr>
            <w:tcW w:w="2551" w:type="dxa"/>
          </w:tcPr>
          <w:p w14:paraId="4D011C76" w14:textId="133A68E8"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FicherosXmlController</w:t>
            </w:r>
            <w:proofErr w:type="spellEnd"/>
          </w:p>
        </w:tc>
        <w:tc>
          <w:tcPr>
            <w:tcW w:w="1701" w:type="dxa"/>
          </w:tcPr>
          <w:p w14:paraId="3EADBD53" w14:textId="6CD5A9BD"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2A44E68E" w14:textId="213EEF07"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4</w:t>
            </w:r>
          </w:p>
        </w:tc>
      </w:tr>
      <w:tr w:rsidR="00EB4FAD" w14:paraId="75B44EC6"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07EE3BB" w14:textId="0664A501" w:rsidR="00EB4FAD" w:rsidRDefault="00EB4FAD" w:rsidP="00EB4FAD">
            <w:pPr>
              <w:jc w:val="center"/>
              <w:rPr>
                <w:b w:val="0"/>
              </w:rPr>
            </w:pPr>
            <w:proofErr w:type="spellStart"/>
            <w:r>
              <w:rPr>
                <w:b w:val="0"/>
              </w:rPr>
              <w:t>IntentosControllerTest</w:t>
            </w:r>
            <w:proofErr w:type="spellEnd"/>
          </w:p>
        </w:tc>
        <w:tc>
          <w:tcPr>
            <w:tcW w:w="2551" w:type="dxa"/>
          </w:tcPr>
          <w:p w14:paraId="3EF333C8" w14:textId="5E1AD97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IntentosController</w:t>
            </w:r>
            <w:proofErr w:type="spellEnd"/>
          </w:p>
        </w:tc>
        <w:tc>
          <w:tcPr>
            <w:tcW w:w="1701" w:type="dxa"/>
          </w:tcPr>
          <w:p w14:paraId="13165800" w14:textId="5BDDB71D"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13</w:t>
            </w:r>
          </w:p>
        </w:tc>
        <w:tc>
          <w:tcPr>
            <w:tcW w:w="1128" w:type="dxa"/>
          </w:tcPr>
          <w:p w14:paraId="5B3AB165" w14:textId="4714F28F"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60EF5E37"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17C0E55D" w14:textId="59FE5A4A" w:rsidR="00EB4FAD" w:rsidRDefault="00EB4FAD" w:rsidP="00EB4FAD">
            <w:pPr>
              <w:jc w:val="center"/>
              <w:rPr>
                <w:b w:val="0"/>
              </w:rPr>
            </w:pPr>
            <w:proofErr w:type="spellStart"/>
            <w:r>
              <w:rPr>
                <w:b w:val="0"/>
              </w:rPr>
              <w:t>ProfesoresControllerTest</w:t>
            </w:r>
            <w:proofErr w:type="spellEnd"/>
          </w:p>
        </w:tc>
        <w:tc>
          <w:tcPr>
            <w:tcW w:w="2551" w:type="dxa"/>
          </w:tcPr>
          <w:p w14:paraId="5E2BE20C" w14:textId="0DDAC1D2"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ProfesoresController</w:t>
            </w:r>
            <w:proofErr w:type="spellEnd"/>
          </w:p>
        </w:tc>
        <w:tc>
          <w:tcPr>
            <w:tcW w:w="1701" w:type="dxa"/>
          </w:tcPr>
          <w:p w14:paraId="548BC837" w14:textId="63C6AC53"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9</w:t>
            </w:r>
          </w:p>
        </w:tc>
        <w:tc>
          <w:tcPr>
            <w:tcW w:w="1128" w:type="dxa"/>
          </w:tcPr>
          <w:p w14:paraId="118CC85D" w14:textId="1C4A4F36"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8</w:t>
            </w:r>
          </w:p>
        </w:tc>
      </w:tr>
      <w:tr w:rsidR="00EB4FAD" w14:paraId="7CDAED43"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2723BC6A" w14:textId="75CD15C1" w:rsidR="00EB4FAD" w:rsidRDefault="00EB4FAD" w:rsidP="00EB4FAD">
            <w:pPr>
              <w:jc w:val="center"/>
              <w:rPr>
                <w:b w:val="0"/>
              </w:rPr>
            </w:pPr>
            <w:proofErr w:type="spellStart"/>
            <w:r>
              <w:rPr>
                <w:b w:val="0"/>
              </w:rPr>
              <w:t>TareasControllerTest</w:t>
            </w:r>
            <w:proofErr w:type="spellEnd"/>
          </w:p>
        </w:tc>
        <w:tc>
          <w:tcPr>
            <w:tcW w:w="2551" w:type="dxa"/>
          </w:tcPr>
          <w:p w14:paraId="20FFF0AC" w14:textId="57C8750A"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proofErr w:type="spellStart"/>
            <w:r>
              <w:t>TareasController</w:t>
            </w:r>
            <w:proofErr w:type="spellEnd"/>
          </w:p>
        </w:tc>
        <w:tc>
          <w:tcPr>
            <w:tcW w:w="1701" w:type="dxa"/>
          </w:tcPr>
          <w:p w14:paraId="15C0B8E0" w14:textId="57CDCF5B"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1D811A4E" w14:textId="403ED813" w:rsidR="00EB4FAD" w:rsidRDefault="00EB4FAD" w:rsidP="00EB4FAD">
            <w:pPr>
              <w:jc w:val="center"/>
              <w:cnfStyle w:val="000000100000" w:firstRow="0" w:lastRow="0" w:firstColumn="0" w:lastColumn="0" w:oddVBand="0" w:evenVBand="0" w:oddHBand="1" w:evenHBand="0" w:firstRowFirstColumn="0" w:firstRowLastColumn="0" w:lastRowFirstColumn="0" w:lastRowLastColumn="0"/>
            </w:pPr>
            <w:r>
              <w:t>1</w:t>
            </w:r>
          </w:p>
        </w:tc>
      </w:tr>
      <w:tr w:rsidR="00EB4FAD" w14:paraId="1898EAF4" w14:textId="77777777" w:rsidTr="00EB4FAD">
        <w:trPr>
          <w:jc w:val="center"/>
        </w:trPr>
        <w:tc>
          <w:tcPr>
            <w:cnfStyle w:val="001000000000" w:firstRow="0" w:lastRow="0" w:firstColumn="1" w:lastColumn="0" w:oddVBand="0" w:evenVBand="0" w:oddHBand="0" w:evenHBand="0" w:firstRowFirstColumn="0" w:firstRowLastColumn="0" w:lastRowFirstColumn="0" w:lastRowLastColumn="0"/>
            <w:tcW w:w="3114" w:type="dxa"/>
          </w:tcPr>
          <w:p w14:paraId="2A72B605" w14:textId="3D7A5002" w:rsidR="00EB4FAD" w:rsidRDefault="00EB4FAD" w:rsidP="00EB4FAD">
            <w:pPr>
              <w:jc w:val="center"/>
              <w:rPr>
                <w:b w:val="0"/>
              </w:rPr>
            </w:pPr>
            <w:proofErr w:type="spellStart"/>
            <w:r>
              <w:rPr>
                <w:b w:val="0"/>
              </w:rPr>
              <w:t>TestsControllerTest</w:t>
            </w:r>
            <w:proofErr w:type="spellEnd"/>
          </w:p>
        </w:tc>
        <w:tc>
          <w:tcPr>
            <w:tcW w:w="2551" w:type="dxa"/>
          </w:tcPr>
          <w:p w14:paraId="0DBDA946" w14:textId="185C2D81"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proofErr w:type="spellStart"/>
            <w:r>
              <w:t>TestsController</w:t>
            </w:r>
            <w:proofErr w:type="spellEnd"/>
          </w:p>
        </w:tc>
        <w:tc>
          <w:tcPr>
            <w:tcW w:w="1701" w:type="dxa"/>
          </w:tcPr>
          <w:p w14:paraId="40139289" w14:textId="0D98C2C8" w:rsidR="00EB4FAD" w:rsidRDefault="00E815F1" w:rsidP="00EB4FAD">
            <w:pPr>
              <w:jc w:val="center"/>
              <w:cnfStyle w:val="000000000000" w:firstRow="0" w:lastRow="0" w:firstColumn="0" w:lastColumn="0" w:oddVBand="0" w:evenVBand="0" w:oddHBand="0" w:evenHBand="0" w:firstRowFirstColumn="0" w:firstRowLastColumn="0" w:lastRowFirstColumn="0" w:lastRowLastColumn="0"/>
            </w:pPr>
            <w:r>
              <w:t>4</w:t>
            </w:r>
          </w:p>
        </w:tc>
        <w:tc>
          <w:tcPr>
            <w:tcW w:w="1128" w:type="dxa"/>
          </w:tcPr>
          <w:p w14:paraId="49E95CC6" w14:textId="234A5A00" w:rsidR="00EB4FAD" w:rsidRDefault="00EB4FAD" w:rsidP="00EB4FAD">
            <w:pPr>
              <w:jc w:val="center"/>
              <w:cnfStyle w:val="000000000000" w:firstRow="0" w:lastRow="0" w:firstColumn="0" w:lastColumn="0" w:oddVBand="0" w:evenVBand="0" w:oddHBand="0" w:evenHBand="0" w:firstRowFirstColumn="0" w:firstRowLastColumn="0" w:lastRowFirstColumn="0" w:lastRowLastColumn="0"/>
            </w:pPr>
            <w:r>
              <w:t>1</w:t>
            </w:r>
          </w:p>
        </w:tc>
      </w:tr>
      <w:tr w:rsidR="00EB4FAD" w14:paraId="6328FDB8" w14:textId="77777777" w:rsidTr="00EB4F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tcPr>
          <w:p w14:paraId="1FF6C39C" w14:textId="369A66D8" w:rsidR="00EB4FAD" w:rsidRDefault="00EB4FAD" w:rsidP="00EB4FAD">
            <w:pPr>
              <w:jc w:val="center"/>
              <w:rPr>
                <w:b w:val="0"/>
              </w:rPr>
            </w:pPr>
            <w:proofErr w:type="spellStart"/>
            <w:r>
              <w:rPr>
                <w:b w:val="0"/>
              </w:rPr>
              <w:t>ViolacionesControllerTest</w:t>
            </w:r>
            <w:proofErr w:type="spellEnd"/>
          </w:p>
        </w:tc>
        <w:tc>
          <w:tcPr>
            <w:tcW w:w="2551" w:type="dxa"/>
          </w:tcPr>
          <w:p w14:paraId="58BAFACE" w14:textId="7F2FB551" w:rsidR="00EB4FAD" w:rsidRDefault="00E815F1" w:rsidP="00EB4FAD">
            <w:pPr>
              <w:jc w:val="center"/>
              <w:cnfStyle w:val="000000100000" w:firstRow="0" w:lastRow="0" w:firstColumn="0" w:lastColumn="0" w:oddVBand="0" w:evenVBand="0" w:oddHBand="1" w:evenHBand="0" w:firstRowFirstColumn="0" w:firstRowLastColumn="0" w:lastRowFirstColumn="0" w:lastRowLastColumn="0"/>
            </w:pPr>
            <w:proofErr w:type="spellStart"/>
            <w:r>
              <w:t>ViolacionesController</w:t>
            </w:r>
            <w:proofErr w:type="spellEnd"/>
          </w:p>
        </w:tc>
        <w:tc>
          <w:tcPr>
            <w:tcW w:w="1701" w:type="dxa"/>
          </w:tcPr>
          <w:p w14:paraId="1834A773" w14:textId="5C90E854" w:rsidR="00EB4FAD" w:rsidRDefault="00121AA4" w:rsidP="00EB4FAD">
            <w:pPr>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3708AEDC" w14:textId="5C682EA1" w:rsidR="00EB4FAD" w:rsidRDefault="00EB4FAD" w:rsidP="00772C34">
            <w:pPr>
              <w:keepNext/>
              <w:jc w:val="center"/>
              <w:cnfStyle w:val="000000100000" w:firstRow="0" w:lastRow="0" w:firstColumn="0" w:lastColumn="0" w:oddVBand="0" w:evenVBand="0" w:oddHBand="1" w:evenHBand="0" w:firstRowFirstColumn="0" w:firstRowLastColumn="0" w:lastRowFirstColumn="0" w:lastRowLastColumn="0"/>
            </w:pPr>
            <w:r>
              <w:t>1</w:t>
            </w:r>
          </w:p>
        </w:tc>
      </w:tr>
    </w:tbl>
    <w:p w14:paraId="50B0EDAA" w14:textId="68AFD119" w:rsidR="00F96A08" w:rsidRPr="00F96A08" w:rsidRDefault="00772C34" w:rsidP="00772C34">
      <w:pPr>
        <w:pStyle w:val="Epgrafe"/>
        <w:jc w:val="center"/>
      </w:pPr>
      <w:bookmarkStart w:id="241" w:name="_Toc442008977"/>
      <w:r>
        <w:t xml:space="preserve">Tabla </w:t>
      </w:r>
      <w:fldSimple w:instr=" SEQ Tabla \* ARABIC ">
        <w:r>
          <w:rPr>
            <w:noProof/>
          </w:rPr>
          <w:t>25</w:t>
        </w:r>
      </w:fldSimple>
      <w:r>
        <w:t>: Tabla pruebas unitarias</w:t>
      </w:r>
      <w:bookmarkEnd w:id="241"/>
    </w:p>
    <w:p w14:paraId="37D0D64A" w14:textId="77777777" w:rsidR="007F2885" w:rsidRPr="00832E17" w:rsidRDefault="007F2885" w:rsidP="007F2885">
      <w:pPr>
        <w:pStyle w:val="Ttulo3"/>
      </w:pPr>
      <w:bookmarkStart w:id="242" w:name="_Toc442008781"/>
      <w:r>
        <w:t>Pruebas de cobertura de código</w:t>
      </w:r>
      <w:bookmarkEnd w:id="242"/>
    </w:p>
    <w:p w14:paraId="29EDDB71" w14:textId="69777A9F" w:rsidR="007F2885" w:rsidRDefault="004B1605" w:rsidP="007F2885">
      <w:r>
        <w:t xml:space="preserve">La cobertura de código es una medida (porcentual) en las pruebas de software que mide el grado en el que el código fuente de un programa ha sido comprobado. Sirve para determinar la calidad del test que se llevar a cabo y para determinar las partes críticas del código que no han sido comprobadas y las partes que ya lo fueron </w:t>
      </w:r>
      <w:r>
        <w:fldChar w:fldCharType="begin"/>
      </w:r>
      <w:r>
        <w:instrText xml:space="preserve"> ADDIN ZOTERO_ITEM CSL_CITATION {"citationID":"21bhj51mir","properties":{"formattedCitation":"[10]","plainCitation":"[10]"},"citationItems":[{"id":78,"uris":["http://zotero.org/users/local/LLkhPqvS/items/ITAU3MI8"],"uri":["http://zotero.org/users/local/LLkhPqvS/items/ITAU3MI8"],"itemData":{"id":78,"type":"entry-encyclopedia","title":"Cobertura de código","container-title":"Wikipedia, la enciclopedia libre","source":"Wikipedia","abstract":"La cobertura de código es una medida (porcentual) en las pruebas de software que mide el grado en que el código fuente de un programa ha sido comprobado. Sirve para determinar la calidad del test que se lleve a cabo y para determinar las partes críticas del código que no han sido comprobadas y las partes que ya lo fueron, además se puede utilizar como técnica de optimización dentro de un compilador optimizador para llevar a cabo una eliminación de código muerto, más específicamente sirve para detectar código inalcanzable\nLa cobertura de código fue uno de los primeros métodos inventados para las pruebas de software sistemáticas. La primera referencia fue publicada por Miller y Maloney en Communications of the ACM en 1963.\nLa cobertura de código es una consideración en la certificación de seguridad de los equipos de aviación. Las pautas que indican cuales equipos de aviación están certificados por la Administración Federal de Aviación (FAA) se documentan en DO-178B y DO-178C. Es más, la cobertura máxima del código es un requisito en los estándares de calidad de software modernos como ISO 26262 o ICE 61508.","URL":"https://es.wikipedia.org/w/index.php?title=Cobertura_de_c%C3%B3digo&amp;oldid=84827672","note":"Page Version ID: 84827672","language":"es","issued":{"date-parts":[["2015",9,1]]},"accessed":{"date-parts":[["2016",1,26]]}}}],"schema":"https://github.com/citation-style-language/schema/raw/master/csl-citation.json"} </w:instrText>
      </w:r>
      <w:r>
        <w:fldChar w:fldCharType="separate"/>
      </w:r>
      <w:r w:rsidRPr="004B1605">
        <w:rPr>
          <w:rFonts w:ascii="Calibri" w:hAnsi="Calibri"/>
        </w:rPr>
        <w:t>[10]</w:t>
      </w:r>
      <w:r>
        <w:fldChar w:fldCharType="end"/>
      </w:r>
      <w:r>
        <w:t>.</w:t>
      </w:r>
    </w:p>
    <w:p w14:paraId="0407B482" w14:textId="6212DB45" w:rsidR="004B1605" w:rsidRDefault="004B1605" w:rsidP="007F2885">
      <w:r>
        <w:t xml:space="preserve">Sobre las pruebas unitarias anteriores, se han generado los test de cobertura. La herramienta utilizada para ello sigue siendo </w:t>
      </w:r>
      <w:proofErr w:type="spellStart"/>
      <w:r>
        <w:t>PHPUnit</w:t>
      </w:r>
      <w:proofErr w:type="spellEnd"/>
      <w:r>
        <w:t>, ya que permite generar un HTML con los resultados.</w:t>
      </w:r>
    </w:p>
    <w:p w14:paraId="36A48F1B" w14:textId="39C555DD" w:rsidR="004B1605" w:rsidRDefault="004B1605" w:rsidP="007F2885">
      <w:r>
        <w:t>A continuación se mostrará la cobertura de código obtenida en los controladores:</w:t>
      </w:r>
    </w:p>
    <w:p w14:paraId="5E16922B" w14:textId="77777777" w:rsidR="00772C34" w:rsidRDefault="004B1605" w:rsidP="00772C34">
      <w:pPr>
        <w:keepNext/>
      </w:pPr>
      <w:r>
        <w:rPr>
          <w:noProof/>
          <w:lang w:eastAsia="es-ES"/>
        </w:rPr>
        <w:lastRenderedPageBreak/>
        <w:drawing>
          <wp:inline distT="0" distB="0" distL="0" distR="0" wp14:anchorId="089747DD" wp14:editId="5F2AEC1D">
            <wp:extent cx="3969987" cy="187061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06378" cy="1887765"/>
                    </a:xfrm>
                    <a:prstGeom prst="rect">
                      <a:avLst/>
                    </a:prstGeom>
                  </pic:spPr>
                </pic:pic>
              </a:graphicData>
            </a:graphic>
          </wp:inline>
        </w:drawing>
      </w:r>
    </w:p>
    <w:p w14:paraId="4CB79469" w14:textId="02A2D6F9" w:rsidR="004B1605" w:rsidRDefault="00772C34" w:rsidP="00772C34">
      <w:pPr>
        <w:pStyle w:val="Epgrafe"/>
        <w:jc w:val="center"/>
      </w:pPr>
      <w:bookmarkStart w:id="243" w:name="_Toc442010264"/>
      <w:r>
        <w:t xml:space="preserve">Ilustración </w:t>
      </w:r>
      <w:fldSimple w:instr=" SEQ Ilustración \* ARABIC ">
        <w:r w:rsidR="00362B9A">
          <w:rPr>
            <w:noProof/>
          </w:rPr>
          <w:t>57</w:t>
        </w:r>
      </w:fldSimple>
      <w:r>
        <w:t>: Cobertura de código de los controladores</w:t>
      </w:r>
      <w:bookmarkEnd w:id="243"/>
    </w:p>
    <w:p w14:paraId="147553D2" w14:textId="41E1DE04" w:rsidR="004B1605" w:rsidRDefault="004B1605" w:rsidP="007F2885">
      <w:r>
        <w:t>Los controladores de los que peor resultado se ha obtenido son los siguientes:</w:t>
      </w:r>
    </w:p>
    <w:p w14:paraId="00D5AD32" w14:textId="54FCB3B9" w:rsidR="004B1605" w:rsidRDefault="004B1605" w:rsidP="00711285">
      <w:pPr>
        <w:pStyle w:val="Prrafodelista"/>
        <w:numPr>
          <w:ilvl w:val="0"/>
          <w:numId w:val="43"/>
        </w:numPr>
      </w:pPr>
      <w:proofErr w:type="spellStart"/>
      <w:r w:rsidRPr="004B1605">
        <w:rPr>
          <w:i/>
          <w:u w:val="single"/>
        </w:rPr>
        <w:t>IntentosController</w:t>
      </w:r>
      <w:proofErr w:type="spellEnd"/>
      <w:r>
        <w:t>: Excepto un método, el resto son métodos privados los cuales no ha sido posible probar.</w:t>
      </w:r>
    </w:p>
    <w:p w14:paraId="68CE7F76" w14:textId="25D71AEE" w:rsidR="004B1605" w:rsidRDefault="004B1605" w:rsidP="00711285">
      <w:pPr>
        <w:pStyle w:val="Prrafodelista"/>
        <w:numPr>
          <w:ilvl w:val="0"/>
          <w:numId w:val="43"/>
        </w:numPr>
      </w:pPr>
      <w:proofErr w:type="spellStart"/>
      <w:r>
        <w:rPr>
          <w:i/>
          <w:u w:val="single"/>
        </w:rPr>
        <w:t>ProfesoresController</w:t>
      </w:r>
      <w:proofErr w:type="spellEnd"/>
      <w:r w:rsidRPr="004B1605">
        <w:t>:</w:t>
      </w:r>
      <w:r>
        <w:t xml:space="preserve"> Contiene métodos que no permiten realizar pruebas sobre ellos: </w:t>
      </w:r>
      <w:proofErr w:type="spellStart"/>
      <w:r>
        <w:t>generarGráficas</w:t>
      </w:r>
      <w:proofErr w:type="spellEnd"/>
      <w:r>
        <w:t xml:space="preserve">, </w:t>
      </w:r>
      <w:proofErr w:type="spellStart"/>
      <w:r>
        <w:t>comprobarReportePlagiosPrácticas</w:t>
      </w:r>
      <w:proofErr w:type="spellEnd"/>
      <w:r>
        <w:t>…</w:t>
      </w:r>
    </w:p>
    <w:p w14:paraId="4830D1BC" w14:textId="5F860D38" w:rsidR="004B1605" w:rsidRPr="00E11439" w:rsidRDefault="004B1605" w:rsidP="00711285">
      <w:pPr>
        <w:pStyle w:val="Prrafodelista"/>
        <w:numPr>
          <w:ilvl w:val="0"/>
          <w:numId w:val="43"/>
        </w:numPr>
      </w:pPr>
      <w:proofErr w:type="spellStart"/>
      <w:r>
        <w:rPr>
          <w:i/>
          <w:u w:val="single"/>
        </w:rPr>
        <w:t>TestsController</w:t>
      </w:r>
      <w:proofErr w:type="spellEnd"/>
      <w:r w:rsidRPr="004B1605">
        <w:t>:</w:t>
      </w:r>
      <w:r>
        <w:t xml:space="preserve"> Contiene varios métodos privados, además de un método público que recibe el test subido en el formulario, que ha impedido realizar las correspondientes pruebas.</w:t>
      </w:r>
    </w:p>
    <w:p w14:paraId="680D7CD6" w14:textId="77777777" w:rsidR="001C53FF" w:rsidRPr="001C53FF" w:rsidRDefault="001C53FF" w:rsidP="001C53FF">
      <w:pPr>
        <w:tabs>
          <w:tab w:val="left" w:pos="7443"/>
        </w:tabs>
        <w:ind w:left="708"/>
      </w:pPr>
    </w:p>
    <w:p w14:paraId="687B08D0" w14:textId="77777777" w:rsidR="00ED24F5" w:rsidRDefault="00ED24F5">
      <w:r>
        <w:br w:type="page"/>
      </w:r>
    </w:p>
    <w:p w14:paraId="530E030E" w14:textId="77777777" w:rsidR="008E2418" w:rsidRDefault="00ED24F5" w:rsidP="00ED24F5">
      <w:pPr>
        <w:pStyle w:val="Ttulo1"/>
      </w:pPr>
      <w:bookmarkStart w:id="244" w:name="_Toc442008782"/>
      <w:r>
        <w:lastRenderedPageBreak/>
        <w:t>Manual del usuario</w:t>
      </w:r>
      <w:bookmarkEnd w:id="244"/>
    </w:p>
    <w:p w14:paraId="6976494D" w14:textId="05C12398" w:rsidR="00BB04E4" w:rsidRPr="00BB04E4" w:rsidRDefault="00BB04E4" w:rsidP="00BB04E4">
      <w:pPr>
        <w:pStyle w:val="Cuerpo"/>
      </w:pPr>
      <w:r>
        <w:t>Este manual ayudará a usar la aplicación a los posibles futuros usuarios. Dentro de ella se explicará por un lado el manual necesario cuando el usuario se trata de un profesor y por otro cuando se trata de un alumno.</w:t>
      </w:r>
    </w:p>
    <w:p w14:paraId="5B9814B7" w14:textId="74A7DF90" w:rsidR="00ED24F5" w:rsidRDefault="00ED24F5" w:rsidP="00ED24F5">
      <w:pPr>
        <w:pStyle w:val="Ttulo2"/>
      </w:pPr>
      <w:bookmarkStart w:id="245" w:name="_Toc442008783"/>
      <w:r>
        <w:t xml:space="preserve">Manual del </w:t>
      </w:r>
      <w:r w:rsidR="00BB04E4">
        <w:t>profesor</w:t>
      </w:r>
      <w:bookmarkEnd w:id="245"/>
    </w:p>
    <w:p w14:paraId="745F8825" w14:textId="73D54655" w:rsidR="00ED24F5" w:rsidRDefault="00ED24F5" w:rsidP="00ED24F5">
      <w:pPr>
        <w:pStyle w:val="Ttulo3"/>
      </w:pPr>
      <w:bookmarkStart w:id="246" w:name="_Toc442008784"/>
      <w:r>
        <w:t xml:space="preserve">Registrar </w:t>
      </w:r>
      <w:r w:rsidR="00BB04E4">
        <w:t>profesor en la aplicación</w:t>
      </w:r>
      <w:bookmarkEnd w:id="246"/>
    </w:p>
    <w:p w14:paraId="57F8234A" w14:textId="656EA3D3" w:rsidR="00BB04E4" w:rsidRPr="00BB04E4" w:rsidRDefault="00BB04E4" w:rsidP="00BB04E4">
      <w:pPr>
        <w:pStyle w:val="Ttulo4"/>
      </w:pPr>
      <w:r>
        <w:t>Proceso de registro</w:t>
      </w:r>
    </w:p>
    <w:p w14:paraId="0FF6E137" w14:textId="47EB2C91" w:rsidR="00ED24F5" w:rsidRDefault="00ED24F5" w:rsidP="00ED24F5">
      <w:pPr>
        <w:pStyle w:val="Cuerpo"/>
      </w:pPr>
      <w:r>
        <w:t>Este es el primer paso que deberá de realizar el profesor para poder utilizar la aplicación.</w:t>
      </w:r>
      <w:r w:rsidR="00BB04E4">
        <w:t xml:space="preserve"> Es imprescindible que este paso sea realizado ya que si</w:t>
      </w:r>
      <w:ins w:id="247" w:author="BRUNO BARUQUE ZANON" w:date="2016-02-01T20:03:00Z">
        <w:r w:rsidR="00136BC7">
          <w:t xml:space="preserve"> </w:t>
        </w:r>
      </w:ins>
      <w:r w:rsidR="00BB04E4">
        <w:t>no</w:t>
      </w:r>
      <w:ins w:id="248" w:author="BRUNO BARUQUE ZANON" w:date="2016-02-01T20:03:00Z">
        <w:r w:rsidR="00136BC7">
          <w:t>,</w:t>
        </w:r>
      </w:ins>
      <w:r w:rsidR="00BB04E4">
        <w:t xml:space="preserve"> ni profesor ni alumnos podrán acceder a la aplicación.</w:t>
      </w:r>
    </w:p>
    <w:p w14:paraId="0D2AB281" w14:textId="1809A6B9" w:rsidR="00ED24F5" w:rsidRDefault="00BB04E4" w:rsidP="00ED24F5">
      <w:pPr>
        <w:pStyle w:val="Cuerpo"/>
      </w:pPr>
      <w:r>
        <w:t xml:space="preserve">Para proceder al registro del profesor </w:t>
      </w:r>
      <w:r w:rsidR="00ED24F5">
        <w:t>los pasos que ha de seguir son los siguientes:</w:t>
      </w:r>
    </w:p>
    <w:p w14:paraId="3A0EC931" w14:textId="4CF72ADF" w:rsidR="00ED24F5" w:rsidRDefault="00BB04E4" w:rsidP="00711285">
      <w:pPr>
        <w:pStyle w:val="Cuerpo"/>
        <w:numPr>
          <w:ilvl w:val="0"/>
          <w:numId w:val="22"/>
        </w:numPr>
      </w:pPr>
      <w:r>
        <w:t>Accedemos a la página del registro en la aplicación</w:t>
      </w:r>
      <w:ins w:id="249" w:author="BRUNO BARUQUE ZANON" w:date="2016-02-01T20:03:00Z">
        <w:r w:rsidR="00136BC7">
          <w:t>, que en caso de encontrarse en la propia m</w:t>
        </w:r>
      </w:ins>
      <w:ins w:id="250" w:author="BRUNO BARUQUE ZANON" w:date="2016-02-01T20:04:00Z">
        <w:r w:rsidR="00136BC7">
          <w:t>áquina podrá encontrarse en</w:t>
        </w:r>
      </w:ins>
      <w:r>
        <w:t xml:space="preserve"> </w:t>
      </w:r>
      <w:del w:id="251" w:author="BRUNO BARUQUE ZANON" w:date="2016-02-01T20:04:00Z">
        <w:r w:rsidDel="00136BC7">
          <w:delText>desde el</w:delText>
        </w:r>
      </w:del>
      <w:ins w:id="252" w:author="BRUNO BARUQUE ZANON" w:date="2016-02-01T20:04:00Z">
        <w:r w:rsidR="00136BC7">
          <w:t>la</w:t>
        </w:r>
      </w:ins>
      <w:r>
        <w:t xml:space="preserve"> siguiente </w:t>
      </w:r>
      <w:del w:id="253" w:author="BRUNO BARUQUE ZANON" w:date="2016-02-01T20:04:00Z">
        <w:r w:rsidDel="00136BC7">
          <w:delText>enlace</w:delText>
        </w:r>
      </w:del>
      <w:ins w:id="254" w:author="BRUNO BARUQUE ZANON" w:date="2016-02-01T20:04:00Z">
        <w:r w:rsidR="00136BC7">
          <w:t>URL</w:t>
        </w:r>
      </w:ins>
      <w:r>
        <w:t>:</w:t>
      </w:r>
    </w:p>
    <w:p w14:paraId="64493DD5" w14:textId="77777777" w:rsidR="00ED24F5" w:rsidRDefault="000E72D2" w:rsidP="00BB04E4">
      <w:pPr>
        <w:pStyle w:val="Cuerpo"/>
        <w:jc w:val="center"/>
      </w:pPr>
      <w:hyperlink r:id="rId81" w:history="1">
        <w:r w:rsidR="00ED24F5" w:rsidRPr="00A90941">
          <w:rPr>
            <w:rStyle w:val="Hipervnculo"/>
          </w:rPr>
          <w:t>http://localhost/AutoCorreccionJava_TFG/Profesores/registrar</w:t>
        </w:r>
      </w:hyperlink>
    </w:p>
    <w:p w14:paraId="68D5F6D5" w14:textId="633B90A2" w:rsidR="00ED24F5" w:rsidRDefault="00BB04E4" w:rsidP="00711285">
      <w:pPr>
        <w:pStyle w:val="Cuerpo"/>
        <w:numPr>
          <w:ilvl w:val="0"/>
          <w:numId w:val="22"/>
        </w:numPr>
      </w:pPr>
      <w:r>
        <w:t>Aparecerá un formulario como el siguiente y rellenaremos</w:t>
      </w:r>
      <w:r w:rsidR="00ED24F5">
        <w:t xml:space="preserve"> los campos del formu</w:t>
      </w:r>
      <w:r>
        <w:t>lario tal y como se nos indican:</w:t>
      </w:r>
    </w:p>
    <w:p w14:paraId="1C3C3B5C" w14:textId="77777777" w:rsidR="00772C34" w:rsidRDefault="00BB04E4" w:rsidP="00772C34">
      <w:pPr>
        <w:pStyle w:val="Cuerpo"/>
        <w:keepNext/>
        <w:ind w:left="720"/>
        <w:jc w:val="center"/>
      </w:pPr>
      <w:r>
        <w:rPr>
          <w:noProof/>
          <w:lang w:eastAsia="es-ES"/>
        </w:rPr>
        <w:lastRenderedPageBreak/>
        <w:drawing>
          <wp:inline distT="0" distB="0" distL="0" distR="0" wp14:anchorId="26F88C08" wp14:editId="3D8E6888">
            <wp:extent cx="3695700" cy="2491903"/>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22121" cy="2509718"/>
                    </a:xfrm>
                    <a:prstGeom prst="rect">
                      <a:avLst/>
                    </a:prstGeom>
                  </pic:spPr>
                </pic:pic>
              </a:graphicData>
            </a:graphic>
          </wp:inline>
        </w:drawing>
      </w:r>
    </w:p>
    <w:p w14:paraId="538CFFBB" w14:textId="0CD2D0C1" w:rsidR="00BB04E4" w:rsidRDefault="00772C34" w:rsidP="00772C34">
      <w:pPr>
        <w:pStyle w:val="Epgrafe"/>
        <w:jc w:val="center"/>
      </w:pPr>
      <w:bookmarkStart w:id="255" w:name="_Toc442010265"/>
      <w:r>
        <w:t xml:space="preserve">Ilustración </w:t>
      </w:r>
      <w:fldSimple w:instr=" SEQ Ilustración \* ARABIC ">
        <w:r w:rsidR="00362B9A">
          <w:rPr>
            <w:noProof/>
          </w:rPr>
          <w:t>58</w:t>
        </w:r>
      </w:fldSimple>
      <w:r>
        <w:t>: Formulario de registro del profesor</w:t>
      </w:r>
      <w:bookmarkEnd w:id="255"/>
    </w:p>
    <w:p w14:paraId="22236755" w14:textId="377F61E9" w:rsidR="00BB04E4" w:rsidRPr="0063187F" w:rsidRDefault="0063187F" w:rsidP="00BB04E4">
      <w:pPr>
        <w:pStyle w:val="Cuerpo"/>
        <w:ind w:left="720"/>
      </w:pPr>
      <w:r>
        <w:t xml:space="preserve">* </w:t>
      </w:r>
      <w:r w:rsidR="00BB04E4" w:rsidRPr="0063187F">
        <w:rPr>
          <w:b/>
          <w:i/>
        </w:rPr>
        <w:t>IMPORTANTE</w:t>
      </w:r>
      <w:r>
        <w:rPr>
          <w:b/>
          <w:i/>
        </w:rPr>
        <w:t xml:space="preserve">: </w:t>
      </w:r>
      <w:r>
        <w:t>El correo electrónico debe de ser el que se usa en Moodle.</w:t>
      </w:r>
    </w:p>
    <w:p w14:paraId="736B3D24" w14:textId="3803B220" w:rsidR="00ED24F5" w:rsidRDefault="00ED24F5" w:rsidP="00711285">
      <w:pPr>
        <w:pStyle w:val="Cuerpo"/>
        <w:numPr>
          <w:ilvl w:val="0"/>
          <w:numId w:val="22"/>
        </w:numPr>
      </w:pPr>
      <w:r>
        <w:t xml:space="preserve">Una vez rellenado el formulario, </w:t>
      </w:r>
      <w:del w:id="256" w:author="BRUNO BARUQUE ZANON" w:date="2016-02-01T20:06:00Z">
        <w:r w:rsidDel="00136BC7">
          <w:delText>pinchamos en</w:delText>
        </w:r>
      </w:del>
      <w:ins w:id="257" w:author="BRUNO BARUQUE ZANON" w:date="2016-02-01T20:06:00Z">
        <w:r w:rsidR="00136BC7">
          <w:t>seleccionamos</w:t>
        </w:r>
      </w:ins>
      <w:r>
        <w:t xml:space="preserve"> “Registrar” y automáticamente</w:t>
      </w:r>
      <w:r w:rsidR="0063187F">
        <w:t xml:space="preserve"> seremos redirigidos a otra página en la que</w:t>
      </w:r>
      <w:r>
        <w:t xml:space="preserve"> se no</w:t>
      </w:r>
      <w:r w:rsidR="0063187F">
        <w:t>s mostrarán los parámetros LTI (</w:t>
      </w:r>
      <w:r w:rsidR="0063187F" w:rsidRPr="0063187F">
        <w:rPr>
          <w:i/>
        </w:rPr>
        <w:t>URL</w:t>
      </w:r>
      <w:r w:rsidR="0063187F">
        <w:t xml:space="preserve">, </w:t>
      </w:r>
      <w:proofErr w:type="spellStart"/>
      <w:r w:rsidR="0063187F" w:rsidRPr="0063187F">
        <w:rPr>
          <w:i/>
        </w:rPr>
        <w:t>consumer_key</w:t>
      </w:r>
      <w:proofErr w:type="spellEnd"/>
      <w:r w:rsidR="0063187F">
        <w:t xml:space="preserve"> y </w:t>
      </w:r>
      <w:proofErr w:type="spellStart"/>
      <w:r w:rsidR="0063187F" w:rsidRPr="0063187F">
        <w:rPr>
          <w:i/>
        </w:rPr>
        <w:t>secret</w:t>
      </w:r>
      <w:proofErr w:type="spellEnd"/>
      <w:r w:rsidR="0063187F">
        <w:t>)</w:t>
      </w:r>
      <w:r>
        <w:t xml:space="preserve"> necesarios para que el profesor </w:t>
      </w:r>
      <w:r w:rsidR="0063187F">
        <w:t xml:space="preserve">posteriormente </w:t>
      </w:r>
      <w:r>
        <w:t>pueda crear una tarea de tipo “he</w:t>
      </w:r>
      <w:r w:rsidR="0063187F">
        <w:t>rramienta externa” desde Moodle (proceso explicado en el siguiente apartado). El aspecto de esta página es el siguiente:</w:t>
      </w:r>
    </w:p>
    <w:p w14:paraId="0C2A13F5" w14:textId="77777777" w:rsidR="00772C34" w:rsidRDefault="0063187F" w:rsidP="00772C34">
      <w:pPr>
        <w:pStyle w:val="Cuerpo"/>
        <w:keepNext/>
        <w:ind w:left="720"/>
        <w:jc w:val="center"/>
      </w:pPr>
      <w:r>
        <w:rPr>
          <w:noProof/>
          <w:lang w:eastAsia="es-ES"/>
        </w:rPr>
        <w:drawing>
          <wp:inline distT="0" distB="0" distL="0" distR="0" wp14:anchorId="4CCDBD97" wp14:editId="6FD61658">
            <wp:extent cx="3451469" cy="12017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89514" cy="1215011"/>
                    </a:xfrm>
                    <a:prstGeom prst="rect">
                      <a:avLst/>
                    </a:prstGeom>
                  </pic:spPr>
                </pic:pic>
              </a:graphicData>
            </a:graphic>
          </wp:inline>
        </w:drawing>
      </w:r>
    </w:p>
    <w:p w14:paraId="5E004FF2" w14:textId="24C88A9B" w:rsidR="0063187F" w:rsidRDefault="00772C34" w:rsidP="00772C34">
      <w:pPr>
        <w:pStyle w:val="Epgrafe"/>
        <w:jc w:val="center"/>
      </w:pPr>
      <w:bookmarkStart w:id="258" w:name="_Toc442010266"/>
      <w:r>
        <w:t xml:space="preserve">Ilustración </w:t>
      </w:r>
      <w:fldSimple w:instr=" SEQ Ilustración \* ARABIC ">
        <w:r w:rsidR="00362B9A">
          <w:rPr>
            <w:noProof/>
          </w:rPr>
          <w:t>59</w:t>
        </w:r>
      </w:fldSimple>
      <w:r>
        <w:t>: Parámetros LTI obtenidos</w:t>
      </w:r>
      <w:bookmarkEnd w:id="258"/>
    </w:p>
    <w:p w14:paraId="77E6AA02" w14:textId="4D069587" w:rsidR="00F33AA8" w:rsidRDefault="0063187F" w:rsidP="0063187F">
      <w:pPr>
        <w:pStyle w:val="Ttulo4"/>
      </w:pPr>
      <w:r>
        <w:lastRenderedPageBreak/>
        <w:t>Configurar Moodle para acceder a la aplicación</w:t>
      </w:r>
    </w:p>
    <w:p w14:paraId="43F92876" w14:textId="77777777" w:rsidR="0063187F" w:rsidRDefault="0063187F" w:rsidP="00F33AA8">
      <w:r>
        <w:t>Una vez el profesor ha sido registrado y ha obtenido los parámetros LTI, a continuación se va a explicar el proceso que debe de seguir para crear desde Moodle una tarea que enlace con la aplicación y que por lo tanto permita el acceso a ella.</w:t>
      </w:r>
    </w:p>
    <w:p w14:paraId="1C7A29AC" w14:textId="57C5036D" w:rsidR="0063187F" w:rsidRDefault="0063187F" w:rsidP="0063187F">
      <w:pPr>
        <w:tabs>
          <w:tab w:val="left" w:pos="7443"/>
        </w:tabs>
      </w:pPr>
      <w:r>
        <w:t xml:space="preserve">Estas tareas se crean dentro de los cursos, por lo tanto en primer lugar hay que tener creado un curso. El proceso de creación de un curso en Moodle no va a explicarse ya que no formaría parte de la aplicación, a pesar de ello se proporciona el siguiente enlace en el que se explica cómo crear un curso en Moodle </w:t>
      </w:r>
      <w:r>
        <w:fldChar w:fldCharType="begin"/>
      </w:r>
      <w:r w:rsidR="000E06BD">
        <w:instrText xml:space="preserve"> ADDIN ZOTERO_ITEM CSL_CITATION {"citationID":"EEO6xeSl","properties":{"formattedCitation":"[8]","plainCitation":"[8]"},"citationItems":[{"id":63,"uris":["http://zotero.org/users/local/LLkhPqvS/items/RHKXP6CE"],"uri":["http://zotero.org/users/local/LLkhPqvS/items/RHKXP6CE"],"itemData":{"id":63,"type":"webpage","title":"Moodle - Creación de un curso","URL":"https://docs.moodle.org/all/es/A%C3%B1adiendo_un_nuevo_curso"}}],"schema":"https://github.com/citation-style-language/schema/raw/master/csl-citation.json"} </w:instrText>
      </w:r>
      <w:r>
        <w:fldChar w:fldCharType="separate"/>
      </w:r>
      <w:r w:rsidR="000E06BD" w:rsidRPr="000E06BD">
        <w:rPr>
          <w:rFonts w:ascii="Calibri" w:hAnsi="Calibri"/>
        </w:rPr>
        <w:t>[8]</w:t>
      </w:r>
      <w:r>
        <w:fldChar w:fldCharType="end"/>
      </w:r>
      <w:r>
        <w:t>.</w:t>
      </w:r>
    </w:p>
    <w:p w14:paraId="159D5B11" w14:textId="3098A67D" w:rsidR="0063187F" w:rsidRDefault="0063187F" w:rsidP="0063187F">
      <w:pPr>
        <w:tabs>
          <w:tab w:val="left" w:pos="7443"/>
        </w:tabs>
      </w:pPr>
      <w:r>
        <w:t>Partiendo de que el curso ya está creado y que el profesor ha accedido a Moodle, la apariencia que veríamos al entrar al curso sería la siguiente:</w:t>
      </w:r>
    </w:p>
    <w:p w14:paraId="4D27D927"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166CE14B" wp14:editId="4BD02C56">
            <wp:extent cx="3417271" cy="1711046"/>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50535" cy="1727701"/>
                    </a:xfrm>
                    <a:prstGeom prst="rect">
                      <a:avLst/>
                    </a:prstGeom>
                  </pic:spPr>
                </pic:pic>
              </a:graphicData>
            </a:graphic>
          </wp:inline>
        </w:drawing>
      </w:r>
    </w:p>
    <w:p w14:paraId="50BB5BC3" w14:textId="144989D4" w:rsidR="0063187F" w:rsidRDefault="00772C34" w:rsidP="00772C34">
      <w:pPr>
        <w:pStyle w:val="Epgrafe"/>
        <w:jc w:val="center"/>
      </w:pPr>
      <w:bookmarkStart w:id="259" w:name="_Toc442010267"/>
      <w:r>
        <w:t xml:space="preserve">Ilustración </w:t>
      </w:r>
      <w:fldSimple w:instr=" SEQ Ilustración \* ARABIC ">
        <w:r w:rsidR="00362B9A">
          <w:rPr>
            <w:noProof/>
          </w:rPr>
          <w:t>60</w:t>
        </w:r>
      </w:fldSimple>
      <w:r>
        <w:t>: Moodle aspecto curso</w:t>
      </w:r>
      <w:bookmarkEnd w:id="259"/>
    </w:p>
    <w:p w14:paraId="3EBC37B5" w14:textId="77777777" w:rsidR="0063187F" w:rsidRDefault="0063187F" w:rsidP="0063187F">
      <w:pPr>
        <w:tabs>
          <w:tab w:val="left" w:pos="7443"/>
        </w:tabs>
      </w:pPr>
      <w:r>
        <w:t>Y ahora se explicará de forma detallada cómo crear la tarea dentro del curso:</w:t>
      </w:r>
    </w:p>
    <w:p w14:paraId="55B1FBDC" w14:textId="0DA638E9" w:rsidR="0063187F" w:rsidRDefault="0063187F" w:rsidP="00711285">
      <w:pPr>
        <w:pStyle w:val="Prrafodelista"/>
        <w:numPr>
          <w:ilvl w:val="0"/>
          <w:numId w:val="37"/>
        </w:numPr>
        <w:tabs>
          <w:tab w:val="left" w:pos="7443"/>
        </w:tabs>
      </w:pPr>
      <w:r>
        <w:t>Procedemos a añadir la actividad de tipo “herramienta externa” la cual va a ser la que va a enlazar con nuestra aplicación. Para ello seleccionamos el botón “Añadir una actividad o un recurso” que se encuentra en el tema “Tema 1” y marcamos la opción de “Herramienta externa” y en “Agregar”.</w:t>
      </w:r>
    </w:p>
    <w:p w14:paraId="4843EF0F" w14:textId="77777777" w:rsidR="00772C34" w:rsidRDefault="0063187F" w:rsidP="00772C34">
      <w:pPr>
        <w:pStyle w:val="Prrafodelista"/>
        <w:keepNext/>
        <w:tabs>
          <w:tab w:val="left" w:pos="7443"/>
        </w:tabs>
        <w:ind w:left="720"/>
        <w:jc w:val="center"/>
      </w:pPr>
      <w:r>
        <w:rPr>
          <w:noProof/>
          <w:lang w:eastAsia="es-ES"/>
        </w:rPr>
        <w:lastRenderedPageBreak/>
        <w:drawing>
          <wp:inline distT="0" distB="0" distL="0" distR="0" wp14:anchorId="6002A220" wp14:editId="60127D97">
            <wp:extent cx="3237867" cy="3640347"/>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60149" cy="3665399"/>
                    </a:xfrm>
                    <a:prstGeom prst="rect">
                      <a:avLst/>
                    </a:prstGeom>
                  </pic:spPr>
                </pic:pic>
              </a:graphicData>
            </a:graphic>
          </wp:inline>
        </w:drawing>
      </w:r>
    </w:p>
    <w:p w14:paraId="28181059" w14:textId="4731C567" w:rsidR="0063187F" w:rsidRDefault="00772C34" w:rsidP="00772C34">
      <w:pPr>
        <w:pStyle w:val="Epgrafe"/>
        <w:jc w:val="center"/>
      </w:pPr>
      <w:bookmarkStart w:id="260" w:name="_Toc442010268"/>
      <w:r>
        <w:t xml:space="preserve">Ilustración </w:t>
      </w:r>
      <w:fldSimple w:instr=" SEQ Ilustración \* ARABIC ">
        <w:r w:rsidR="00362B9A">
          <w:rPr>
            <w:noProof/>
          </w:rPr>
          <w:t>61</w:t>
        </w:r>
      </w:fldSimple>
      <w:r>
        <w:t>: Moodle selección herramienta externa</w:t>
      </w:r>
      <w:bookmarkEnd w:id="260"/>
    </w:p>
    <w:p w14:paraId="3E37EF9D" w14:textId="77777777" w:rsidR="0063187F" w:rsidRDefault="0063187F" w:rsidP="00711285">
      <w:pPr>
        <w:pStyle w:val="Prrafodelista"/>
        <w:numPr>
          <w:ilvl w:val="0"/>
          <w:numId w:val="37"/>
        </w:numPr>
        <w:tabs>
          <w:tab w:val="left" w:pos="7443"/>
        </w:tabs>
      </w:pPr>
      <w:r>
        <w:t>A continuación nos aparecerá un formulario con una serie de campos que deberemos de rellenar de la forma que va a explicarse a continuación:</w:t>
      </w:r>
    </w:p>
    <w:p w14:paraId="02F0263E" w14:textId="77777777" w:rsidR="0063187F" w:rsidRDefault="0063187F" w:rsidP="0063187F">
      <w:pPr>
        <w:pStyle w:val="Prrafodelista"/>
        <w:tabs>
          <w:tab w:val="left" w:pos="7443"/>
        </w:tabs>
        <w:ind w:left="720"/>
      </w:pPr>
      <w:r>
        <w:t>El apartado “General” contendrá los siguientes campos:</w:t>
      </w:r>
    </w:p>
    <w:p w14:paraId="51F7C195" w14:textId="77777777" w:rsidR="0063187F" w:rsidRPr="00BC4562" w:rsidRDefault="0063187F" w:rsidP="00711285">
      <w:pPr>
        <w:pStyle w:val="Prrafodelista"/>
        <w:numPr>
          <w:ilvl w:val="0"/>
          <w:numId w:val="16"/>
        </w:numPr>
        <w:tabs>
          <w:tab w:val="left" w:pos="7443"/>
        </w:tabs>
        <w:rPr>
          <w:b/>
        </w:rPr>
      </w:pPr>
      <w:r w:rsidRPr="00BC4562">
        <w:rPr>
          <w:b/>
        </w:rPr>
        <w:t>Nombre de la actividad:</w:t>
      </w:r>
      <w:r>
        <w:rPr>
          <w:b/>
        </w:rPr>
        <w:t xml:space="preserve"> </w:t>
      </w:r>
      <w:r>
        <w:t>establecemos el nombre que queramos para nuestra actividad.</w:t>
      </w:r>
    </w:p>
    <w:p w14:paraId="423B2336" w14:textId="77777777" w:rsidR="009A2BCB" w:rsidRDefault="0063187F" w:rsidP="009A2BCB">
      <w:pPr>
        <w:pStyle w:val="Prrafodelista"/>
        <w:numPr>
          <w:ilvl w:val="0"/>
          <w:numId w:val="16"/>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14:paraId="76C45112" w14:textId="56926BF3" w:rsidR="0063187F" w:rsidRDefault="0063187F" w:rsidP="009A2BCB">
      <w:pPr>
        <w:pStyle w:val="Prrafodelista"/>
        <w:tabs>
          <w:tab w:val="left" w:pos="7443"/>
        </w:tabs>
        <w:ind w:left="1440"/>
      </w:pPr>
      <w:r w:rsidRPr="009A2BCB">
        <w:rPr>
          <w:i/>
          <w:u w:val="single"/>
        </w:rPr>
        <w:t>Apartado “Ajustes de la herramienta”</w:t>
      </w:r>
      <w:r w:rsidR="009A2BCB">
        <w:t>: contiene</w:t>
      </w:r>
      <w:r>
        <w:t xml:space="preserve"> los siguientes campos:</w:t>
      </w:r>
    </w:p>
    <w:p w14:paraId="646723B6" w14:textId="77777777" w:rsidR="0063187F" w:rsidRPr="008B3132" w:rsidRDefault="0063187F" w:rsidP="009A2BCB">
      <w:pPr>
        <w:pStyle w:val="Prrafodelista"/>
        <w:numPr>
          <w:ilvl w:val="2"/>
          <w:numId w:val="16"/>
        </w:numPr>
        <w:tabs>
          <w:tab w:val="left" w:pos="7443"/>
        </w:tabs>
        <w:ind w:left="1800"/>
        <w:rPr>
          <w:u w:val="single"/>
        </w:rPr>
      </w:pPr>
      <w:proofErr w:type="spellStart"/>
      <w:r w:rsidRPr="008B3132">
        <w:rPr>
          <w:u w:val="single"/>
        </w:rPr>
        <w:t>Tool</w:t>
      </w:r>
      <w:proofErr w:type="spellEnd"/>
      <w:r w:rsidRPr="008B3132">
        <w:rPr>
          <w:u w:val="single"/>
        </w:rPr>
        <w:t xml:space="preserve"> </w:t>
      </w:r>
      <w:proofErr w:type="spellStart"/>
      <w:r w:rsidRPr="008B3132">
        <w:rPr>
          <w:u w:val="single"/>
        </w:rPr>
        <w:t>name</w:t>
      </w:r>
      <w:proofErr w:type="spellEnd"/>
      <w:r w:rsidRPr="008B3132">
        <w:rPr>
          <w:u w:val="single"/>
        </w:rPr>
        <w:t>:</w:t>
      </w:r>
      <w:r>
        <w:t xml:space="preserve"> asignamos el nombre que queramos.</w:t>
      </w:r>
    </w:p>
    <w:p w14:paraId="63D1E6D7" w14:textId="06E29E4A" w:rsidR="0063187F" w:rsidRPr="008B3132" w:rsidRDefault="0063187F" w:rsidP="009A2BCB">
      <w:pPr>
        <w:pStyle w:val="Prrafodelista"/>
        <w:numPr>
          <w:ilvl w:val="2"/>
          <w:numId w:val="16"/>
        </w:numPr>
        <w:tabs>
          <w:tab w:val="left" w:pos="7443"/>
        </w:tabs>
        <w:ind w:left="1800"/>
        <w:rPr>
          <w:u w:val="single"/>
        </w:rPr>
      </w:pPr>
      <w:proofErr w:type="spellStart"/>
      <w:r>
        <w:rPr>
          <w:u w:val="single"/>
        </w:rPr>
        <w:lastRenderedPageBreak/>
        <w:t>Tool</w:t>
      </w:r>
      <w:proofErr w:type="spellEnd"/>
      <w:r>
        <w:rPr>
          <w:u w:val="single"/>
        </w:rPr>
        <w:t xml:space="preserve"> base URL:</w:t>
      </w:r>
      <w:r>
        <w:t xml:space="preserve"> será la dirección que permite acceder a nuestra aplicación web, es la conexión.</w:t>
      </w:r>
      <w:r w:rsidR="000A2F62">
        <w:t xml:space="preserve"> Se deberá de establecer la URL proporcionada al profesor en el momento del registro. </w:t>
      </w:r>
      <w:r w:rsidR="000A2F62" w:rsidRPr="0063187F">
        <w:rPr>
          <w:b/>
          <w:i/>
        </w:rPr>
        <w:t>IMPORTANTE</w:t>
      </w:r>
      <w:r w:rsidR="000A2F62">
        <w:rPr>
          <w:b/>
          <w:i/>
        </w:rPr>
        <w:t xml:space="preserve"> </w:t>
      </w:r>
      <w:r w:rsidR="000A2F62">
        <w:t>que sea la misma ya que si no será imposible el acceso a la aplicación.</w:t>
      </w:r>
    </w:p>
    <w:p w14:paraId="0691AB43" w14:textId="3A915D38" w:rsidR="0063187F" w:rsidRDefault="0063187F" w:rsidP="009A2BCB">
      <w:pPr>
        <w:pStyle w:val="Prrafodelista"/>
        <w:numPr>
          <w:ilvl w:val="2"/>
          <w:numId w:val="16"/>
        </w:numPr>
        <w:tabs>
          <w:tab w:val="left" w:pos="7443"/>
        </w:tabs>
        <w:ind w:left="1800"/>
        <w:rPr>
          <w:u w:val="single"/>
        </w:rPr>
      </w:pPr>
      <w:r>
        <w:rPr>
          <w:u w:val="single"/>
        </w:rPr>
        <w:t>Clave de cliente (</w:t>
      </w:r>
      <w:proofErr w:type="spellStart"/>
      <w:r>
        <w:rPr>
          <w:u w:val="single"/>
        </w:rPr>
        <w:t>consumer</w:t>
      </w:r>
      <w:proofErr w:type="spellEnd"/>
      <w:r>
        <w:rPr>
          <w:u w:val="single"/>
        </w:rPr>
        <w:t xml:space="preserve"> </w:t>
      </w:r>
      <w:proofErr w:type="spellStart"/>
      <w:r>
        <w:rPr>
          <w:u w:val="single"/>
        </w:rPr>
        <w:t>key</w:t>
      </w:r>
      <w:proofErr w:type="spellEnd"/>
      <w:r>
        <w:rPr>
          <w:u w:val="single"/>
        </w:rPr>
        <w:t>):</w:t>
      </w:r>
      <w:r>
        <w:t xml:space="preserve"> Se establecerá la que se le fue proporcionada al profesor en el momento del registro. </w:t>
      </w:r>
      <w:r w:rsidRPr="0063187F">
        <w:rPr>
          <w:b/>
          <w:i/>
        </w:rPr>
        <w:t>IMPORTANTE</w:t>
      </w:r>
      <w:r>
        <w:rPr>
          <w:b/>
          <w:i/>
        </w:rPr>
        <w:t xml:space="preserve"> </w:t>
      </w:r>
      <w:r>
        <w:t>que sea la misma ya que si no se denegará el acceso a la aplicación.</w:t>
      </w:r>
    </w:p>
    <w:p w14:paraId="1D63E50F" w14:textId="736EBB89" w:rsidR="0063187F" w:rsidRPr="008B3132" w:rsidRDefault="0063187F" w:rsidP="009A2BCB">
      <w:pPr>
        <w:pStyle w:val="Prrafodelista"/>
        <w:numPr>
          <w:ilvl w:val="2"/>
          <w:numId w:val="16"/>
        </w:numPr>
        <w:tabs>
          <w:tab w:val="left" w:pos="7443"/>
        </w:tabs>
        <w:ind w:left="1800"/>
        <w:rPr>
          <w:u w:val="single"/>
        </w:rPr>
      </w:pPr>
      <w:proofErr w:type="spellStart"/>
      <w:r>
        <w:rPr>
          <w:u w:val="single"/>
        </w:rPr>
        <w:t>Secret</w:t>
      </w:r>
      <w:proofErr w:type="spellEnd"/>
      <w:r>
        <w:rPr>
          <w:u w:val="single"/>
        </w:rPr>
        <w:t xml:space="preserve">: </w:t>
      </w:r>
      <w:r>
        <w:t xml:space="preserve">Se establecerá el que se le fue proporcionada al profesor en el momento del registro. </w:t>
      </w:r>
      <w:r w:rsidRPr="0063187F">
        <w:rPr>
          <w:b/>
          <w:i/>
        </w:rPr>
        <w:t>IMPORTANTE</w:t>
      </w:r>
      <w:r>
        <w:rPr>
          <w:b/>
          <w:i/>
        </w:rPr>
        <w:t xml:space="preserve"> </w:t>
      </w:r>
      <w:r>
        <w:t>que sea el mismo ya que si no se denegará el acceso a la aplicación.</w:t>
      </w:r>
    </w:p>
    <w:p w14:paraId="1C574160" w14:textId="77777777" w:rsidR="0063187F" w:rsidRDefault="0063187F" w:rsidP="009A2BCB">
      <w:pPr>
        <w:pStyle w:val="Prrafodelista"/>
        <w:numPr>
          <w:ilvl w:val="2"/>
          <w:numId w:val="16"/>
        </w:numPr>
        <w:tabs>
          <w:tab w:val="left" w:pos="7443"/>
        </w:tabs>
        <w:ind w:left="1800"/>
        <w:rPr>
          <w:u w:val="single"/>
        </w:rPr>
      </w:pPr>
      <w:r>
        <w:rPr>
          <w:u w:val="single"/>
        </w:rPr>
        <w:t>Parámetros personalizados:</w:t>
      </w:r>
      <w:r>
        <w:t xml:space="preserve"> no rellenamos nada.</w:t>
      </w:r>
    </w:p>
    <w:p w14:paraId="5A73B9F1" w14:textId="77777777" w:rsidR="0063187F" w:rsidRPr="0018567C" w:rsidRDefault="0063187F" w:rsidP="009A2BCB">
      <w:pPr>
        <w:pStyle w:val="Prrafodelista"/>
        <w:numPr>
          <w:ilvl w:val="2"/>
          <w:numId w:val="16"/>
        </w:numPr>
        <w:tabs>
          <w:tab w:val="left" w:pos="7443"/>
        </w:tabs>
        <w:ind w:left="1800"/>
        <w:rPr>
          <w:u w:val="single"/>
        </w:rPr>
      </w:pPr>
      <w:r>
        <w:rPr>
          <w:u w:val="single"/>
        </w:rPr>
        <w:t xml:space="preserve">Contenedor de inicio por defecto: </w:t>
      </w:r>
      <w:r>
        <w:t>opción que viene por defecto.</w:t>
      </w:r>
    </w:p>
    <w:p w14:paraId="24B149FD" w14:textId="77777777" w:rsidR="0063187F" w:rsidRDefault="0063187F" w:rsidP="009A2BCB">
      <w:pPr>
        <w:tabs>
          <w:tab w:val="left" w:pos="7443"/>
        </w:tabs>
        <w:ind w:left="1044"/>
      </w:pPr>
      <w:r>
        <w:t>El aspecto se tendrá que parecer al siguiente:</w:t>
      </w:r>
    </w:p>
    <w:p w14:paraId="2B67EFBF" w14:textId="77777777" w:rsidR="00772C34" w:rsidRDefault="000A2F62" w:rsidP="009A2BCB">
      <w:pPr>
        <w:keepNext/>
        <w:tabs>
          <w:tab w:val="left" w:pos="7443"/>
        </w:tabs>
        <w:ind w:left="1416"/>
      </w:pPr>
      <w:r>
        <w:rPr>
          <w:noProof/>
          <w:lang w:eastAsia="es-ES"/>
        </w:rPr>
        <w:drawing>
          <wp:inline distT="0" distB="0" distL="0" distR="0" wp14:anchorId="2684CFE6" wp14:editId="65FA9ED3">
            <wp:extent cx="2643448" cy="2924454"/>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3448" cy="2924454"/>
                    </a:xfrm>
                    <a:prstGeom prst="rect">
                      <a:avLst/>
                    </a:prstGeom>
                  </pic:spPr>
                </pic:pic>
              </a:graphicData>
            </a:graphic>
          </wp:inline>
        </w:drawing>
      </w:r>
    </w:p>
    <w:p w14:paraId="407036EB" w14:textId="711BC24E" w:rsidR="0063187F" w:rsidRPr="0018567C" w:rsidRDefault="00772C34" w:rsidP="00772C34">
      <w:pPr>
        <w:pStyle w:val="Epgrafe"/>
        <w:jc w:val="center"/>
      </w:pPr>
      <w:bookmarkStart w:id="261" w:name="_Toc442010269"/>
      <w:r>
        <w:t xml:space="preserve">Ilustración </w:t>
      </w:r>
      <w:fldSimple w:instr=" SEQ Ilustración \* ARABIC ">
        <w:r w:rsidR="00362B9A">
          <w:rPr>
            <w:noProof/>
          </w:rPr>
          <w:t>62</w:t>
        </w:r>
      </w:fldSimple>
      <w:r>
        <w:t>: Moodle configuración parámetros de la tarea paso 1</w:t>
      </w:r>
      <w:bookmarkEnd w:id="261"/>
    </w:p>
    <w:p w14:paraId="2BF79E34" w14:textId="77777777" w:rsidR="0063187F" w:rsidRDefault="0063187F" w:rsidP="009A2BCB">
      <w:pPr>
        <w:pStyle w:val="Prrafodelista"/>
        <w:tabs>
          <w:tab w:val="left" w:pos="7443"/>
        </w:tabs>
        <w:ind w:left="1068"/>
      </w:pPr>
      <w:r w:rsidRPr="009A2BCB">
        <w:rPr>
          <w:i/>
          <w:u w:val="single"/>
        </w:rPr>
        <w:lastRenderedPageBreak/>
        <w:t>Apartado “</w:t>
      </w:r>
      <w:proofErr w:type="spellStart"/>
      <w:r w:rsidRPr="009A2BCB">
        <w:rPr>
          <w:i/>
          <w:u w:val="single"/>
        </w:rPr>
        <w:t>Privacy</w:t>
      </w:r>
      <w:proofErr w:type="spellEnd"/>
      <w:r w:rsidRPr="009A2BCB">
        <w:rPr>
          <w:i/>
          <w:u w:val="single"/>
        </w:rPr>
        <w:t>”</w:t>
      </w:r>
      <w:r w:rsidRPr="009A2BCB">
        <w:rPr>
          <w:i/>
        </w:rPr>
        <w:t xml:space="preserve">: </w:t>
      </w:r>
      <w:r>
        <w:t>Aparecerán 3 desplegables los cuales serán rellenados seleccionado la opción “Siempre”, para que así nuestra aplicación web pueda tener acceso a dicha información.</w:t>
      </w:r>
    </w:p>
    <w:p w14:paraId="6BA1FF60" w14:textId="77777777" w:rsidR="00772C34" w:rsidRDefault="0063187F" w:rsidP="00772C34">
      <w:pPr>
        <w:pStyle w:val="Prrafodelista"/>
        <w:keepNext/>
        <w:tabs>
          <w:tab w:val="left" w:pos="7443"/>
        </w:tabs>
        <w:ind w:left="2160"/>
        <w:jc w:val="both"/>
      </w:pPr>
      <w:r>
        <w:rPr>
          <w:noProof/>
          <w:lang w:eastAsia="es-ES"/>
        </w:rPr>
        <w:drawing>
          <wp:inline distT="0" distB="0" distL="0" distR="0" wp14:anchorId="7ABFDBDA" wp14:editId="39261541">
            <wp:extent cx="2647137" cy="164772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2437"/>
                    <a:stretch/>
                  </pic:blipFill>
                  <pic:spPr bwMode="auto">
                    <a:xfrm>
                      <a:off x="0" y="0"/>
                      <a:ext cx="2675551" cy="1665407"/>
                    </a:xfrm>
                    <a:prstGeom prst="rect">
                      <a:avLst/>
                    </a:prstGeom>
                    <a:ln>
                      <a:noFill/>
                    </a:ln>
                    <a:extLst>
                      <a:ext uri="{53640926-AAD7-44D8-BBD7-CCE9431645EC}">
                        <a14:shadowObscured xmlns:a14="http://schemas.microsoft.com/office/drawing/2010/main"/>
                      </a:ext>
                    </a:extLst>
                  </pic:spPr>
                </pic:pic>
              </a:graphicData>
            </a:graphic>
          </wp:inline>
        </w:drawing>
      </w:r>
    </w:p>
    <w:p w14:paraId="557CF9A5" w14:textId="7042B009" w:rsidR="0063187F" w:rsidRDefault="00772C34" w:rsidP="00772C34">
      <w:pPr>
        <w:pStyle w:val="Epgrafe"/>
        <w:jc w:val="center"/>
      </w:pPr>
      <w:bookmarkStart w:id="262" w:name="_Toc442010270"/>
      <w:r>
        <w:t xml:space="preserve">Ilustración </w:t>
      </w:r>
      <w:fldSimple w:instr=" SEQ Ilustración \* ARABIC ">
        <w:r w:rsidR="00362B9A">
          <w:rPr>
            <w:noProof/>
          </w:rPr>
          <w:t>63</w:t>
        </w:r>
      </w:fldSimple>
      <w:r>
        <w:t>: Moodle configuración parámetros de la tarea paso 2</w:t>
      </w:r>
      <w:bookmarkEnd w:id="262"/>
    </w:p>
    <w:p w14:paraId="36821718" w14:textId="77777777" w:rsidR="0063187F" w:rsidRPr="008B3132" w:rsidRDefault="0063187F" w:rsidP="009A2BCB">
      <w:pPr>
        <w:pStyle w:val="Prrafodelista"/>
        <w:numPr>
          <w:ilvl w:val="0"/>
          <w:numId w:val="46"/>
        </w:numPr>
        <w:tabs>
          <w:tab w:val="left" w:pos="7443"/>
        </w:tabs>
      </w:pPr>
      <w:r>
        <w:t>Tras estos cambios, acabamos clicando el botón de abajo “Guardar cambios”.</w:t>
      </w:r>
    </w:p>
    <w:p w14:paraId="37BCB9A1" w14:textId="77777777" w:rsidR="0063187F" w:rsidRDefault="0063187F" w:rsidP="00711285">
      <w:pPr>
        <w:pStyle w:val="Prrafodelista"/>
        <w:numPr>
          <w:ilvl w:val="0"/>
          <w:numId w:val="16"/>
        </w:numPr>
        <w:tabs>
          <w:tab w:val="left" w:pos="7443"/>
        </w:tabs>
        <w:rPr>
          <w:b/>
        </w:rPr>
      </w:pPr>
      <w:r>
        <w:rPr>
          <w:b/>
        </w:rPr>
        <w:t xml:space="preserve">URL de inicio: </w:t>
      </w:r>
      <w:r>
        <w:t>lo dejamos vacío.</w:t>
      </w:r>
    </w:p>
    <w:p w14:paraId="5E2A1B05" w14:textId="77777777" w:rsidR="0063187F" w:rsidRPr="0018567C" w:rsidRDefault="0063187F" w:rsidP="00711285">
      <w:pPr>
        <w:pStyle w:val="Prrafodelista"/>
        <w:numPr>
          <w:ilvl w:val="0"/>
          <w:numId w:val="16"/>
        </w:numPr>
        <w:tabs>
          <w:tab w:val="left" w:pos="7443"/>
        </w:tabs>
        <w:rPr>
          <w:b/>
        </w:rPr>
      </w:pPr>
      <w:r>
        <w:rPr>
          <w:b/>
        </w:rPr>
        <w:t xml:space="preserve">Iniciar el contenedor: </w:t>
      </w:r>
      <w:r>
        <w:t>dejamos la opción que viene por defecto.</w:t>
      </w:r>
    </w:p>
    <w:p w14:paraId="105B7E3D" w14:textId="77777777" w:rsidR="0063187F" w:rsidRDefault="0063187F" w:rsidP="00711285">
      <w:pPr>
        <w:pStyle w:val="Prrafodelista"/>
        <w:numPr>
          <w:ilvl w:val="0"/>
          <w:numId w:val="37"/>
        </w:numPr>
        <w:tabs>
          <w:tab w:val="left" w:pos="7443"/>
        </w:tabs>
      </w:pPr>
      <w:r>
        <w:t>Finalmente pulsamos el botón “Guardar cambios y regresar al curso” que aparece en la parte inferior y ya tendremos agregada la actividad en nuestro curso, la cual cuando seleccionemos nos enlazará con nuestra aplicación web. El aspecto se asemejará al siguiente:</w:t>
      </w:r>
    </w:p>
    <w:p w14:paraId="0F12C41A" w14:textId="77777777" w:rsidR="00772C34" w:rsidRDefault="0063187F" w:rsidP="00772C34">
      <w:pPr>
        <w:pStyle w:val="Prrafodelista"/>
        <w:keepNext/>
        <w:tabs>
          <w:tab w:val="left" w:pos="7443"/>
        </w:tabs>
        <w:ind w:left="720"/>
        <w:jc w:val="center"/>
      </w:pPr>
      <w:r>
        <w:rPr>
          <w:noProof/>
          <w:lang w:eastAsia="es-ES"/>
        </w:rPr>
        <w:drawing>
          <wp:inline distT="0" distB="0" distL="0" distR="0" wp14:anchorId="2BFCD1AA" wp14:editId="50B5A4CE">
            <wp:extent cx="2670727" cy="819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44822" cy="842246"/>
                    </a:xfrm>
                    <a:prstGeom prst="rect">
                      <a:avLst/>
                    </a:prstGeom>
                  </pic:spPr>
                </pic:pic>
              </a:graphicData>
            </a:graphic>
          </wp:inline>
        </w:drawing>
      </w:r>
    </w:p>
    <w:p w14:paraId="2106A176" w14:textId="48C0B7EE" w:rsidR="0063187F" w:rsidRDefault="00772C34" w:rsidP="00772C34">
      <w:pPr>
        <w:pStyle w:val="Epgrafe"/>
        <w:jc w:val="center"/>
      </w:pPr>
      <w:bookmarkStart w:id="263" w:name="_Toc442010271"/>
      <w:r>
        <w:t xml:space="preserve">Ilustración </w:t>
      </w:r>
      <w:fldSimple w:instr=" SEQ Ilustración \* ARABIC ">
        <w:r w:rsidR="00362B9A">
          <w:rPr>
            <w:noProof/>
          </w:rPr>
          <w:t>64</w:t>
        </w:r>
      </w:fldSimple>
      <w:r>
        <w:t>: Moodle tarea creada</w:t>
      </w:r>
      <w:bookmarkEnd w:id="263"/>
    </w:p>
    <w:p w14:paraId="022FAFE6" w14:textId="3C2FD3E6" w:rsidR="009A2BCB" w:rsidRPr="009A2BCB" w:rsidRDefault="009A2BCB" w:rsidP="009A2BCB">
      <w:r>
        <w:br w:type="page"/>
      </w:r>
    </w:p>
    <w:p w14:paraId="259207AD" w14:textId="65B07792" w:rsidR="000A2F62" w:rsidRDefault="000A2F62" w:rsidP="000A2F62">
      <w:pPr>
        <w:pStyle w:val="Ttulo3"/>
      </w:pPr>
      <w:bookmarkStart w:id="264" w:name="_Toc442008785"/>
      <w:r>
        <w:lastRenderedPageBreak/>
        <w:t xml:space="preserve">Panel </w:t>
      </w:r>
      <w:r w:rsidR="00045E0E">
        <w:t>principal</w:t>
      </w:r>
      <w:bookmarkEnd w:id="264"/>
    </w:p>
    <w:p w14:paraId="514A4E0C" w14:textId="225B25AC" w:rsidR="000A2F62" w:rsidRDefault="000A2F62" w:rsidP="000A2F62">
      <w:pPr>
        <w:tabs>
          <w:tab w:val="left" w:pos="7443"/>
        </w:tabs>
      </w:pPr>
      <w:r>
        <w:t>El aspecto que va a tener la aplicación cuando el profesor accede a ella es el siguiente:</w:t>
      </w:r>
    </w:p>
    <w:p w14:paraId="3F00BEA0" w14:textId="77777777" w:rsidR="00772C34" w:rsidRDefault="000A2F62" w:rsidP="00772C34">
      <w:pPr>
        <w:keepNext/>
        <w:tabs>
          <w:tab w:val="left" w:pos="7443"/>
        </w:tabs>
        <w:jc w:val="center"/>
      </w:pPr>
      <w:r>
        <w:rPr>
          <w:noProof/>
          <w:lang w:eastAsia="es-ES"/>
        </w:rPr>
        <w:drawing>
          <wp:inline distT="0" distB="0" distL="0" distR="0" wp14:anchorId="166194CB" wp14:editId="08102F93">
            <wp:extent cx="3968511" cy="2467254"/>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02502" cy="2488386"/>
                    </a:xfrm>
                    <a:prstGeom prst="rect">
                      <a:avLst/>
                    </a:prstGeom>
                  </pic:spPr>
                </pic:pic>
              </a:graphicData>
            </a:graphic>
          </wp:inline>
        </w:drawing>
      </w:r>
    </w:p>
    <w:p w14:paraId="19566486" w14:textId="2435DC7D" w:rsidR="000A2F62" w:rsidRDefault="00772C34" w:rsidP="00772C34">
      <w:pPr>
        <w:pStyle w:val="Epgrafe"/>
        <w:jc w:val="center"/>
      </w:pPr>
      <w:bookmarkStart w:id="265" w:name="_Toc442010272"/>
      <w:r>
        <w:t xml:space="preserve">Ilustración </w:t>
      </w:r>
      <w:fldSimple w:instr=" SEQ Ilustración \* ARABIC ">
        <w:r w:rsidR="00362B9A">
          <w:rPr>
            <w:noProof/>
          </w:rPr>
          <w:t>65</w:t>
        </w:r>
      </w:fldSimple>
      <w:r>
        <w:t>: Panel principal del profesor de la aplicación</w:t>
      </w:r>
      <w:bookmarkEnd w:id="265"/>
    </w:p>
    <w:p w14:paraId="46A98C63" w14:textId="461EB4BE" w:rsidR="000A2F62" w:rsidRDefault="000A2F62" w:rsidP="000A2F62">
      <w:pPr>
        <w:tabs>
          <w:tab w:val="left" w:pos="7443"/>
        </w:tabs>
      </w:pPr>
      <w:r>
        <w:t>En los siguientes apartados se van a explicar cada una de las tareas que puede realizar el profesor desde su panel:</w:t>
      </w:r>
    </w:p>
    <w:p w14:paraId="6C16EA12" w14:textId="305D71AB" w:rsidR="000A2F62" w:rsidRDefault="00045E0E" w:rsidP="00125F1A">
      <w:pPr>
        <w:pStyle w:val="Ttulo3"/>
      </w:pPr>
      <w:bookmarkStart w:id="266" w:name="_Toc442008786"/>
      <w:r>
        <w:t>Panel Configuración</w:t>
      </w:r>
      <w:bookmarkEnd w:id="266"/>
    </w:p>
    <w:p w14:paraId="0EC95D35" w14:textId="7152F720" w:rsidR="000A2F62" w:rsidRDefault="000A2F62" w:rsidP="000A2F62">
      <w:r>
        <w:t>En primer lugar el profesor deberá seleccionar la opción “Configuración” presente en el panel principal.</w:t>
      </w:r>
    </w:p>
    <w:p w14:paraId="214390BE" w14:textId="77777777" w:rsidR="000A2F62" w:rsidRDefault="000A2F62" w:rsidP="000A2F62">
      <w:r>
        <w:t>Tras esto, se le abrirá una nueva página donde le profesor podrá configurar los parámetros correspondientes a la tarea. Estos parámetros afectarán tanto a las prácticas que suban los alumnos como a los propios test del profesor, como es el caso del “paquete”, y a diferencia de los otros campos que únicamente afectarán a las prácticas de los alumnos.</w:t>
      </w:r>
    </w:p>
    <w:p w14:paraId="129ECE09" w14:textId="70E9D430" w:rsidR="000A2F62" w:rsidRPr="000A2F62" w:rsidRDefault="000A2F62" w:rsidP="000A2F62">
      <w:r>
        <w:t xml:space="preserve">El aspecto de este panel de configuración del profesor </w:t>
      </w:r>
      <w:r w:rsidR="00045E0E">
        <w:t>es</w:t>
      </w:r>
      <w:r>
        <w:t xml:space="preserve"> el siguiente:</w:t>
      </w:r>
    </w:p>
    <w:p w14:paraId="146D2190" w14:textId="77777777" w:rsidR="00772C34" w:rsidRDefault="00045E0E" w:rsidP="00772C34">
      <w:pPr>
        <w:keepNext/>
        <w:jc w:val="center"/>
      </w:pPr>
      <w:r>
        <w:rPr>
          <w:noProof/>
          <w:lang w:eastAsia="es-ES"/>
        </w:rPr>
        <w:lastRenderedPageBreak/>
        <w:drawing>
          <wp:inline distT="0" distB="0" distL="0" distR="0" wp14:anchorId="1E52053A" wp14:editId="761FC5AC">
            <wp:extent cx="3970249" cy="2050952"/>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09093" cy="2071018"/>
                    </a:xfrm>
                    <a:prstGeom prst="rect">
                      <a:avLst/>
                    </a:prstGeom>
                  </pic:spPr>
                </pic:pic>
              </a:graphicData>
            </a:graphic>
          </wp:inline>
        </w:drawing>
      </w:r>
    </w:p>
    <w:p w14:paraId="6CD3E3C3" w14:textId="6E6C02E9" w:rsidR="00045E0E" w:rsidRDefault="00772C34" w:rsidP="00772C34">
      <w:pPr>
        <w:pStyle w:val="Epgrafe"/>
        <w:jc w:val="center"/>
      </w:pPr>
      <w:bookmarkStart w:id="267" w:name="_Toc442010273"/>
      <w:r>
        <w:t xml:space="preserve">Ilustración </w:t>
      </w:r>
      <w:fldSimple w:instr=" SEQ Ilustración \* ARABIC ">
        <w:r w:rsidR="00362B9A">
          <w:rPr>
            <w:noProof/>
          </w:rPr>
          <w:t>66</w:t>
        </w:r>
      </w:fldSimple>
      <w:r>
        <w:t>: Panel del profesor de configuración de parámetros de la tarea</w:t>
      </w:r>
      <w:bookmarkEnd w:id="267"/>
    </w:p>
    <w:p w14:paraId="19918544" w14:textId="2F7BD88E" w:rsidR="00045E0E" w:rsidRDefault="00045E0E" w:rsidP="00045E0E">
      <w:r>
        <w:t xml:space="preserve">Para </w:t>
      </w:r>
      <w:del w:id="268" w:author="BRUNO BARUQUE ZANON" w:date="2016-02-01T20:15:00Z">
        <w:r w:rsidDel="004E55DC">
          <w:delText xml:space="preserve">realizar </w:delText>
        </w:r>
      </w:del>
      <w:ins w:id="269" w:author="BRUNO BARUQUE ZANON" w:date="2016-02-01T20:15:00Z">
        <w:r w:rsidR="004E55DC">
          <w:t>ayud</w:t>
        </w:r>
        <w:r w:rsidR="004E55DC">
          <w:t>ar</w:t>
        </w:r>
        <w:r w:rsidR="004E55DC">
          <w:t xml:space="preserve"> a realizar</w:t>
        </w:r>
        <w:r w:rsidR="004E55DC">
          <w:t xml:space="preserve"> </w:t>
        </w:r>
      </w:ins>
      <w:r>
        <w:t xml:space="preserve">una configuración correcta, </w:t>
      </w:r>
      <w:ins w:id="270" w:author="BRUNO BARUQUE ZANON" w:date="2016-02-01T20:15:00Z">
        <w:r w:rsidR="004E55DC">
          <w:t xml:space="preserve">se puede </w:t>
        </w:r>
      </w:ins>
      <w:r>
        <w:t>consultar primero el botón “</w:t>
      </w:r>
      <w:proofErr w:type="spellStart"/>
      <w:r>
        <w:t>info</w:t>
      </w:r>
      <w:proofErr w:type="spellEnd"/>
      <w:r>
        <w:t>” presente en el título en el cuál se expli</w:t>
      </w:r>
      <w:r w:rsidR="00772C34">
        <w:t>carán puntos a tener en cuenta.</w:t>
      </w:r>
    </w:p>
    <w:p w14:paraId="49281F4F" w14:textId="77777777" w:rsidR="00045E0E" w:rsidRDefault="00045E0E" w:rsidP="007744AE">
      <w:pPr>
        <w:pStyle w:val="Ttulo3"/>
      </w:pPr>
      <w:bookmarkStart w:id="271" w:name="_Toc442008787"/>
      <w:r>
        <w:t>Panel Subida</w:t>
      </w:r>
      <w:bookmarkEnd w:id="271"/>
    </w:p>
    <w:p w14:paraId="34D7F353" w14:textId="0227EACC" w:rsidR="00045E0E" w:rsidRDefault="00045E0E" w:rsidP="00045E0E">
      <w:r>
        <w:t>En primer lugar el profesor deberá seleccionar la opción “Subida” presente en el panel principal.</w:t>
      </w:r>
    </w:p>
    <w:p w14:paraId="5B9E82FA" w14:textId="09C034D6" w:rsidR="00045E0E" w:rsidRDefault="00045E0E" w:rsidP="00045E0E">
      <w:r>
        <w:t>Desde este panel el profesor podrá subir sus test y enunciados de las prácticas para que posteriormente los alumnos</w:t>
      </w:r>
      <w:ins w:id="272" w:author="BRUNO BARUQUE ZANON" w:date="2016-02-01T20:19:00Z">
        <w:r w:rsidR="004E55DC">
          <w:t>,</w:t>
        </w:r>
      </w:ins>
      <w:r>
        <w:t xml:space="preserve"> cuando accedan a la aplicación</w:t>
      </w:r>
      <w:ins w:id="273" w:author="BRUNO BARUQUE ZANON" w:date="2016-02-01T20:19:00Z">
        <w:r w:rsidR="004E55DC">
          <w:t>,</w:t>
        </w:r>
      </w:ins>
      <w:r>
        <w:t xml:space="preserve"> puedan subir sus prácticas para que sean corregidas y además poder observar el enunciado que deben de seguir.</w:t>
      </w:r>
    </w:p>
    <w:p w14:paraId="242662E8" w14:textId="3CE53BC1" w:rsidR="00045E0E" w:rsidRDefault="00045E0E" w:rsidP="00045E0E">
      <w:r>
        <w:t>El aspecto de este panel es el siguiente:</w:t>
      </w:r>
    </w:p>
    <w:p w14:paraId="1AE6F264" w14:textId="4EB628A7" w:rsidR="00772C34" w:rsidRDefault="009A2BCB" w:rsidP="00772C34">
      <w:pPr>
        <w:keepNext/>
        <w:jc w:val="center"/>
      </w:pPr>
      <w:r>
        <w:rPr>
          <w:noProof/>
          <w:lang w:eastAsia="es-ES"/>
        </w:rPr>
        <w:drawing>
          <wp:anchor distT="0" distB="0" distL="114300" distR="114300" simplePos="0" relativeHeight="251677696" behindDoc="0" locked="0" layoutInCell="1" allowOverlap="1" wp14:anchorId="11E0FBFE" wp14:editId="2D70E078">
            <wp:simplePos x="0" y="0"/>
            <wp:positionH relativeFrom="column">
              <wp:posOffset>-26035</wp:posOffset>
            </wp:positionH>
            <wp:positionV relativeFrom="paragraph">
              <wp:posOffset>194945</wp:posOffset>
            </wp:positionV>
            <wp:extent cx="4048112" cy="2097364"/>
            <wp:effectExtent l="0" t="0" r="0" b="0"/>
            <wp:wrapThrough wrapText="bothSides">
              <wp:wrapPolygon edited="0">
                <wp:start x="0" y="0"/>
                <wp:lineTo x="0" y="21391"/>
                <wp:lineTo x="21451" y="21391"/>
                <wp:lineTo x="21451" y="0"/>
                <wp:lineTo x="0" y="0"/>
              </wp:wrapPolygon>
            </wp:wrapThrough>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048112" cy="2097364"/>
                    </a:xfrm>
                    <a:prstGeom prst="rect">
                      <a:avLst/>
                    </a:prstGeom>
                  </pic:spPr>
                </pic:pic>
              </a:graphicData>
            </a:graphic>
          </wp:anchor>
        </w:drawing>
      </w:r>
    </w:p>
    <w:p w14:paraId="5DD12E2C" w14:textId="00260C65" w:rsidR="00045E0E" w:rsidRDefault="00772C34" w:rsidP="00772C34">
      <w:pPr>
        <w:pStyle w:val="Epgrafe"/>
        <w:jc w:val="center"/>
      </w:pPr>
      <w:bookmarkStart w:id="274" w:name="_Toc442010274"/>
      <w:r>
        <w:lastRenderedPageBreak/>
        <w:t xml:space="preserve">Ilustración </w:t>
      </w:r>
      <w:fldSimple w:instr=" SEQ Ilustración \* ARABIC ">
        <w:r w:rsidR="00362B9A">
          <w:rPr>
            <w:noProof/>
          </w:rPr>
          <w:t>67</w:t>
        </w:r>
      </w:fldSimple>
      <w:r>
        <w:t>: Panel del profesor de subida de test</w:t>
      </w:r>
      <w:bookmarkEnd w:id="274"/>
    </w:p>
    <w:p w14:paraId="6B13AA20" w14:textId="57688AA0" w:rsidR="00045E0E" w:rsidRDefault="00045E0E" w:rsidP="00045E0E">
      <w:r>
        <w:t>Al igual que ocurría en el panel de configuración de la tarea, se importante consultar la opción “</w:t>
      </w:r>
      <w:proofErr w:type="spellStart"/>
      <w:r>
        <w:t>info</w:t>
      </w:r>
      <w:proofErr w:type="spellEnd"/>
      <w:r>
        <w:t>” presente al lado del título.</w:t>
      </w:r>
    </w:p>
    <w:p w14:paraId="2F2534D7" w14:textId="704EB200" w:rsidR="00045E0E" w:rsidRDefault="00045E0E" w:rsidP="007744AE">
      <w:pPr>
        <w:pStyle w:val="Ttulo3"/>
      </w:pPr>
      <w:bookmarkStart w:id="275" w:name="_Toc442008788"/>
      <w:r>
        <w:t>Panel Estadísticas</w:t>
      </w:r>
      <w:bookmarkEnd w:id="275"/>
    </w:p>
    <w:p w14:paraId="16385FC6" w14:textId="77DCC919" w:rsidR="00045E0E" w:rsidRDefault="00045E0E" w:rsidP="00045E0E">
      <w:r>
        <w:t>En primer lugar el profesor deberá seleccionar la opción “Estadísticas” presente en el panel principal.</w:t>
      </w:r>
    </w:p>
    <w:p w14:paraId="688CBF97" w14:textId="717C8EB8" w:rsidR="00045E0E" w:rsidRDefault="00045E0E" w:rsidP="00045E0E">
      <w:r>
        <w:t xml:space="preserve">Desde este panel el profesor va a poder consultar las estadísticas y reportes de cada una de las prácticas subidas por los alumnos. La tabla permite realizar </w:t>
      </w:r>
      <w:del w:id="276" w:author="BRUNO BARUQUE ZANON" w:date="2016-02-01T20:19:00Z">
        <w:r w:rsidDel="004E55DC">
          <w:delText>filtraciones</w:delText>
        </w:r>
      </w:del>
      <w:ins w:id="277" w:author="BRUNO BARUQUE ZANON" w:date="2016-02-01T20:19:00Z">
        <w:r w:rsidR="004E55DC">
          <w:t>filtra</w:t>
        </w:r>
        <w:r w:rsidR="004E55DC">
          <w:t>do</w:t>
        </w:r>
        <w:r w:rsidR="004E55DC">
          <w:t>s</w:t>
        </w:r>
      </w:ins>
      <w:r>
        <w:t xml:space="preserve">, así como ordenaciones de los datos de la misma. Además también se permite </w:t>
      </w:r>
      <w:del w:id="278" w:author="BRUNO BARUQUE ZANON" w:date="2016-02-01T20:19:00Z">
        <w:r w:rsidDel="004E55DC">
          <w:delText xml:space="preserve">que </w:delText>
        </w:r>
      </w:del>
      <w:r>
        <w:t>la descarga de las prácticas de los alumnos en formato .</w:t>
      </w:r>
      <w:proofErr w:type="spellStart"/>
      <w:r>
        <w:t>zip</w:t>
      </w:r>
      <w:proofErr w:type="spellEnd"/>
      <w:r>
        <w:t>.</w:t>
      </w:r>
    </w:p>
    <w:p w14:paraId="7E9F069B" w14:textId="35CD57A7" w:rsidR="007744AE" w:rsidRPr="00045E0E" w:rsidRDefault="007744AE" w:rsidP="007744AE">
      <w:pPr>
        <w:pStyle w:val="Ttulo4"/>
      </w:pPr>
      <w:r>
        <w:t>Aspecto inicial</w:t>
      </w:r>
    </w:p>
    <w:p w14:paraId="0D221B44" w14:textId="77777777" w:rsidR="00045E0E" w:rsidRDefault="00045E0E" w:rsidP="00045E0E">
      <w:r>
        <w:t>El aspecto de este panel es el siguiente:</w:t>
      </w:r>
    </w:p>
    <w:p w14:paraId="7135C6E0" w14:textId="77777777" w:rsidR="00772C34" w:rsidRDefault="00045E0E" w:rsidP="00772C34">
      <w:pPr>
        <w:keepNext/>
        <w:jc w:val="center"/>
      </w:pPr>
      <w:r>
        <w:rPr>
          <w:noProof/>
          <w:lang w:eastAsia="es-ES"/>
        </w:rPr>
        <w:drawing>
          <wp:inline distT="0" distB="0" distL="0" distR="0" wp14:anchorId="6E878C6A" wp14:editId="4E0F170D">
            <wp:extent cx="3949892" cy="3331213"/>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70282" cy="3348409"/>
                    </a:xfrm>
                    <a:prstGeom prst="rect">
                      <a:avLst/>
                    </a:prstGeom>
                  </pic:spPr>
                </pic:pic>
              </a:graphicData>
            </a:graphic>
          </wp:inline>
        </w:drawing>
      </w:r>
    </w:p>
    <w:p w14:paraId="1FC71159" w14:textId="3DC875DE" w:rsidR="00045E0E" w:rsidRDefault="00772C34" w:rsidP="00772C34">
      <w:pPr>
        <w:pStyle w:val="Epgrafe"/>
        <w:jc w:val="center"/>
      </w:pPr>
      <w:bookmarkStart w:id="279" w:name="_Toc442010275"/>
      <w:r>
        <w:t xml:space="preserve">Ilustración </w:t>
      </w:r>
      <w:fldSimple w:instr=" SEQ Ilustración \* ARABIC ">
        <w:r w:rsidR="00362B9A">
          <w:rPr>
            <w:noProof/>
          </w:rPr>
          <w:t>68</w:t>
        </w:r>
      </w:fldSimple>
      <w:r>
        <w:t>: Panel del profesor de estadísticas</w:t>
      </w:r>
      <w:bookmarkEnd w:id="279"/>
    </w:p>
    <w:p w14:paraId="21A87883" w14:textId="656B502C" w:rsidR="007744AE" w:rsidRDefault="007744AE" w:rsidP="007744AE">
      <w:pPr>
        <w:pStyle w:val="Ttulo4"/>
      </w:pPr>
      <w:r>
        <w:lastRenderedPageBreak/>
        <w:t>Consultar Reportes</w:t>
      </w:r>
    </w:p>
    <w:p w14:paraId="6F6F74FC" w14:textId="77777777" w:rsidR="00BC0910" w:rsidRDefault="00045E0E" w:rsidP="00045E0E">
      <w:r>
        <w:t>Como se puede observar, los botones referentes a los reportes habilitados en la parte inferio</w:t>
      </w:r>
      <w:r w:rsidR="00BC0910">
        <w:t>r se encuentran deshabilitados de partida.</w:t>
      </w:r>
    </w:p>
    <w:p w14:paraId="28E936FF" w14:textId="77777777" w:rsidR="00BC0910" w:rsidRDefault="00BC0910" w:rsidP="00045E0E">
      <w:r>
        <w:t>Estos botones se activarán o desactivarán en el momento que el profesor seleccione una de las prácticas de la tabla, y según el resultado obtenido de la práctica, se activarán o desactivarán dichos botones. A continuación se mostrará el aspecto de los botones de los reportes tras seleccionar una práctica:</w:t>
      </w:r>
    </w:p>
    <w:p w14:paraId="60563578" w14:textId="77777777" w:rsidR="00772C34" w:rsidRDefault="00BC0910" w:rsidP="00772C34">
      <w:pPr>
        <w:keepNext/>
        <w:jc w:val="center"/>
      </w:pPr>
      <w:r>
        <w:rPr>
          <w:noProof/>
          <w:lang w:eastAsia="es-ES"/>
        </w:rPr>
        <w:drawing>
          <wp:inline distT="0" distB="0" distL="0" distR="0" wp14:anchorId="7E3971A9" wp14:editId="071F7EE2">
            <wp:extent cx="4048430" cy="558897"/>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42294" cy="571855"/>
                    </a:xfrm>
                    <a:prstGeom prst="rect">
                      <a:avLst/>
                    </a:prstGeom>
                  </pic:spPr>
                </pic:pic>
              </a:graphicData>
            </a:graphic>
          </wp:inline>
        </w:drawing>
      </w:r>
    </w:p>
    <w:p w14:paraId="7F3ADA1C" w14:textId="51A04C39" w:rsidR="00BC0910" w:rsidRDefault="00772C34" w:rsidP="00772C34">
      <w:pPr>
        <w:pStyle w:val="Epgrafe"/>
        <w:jc w:val="center"/>
      </w:pPr>
      <w:bookmarkStart w:id="280" w:name="_Toc442010276"/>
      <w:r>
        <w:t xml:space="preserve">Ilustración </w:t>
      </w:r>
      <w:fldSimple w:instr=" SEQ Ilustración \* ARABIC ">
        <w:r w:rsidR="00362B9A">
          <w:rPr>
            <w:noProof/>
          </w:rPr>
          <w:t>69</w:t>
        </w:r>
      </w:fldSimple>
      <w:r>
        <w:t xml:space="preserve">: Panel del profesor de estadísticas </w:t>
      </w:r>
      <w:proofErr w:type="spellStart"/>
      <w:r>
        <w:t>consluta</w:t>
      </w:r>
      <w:proofErr w:type="spellEnd"/>
      <w:r>
        <w:t xml:space="preserve"> de reportes</w:t>
      </w:r>
      <w:bookmarkEnd w:id="280"/>
    </w:p>
    <w:p w14:paraId="4A5FEF07" w14:textId="7B96C481" w:rsidR="00BC0910" w:rsidRDefault="00BC0910" w:rsidP="00BC0910">
      <w:r>
        <w:t xml:space="preserve">Como se trata de una práctica que sí que ha pasado </w:t>
      </w:r>
      <w:ins w:id="281" w:author="BRUNO BARUQUE ZANON" w:date="2016-02-01T20:21:00Z">
        <w:r w:rsidR="004E55DC">
          <w:t xml:space="preserve">todos </w:t>
        </w:r>
      </w:ins>
      <w:r>
        <w:t xml:space="preserve">los test, </w:t>
      </w:r>
      <w:del w:id="282" w:author="BRUNO BARUQUE ZANON" w:date="2016-02-01T20:21:00Z">
        <w:r w:rsidDel="004E55DC">
          <w:delText xml:space="preserve">no </w:delText>
        </w:r>
      </w:del>
      <w:r>
        <w:t>el botón correspondiente al reporte de errores aparece desactivado.</w:t>
      </w:r>
    </w:p>
    <w:p w14:paraId="21B9A307" w14:textId="77777777" w:rsidR="00BC0910" w:rsidRDefault="00BC0910" w:rsidP="007744AE">
      <w:pPr>
        <w:pStyle w:val="Ttulo3"/>
      </w:pPr>
      <w:bookmarkStart w:id="283" w:name="_Toc442008789"/>
      <w:r>
        <w:t>Panel Gráficas</w:t>
      </w:r>
      <w:bookmarkEnd w:id="283"/>
    </w:p>
    <w:p w14:paraId="1EA34279" w14:textId="41EC5139" w:rsidR="00BC0910" w:rsidRDefault="00BC0910" w:rsidP="00BC0910">
      <w:r>
        <w:t>En primer lugar el profesor deberá seleccionar la opción “Gráficas” presente en el panel principal.</w:t>
      </w:r>
    </w:p>
    <w:p w14:paraId="1FF77D3B" w14:textId="39E85A83" w:rsidR="00BC0910" w:rsidRDefault="00BC0910" w:rsidP="00BC0910">
      <w:r>
        <w:t xml:space="preserve">Desde este panel el profesor podrá visualizar diferentes gráficas en la que se podrán visualizar </w:t>
      </w:r>
      <w:del w:id="284" w:author="BRUNO BARUQUE ZANON" w:date="2016-02-01T20:21:00Z">
        <w:r w:rsidDel="004E55DC">
          <w:delText xml:space="preserve">diferentes </w:delText>
        </w:r>
      </w:del>
      <w:ins w:id="285" w:author="BRUNO BARUQUE ZANON" w:date="2016-02-01T20:21:00Z">
        <w:r w:rsidR="004E55DC">
          <w:t>algunos</w:t>
        </w:r>
        <w:r w:rsidR="004E55DC">
          <w:t xml:space="preserve"> </w:t>
        </w:r>
      </w:ins>
      <w:r>
        <w:t>datos globales acerca de las prácticas subidas por los alumnos.</w:t>
      </w:r>
    </w:p>
    <w:p w14:paraId="79951040" w14:textId="43C573E5" w:rsidR="00BC0910" w:rsidRDefault="00BC0910" w:rsidP="00BC0910">
      <w:r>
        <w:t>Además de poder generar estas gráficas globales, el profesor también podrá seleccionar las gráficas de un alumno en concreto.</w:t>
      </w:r>
    </w:p>
    <w:p w14:paraId="60EF91A2" w14:textId="61B2D209" w:rsidR="007744AE" w:rsidRDefault="007744AE" w:rsidP="007744AE">
      <w:pPr>
        <w:pStyle w:val="Ttulo4"/>
      </w:pPr>
      <w:r>
        <w:t>Aspecto inicial</w:t>
      </w:r>
    </w:p>
    <w:p w14:paraId="61FD0C15" w14:textId="0F93E70D" w:rsidR="00BC0910" w:rsidRDefault="00BC0910" w:rsidP="00BC0910">
      <w:r>
        <w:t>El aspecto de este panel sería el siguiente:</w:t>
      </w:r>
    </w:p>
    <w:p w14:paraId="57B9F7C9" w14:textId="77777777" w:rsidR="00772C34" w:rsidRDefault="00BC0910" w:rsidP="00772C34">
      <w:pPr>
        <w:keepNext/>
        <w:jc w:val="center"/>
      </w:pPr>
      <w:r>
        <w:rPr>
          <w:noProof/>
          <w:lang w:eastAsia="es-ES"/>
        </w:rPr>
        <w:lastRenderedPageBreak/>
        <w:drawing>
          <wp:inline distT="0" distB="0" distL="0" distR="0" wp14:anchorId="46AA8120" wp14:editId="3754F5F7">
            <wp:extent cx="3979215" cy="2264745"/>
            <wp:effectExtent l="0" t="0" r="2540" b="254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15347" cy="2285309"/>
                    </a:xfrm>
                    <a:prstGeom prst="rect">
                      <a:avLst/>
                    </a:prstGeom>
                  </pic:spPr>
                </pic:pic>
              </a:graphicData>
            </a:graphic>
          </wp:inline>
        </w:drawing>
      </w:r>
    </w:p>
    <w:p w14:paraId="4483CE73" w14:textId="01A2FC42" w:rsidR="00BC0910" w:rsidRDefault="00772C34" w:rsidP="00772C34">
      <w:pPr>
        <w:pStyle w:val="Epgrafe"/>
        <w:jc w:val="center"/>
      </w:pPr>
      <w:bookmarkStart w:id="286" w:name="_Toc442010277"/>
      <w:r>
        <w:t xml:space="preserve">Ilustración </w:t>
      </w:r>
      <w:fldSimple w:instr=" SEQ Ilustración \* ARABIC ">
        <w:r w:rsidR="00362B9A">
          <w:rPr>
            <w:noProof/>
          </w:rPr>
          <w:t>70</w:t>
        </w:r>
      </w:fldSimple>
      <w:r>
        <w:t>: Panel del profesor de gráficas</w:t>
      </w:r>
      <w:bookmarkEnd w:id="286"/>
    </w:p>
    <w:p w14:paraId="038AB3D2" w14:textId="731E31A6" w:rsidR="007744AE" w:rsidRDefault="007744AE" w:rsidP="007744AE">
      <w:pPr>
        <w:pStyle w:val="Ttulo4"/>
      </w:pPr>
      <w:r>
        <w:t>Selección de gráficas</w:t>
      </w:r>
    </w:p>
    <w:p w14:paraId="21F4D153" w14:textId="326632F2" w:rsidR="00BC0910" w:rsidRDefault="00BC0910" w:rsidP="00BC0910">
      <w:r>
        <w:t>Y si por ejemplo se seleccionan varias gráficas a mostrar, el aspecto sería el siguiente:</w:t>
      </w:r>
    </w:p>
    <w:p w14:paraId="13A5B55E" w14:textId="77777777" w:rsidR="00772C34" w:rsidRDefault="00BC0910" w:rsidP="00772C34">
      <w:pPr>
        <w:keepNext/>
        <w:jc w:val="center"/>
      </w:pPr>
      <w:r>
        <w:rPr>
          <w:noProof/>
          <w:lang w:eastAsia="es-ES"/>
        </w:rPr>
        <w:lastRenderedPageBreak/>
        <w:drawing>
          <wp:inline distT="0" distB="0" distL="0" distR="0" wp14:anchorId="5DFD2EF0" wp14:editId="0B2C7024">
            <wp:extent cx="3989880" cy="341091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17380" cy="3434424"/>
                    </a:xfrm>
                    <a:prstGeom prst="rect">
                      <a:avLst/>
                    </a:prstGeom>
                  </pic:spPr>
                </pic:pic>
              </a:graphicData>
            </a:graphic>
          </wp:inline>
        </w:drawing>
      </w:r>
    </w:p>
    <w:p w14:paraId="71ADC4DC" w14:textId="108F6A20" w:rsidR="00BC0910" w:rsidRDefault="00772C34" w:rsidP="00772C34">
      <w:pPr>
        <w:pStyle w:val="Epgrafe"/>
        <w:jc w:val="center"/>
      </w:pPr>
      <w:bookmarkStart w:id="287" w:name="_Toc442010278"/>
      <w:r>
        <w:t xml:space="preserve">Ilustración </w:t>
      </w:r>
      <w:fldSimple w:instr=" SEQ Ilustración \* ARABIC ">
        <w:r w:rsidR="00362B9A">
          <w:rPr>
            <w:noProof/>
          </w:rPr>
          <w:t>71</w:t>
        </w:r>
      </w:fldSimple>
      <w:r>
        <w:t>: Panel del profesor de selección de gráficas</w:t>
      </w:r>
      <w:bookmarkEnd w:id="287"/>
    </w:p>
    <w:p w14:paraId="4E88269D" w14:textId="77777777" w:rsidR="00BC0910" w:rsidRDefault="00BC0910" w:rsidP="00BC0910"/>
    <w:p w14:paraId="583E2223" w14:textId="7E0B2CC6" w:rsidR="00BC0910" w:rsidRDefault="00BC0910" w:rsidP="007744AE">
      <w:pPr>
        <w:pStyle w:val="Ttulo3"/>
      </w:pPr>
      <w:bookmarkStart w:id="288" w:name="_Toc442008790"/>
      <w:r>
        <w:t>Panel Plagios</w:t>
      </w:r>
      <w:bookmarkEnd w:id="288"/>
    </w:p>
    <w:p w14:paraId="62B07A7F" w14:textId="4691073E" w:rsidR="00BC0910" w:rsidRDefault="00BC0910" w:rsidP="00BC0910">
      <w:r>
        <w:t>En primer lugar, el profesor deberá seleccionar la opción “Plagios” desde el panel principal.</w:t>
      </w:r>
    </w:p>
    <w:p w14:paraId="18EC915B" w14:textId="1C81D67B" w:rsidR="00BC0910" w:rsidRDefault="00BC0910" w:rsidP="00BC0910">
      <w:r>
        <w:t>Desde este panel el profesor podrá realizar una comprobación de plagios entre la última práctica subida por todos los alumnos, o entre los alumnos que desee.</w:t>
      </w:r>
    </w:p>
    <w:p w14:paraId="1B04D3D4" w14:textId="233F2065" w:rsidR="007744AE" w:rsidRDefault="007744AE" w:rsidP="007744AE">
      <w:pPr>
        <w:pStyle w:val="Ttulo4"/>
      </w:pPr>
      <w:r>
        <w:t>Aspecto inicial</w:t>
      </w:r>
    </w:p>
    <w:p w14:paraId="1E757E7A" w14:textId="3C0DDD16" w:rsidR="00BC0910" w:rsidRDefault="00BC0910" w:rsidP="00BC0910">
      <w:r>
        <w:t>El aspecto de este panel es el siguiente:</w:t>
      </w:r>
    </w:p>
    <w:p w14:paraId="139C3BC1" w14:textId="312FD758" w:rsidR="00772C34" w:rsidRDefault="009A2BCB" w:rsidP="00772C34">
      <w:pPr>
        <w:keepNext/>
        <w:jc w:val="center"/>
      </w:pPr>
      <w:r>
        <w:rPr>
          <w:noProof/>
          <w:lang w:eastAsia="es-ES"/>
        </w:rPr>
        <w:lastRenderedPageBreak/>
        <w:drawing>
          <wp:anchor distT="0" distB="0" distL="114300" distR="114300" simplePos="0" relativeHeight="251678720" behindDoc="0" locked="0" layoutInCell="1" allowOverlap="1" wp14:anchorId="15C69F9F" wp14:editId="190D1566">
            <wp:simplePos x="0" y="0"/>
            <wp:positionH relativeFrom="column">
              <wp:posOffset>-54610</wp:posOffset>
            </wp:positionH>
            <wp:positionV relativeFrom="paragraph">
              <wp:posOffset>147320</wp:posOffset>
            </wp:positionV>
            <wp:extent cx="4029380" cy="1804313"/>
            <wp:effectExtent l="0" t="0" r="0" b="5715"/>
            <wp:wrapThrough wrapText="bothSides">
              <wp:wrapPolygon edited="0">
                <wp:start x="0" y="0"/>
                <wp:lineTo x="0" y="21440"/>
                <wp:lineTo x="21447" y="21440"/>
                <wp:lineTo x="21447"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029380" cy="1804313"/>
                    </a:xfrm>
                    <a:prstGeom prst="rect">
                      <a:avLst/>
                    </a:prstGeom>
                  </pic:spPr>
                </pic:pic>
              </a:graphicData>
            </a:graphic>
          </wp:anchor>
        </w:drawing>
      </w:r>
    </w:p>
    <w:p w14:paraId="2758358D" w14:textId="05E4AF90" w:rsidR="00BC0910" w:rsidRDefault="00772C34" w:rsidP="00772C34">
      <w:pPr>
        <w:pStyle w:val="Epgrafe"/>
        <w:jc w:val="center"/>
      </w:pPr>
      <w:bookmarkStart w:id="289" w:name="_Toc442010279"/>
      <w:r>
        <w:t xml:space="preserve">Ilustración </w:t>
      </w:r>
      <w:fldSimple w:instr=" SEQ Ilustración \* ARABIC ">
        <w:r w:rsidR="00362B9A">
          <w:rPr>
            <w:noProof/>
          </w:rPr>
          <w:t>72</w:t>
        </w:r>
      </w:fldSimple>
      <w:r>
        <w:t>: Panel del profesor de comprobación de plagios</w:t>
      </w:r>
      <w:bookmarkEnd w:id="289"/>
    </w:p>
    <w:p w14:paraId="2A91BFD2" w14:textId="5C3A55A6" w:rsidR="007744AE" w:rsidRDefault="007744AE" w:rsidP="007744AE">
      <w:pPr>
        <w:pStyle w:val="Ttulo4"/>
      </w:pPr>
      <w:r>
        <w:t>Comprobar plagios</w:t>
      </w:r>
    </w:p>
    <w:p w14:paraId="3C8B0F87" w14:textId="52B5A8AE" w:rsidR="00BC0910" w:rsidRDefault="007744AE" w:rsidP="00BC0910">
      <w:r>
        <w:t>S</w:t>
      </w:r>
      <w:r w:rsidR="00BC0910">
        <w:t>i por ejemplo el profesor quiere realizar una comprobación de plagios entre dos alumnos, el aspecto sería el siguiente:</w:t>
      </w:r>
    </w:p>
    <w:p w14:paraId="4C59E0BE" w14:textId="77777777" w:rsidR="00772C34" w:rsidRDefault="00BC0910" w:rsidP="00772C34">
      <w:pPr>
        <w:keepNext/>
        <w:jc w:val="center"/>
      </w:pPr>
      <w:r>
        <w:rPr>
          <w:noProof/>
          <w:lang w:eastAsia="es-ES"/>
        </w:rPr>
        <w:lastRenderedPageBreak/>
        <w:drawing>
          <wp:inline distT="0" distB="0" distL="0" distR="0" wp14:anchorId="4ED4F389" wp14:editId="7DB6A48E">
            <wp:extent cx="3913099" cy="3469056"/>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24162" cy="3478863"/>
                    </a:xfrm>
                    <a:prstGeom prst="rect">
                      <a:avLst/>
                    </a:prstGeom>
                  </pic:spPr>
                </pic:pic>
              </a:graphicData>
            </a:graphic>
          </wp:inline>
        </w:drawing>
      </w:r>
    </w:p>
    <w:p w14:paraId="6927200F" w14:textId="0A2423CE" w:rsidR="00BC0910" w:rsidRDefault="00772C34" w:rsidP="00772C34">
      <w:pPr>
        <w:pStyle w:val="Epgrafe"/>
        <w:jc w:val="center"/>
      </w:pPr>
      <w:bookmarkStart w:id="290" w:name="_Toc442010280"/>
      <w:r>
        <w:t xml:space="preserve">Ilustración </w:t>
      </w:r>
      <w:fldSimple w:instr=" SEQ Ilustración \* ARABIC ">
        <w:r w:rsidR="00362B9A">
          <w:rPr>
            <w:noProof/>
          </w:rPr>
          <w:t>73</w:t>
        </w:r>
      </w:fldSimple>
      <w:r>
        <w:t>: Panel del profesor de selección de plagios</w:t>
      </w:r>
      <w:bookmarkEnd w:id="290"/>
    </w:p>
    <w:p w14:paraId="2D993AC7" w14:textId="77777777" w:rsidR="00BC0910" w:rsidRDefault="00BC0910" w:rsidP="00BC0910">
      <w:r>
        <w:t>Desde el botón habilitado “Ver Reporte” podrá ver los posibles plagios entre las prácticas de los alumnos seleccionados.</w:t>
      </w:r>
    </w:p>
    <w:p w14:paraId="265EAED3" w14:textId="60114B7E" w:rsidR="00125F1A" w:rsidRDefault="00125F1A" w:rsidP="00125F1A">
      <w:pPr>
        <w:pStyle w:val="Ttulo2"/>
      </w:pPr>
      <w:bookmarkStart w:id="291" w:name="_Toc442008791"/>
      <w:r>
        <w:t>Manual del alumno</w:t>
      </w:r>
      <w:bookmarkEnd w:id="291"/>
    </w:p>
    <w:p w14:paraId="1289FC57" w14:textId="64FF8406" w:rsidR="00125F1A" w:rsidRDefault="00125F1A" w:rsidP="00125F1A">
      <w:r>
        <w:t>En este apartado se muestra el manual del alumno para poder utilizar la aplicación. Se presupone que el alumno ha accedido a la aplicación correctamente desde la tarea correspondiente de Moodle.</w:t>
      </w:r>
    </w:p>
    <w:p w14:paraId="13DB1AE8" w14:textId="57A3FB97" w:rsidR="007744AE" w:rsidRDefault="007744AE" w:rsidP="007744AE">
      <w:pPr>
        <w:pStyle w:val="Ttulo3"/>
      </w:pPr>
      <w:bookmarkStart w:id="292" w:name="_Toc442008792"/>
      <w:r>
        <w:t>Aspecto Inicial</w:t>
      </w:r>
      <w:bookmarkEnd w:id="292"/>
    </w:p>
    <w:p w14:paraId="37C198EB" w14:textId="14C605FC" w:rsidR="007744AE" w:rsidRPr="007744AE" w:rsidRDefault="007744AE" w:rsidP="007744AE">
      <w:pPr>
        <w:pStyle w:val="Cuerpo"/>
      </w:pPr>
      <w:r>
        <w:t>La página que se le mostrará al alumno al acceder a la aplicación variará dependiendo de si este todavía no ha subido ninguna práctica o si ya lo ha hecho.</w:t>
      </w:r>
    </w:p>
    <w:p w14:paraId="48F7AA5E" w14:textId="52B4096A" w:rsidR="007744AE" w:rsidRDefault="007744AE" w:rsidP="007744AE">
      <w:pPr>
        <w:pStyle w:val="Ttulo4"/>
      </w:pPr>
      <w:r>
        <w:t>Ninguna práctica subida</w:t>
      </w:r>
    </w:p>
    <w:p w14:paraId="23EDB131" w14:textId="77777777" w:rsidR="007744AE" w:rsidRDefault="007744AE" w:rsidP="007744AE">
      <w:r>
        <w:t>Si el alumno ha subido ninguna práctica, el aspecto de su panel es el siguiente:</w:t>
      </w:r>
    </w:p>
    <w:p w14:paraId="0CCE2EEC" w14:textId="77777777" w:rsidR="00772C34" w:rsidRDefault="007744AE" w:rsidP="00772C34">
      <w:pPr>
        <w:keepNext/>
        <w:jc w:val="center"/>
      </w:pPr>
      <w:r>
        <w:lastRenderedPageBreak/>
        <w:br/>
      </w:r>
      <w:r>
        <w:rPr>
          <w:noProof/>
          <w:lang w:eastAsia="es-ES"/>
        </w:rPr>
        <w:drawing>
          <wp:inline distT="0" distB="0" distL="0" distR="0" wp14:anchorId="20172ABF" wp14:editId="759F6130">
            <wp:extent cx="3934130" cy="2088734"/>
            <wp:effectExtent l="0" t="0" r="0"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50948" cy="2097663"/>
                    </a:xfrm>
                    <a:prstGeom prst="rect">
                      <a:avLst/>
                    </a:prstGeom>
                  </pic:spPr>
                </pic:pic>
              </a:graphicData>
            </a:graphic>
          </wp:inline>
        </w:drawing>
      </w:r>
    </w:p>
    <w:p w14:paraId="45786B85" w14:textId="12417853" w:rsidR="007744AE" w:rsidRPr="007744AE" w:rsidRDefault="00772C34" w:rsidP="00772C34">
      <w:pPr>
        <w:pStyle w:val="Epgrafe"/>
        <w:jc w:val="center"/>
      </w:pPr>
      <w:bookmarkStart w:id="293" w:name="_Toc442010281"/>
      <w:r>
        <w:t xml:space="preserve">Ilustración </w:t>
      </w:r>
      <w:fldSimple w:instr=" SEQ Ilustración \* ARABIC ">
        <w:r w:rsidR="00362B9A">
          <w:rPr>
            <w:noProof/>
          </w:rPr>
          <w:t>74</w:t>
        </w:r>
      </w:fldSimple>
      <w:r>
        <w:t>: Panel principal del alumno</w:t>
      </w:r>
      <w:bookmarkEnd w:id="293"/>
    </w:p>
    <w:p w14:paraId="12FB6DE8" w14:textId="495E65E9" w:rsidR="007744AE" w:rsidRPr="007744AE" w:rsidRDefault="007744AE" w:rsidP="007744AE">
      <w:pPr>
        <w:pStyle w:val="Ttulo4"/>
      </w:pPr>
      <w:r>
        <w:t>Práctica subida</w:t>
      </w:r>
    </w:p>
    <w:p w14:paraId="0571420C" w14:textId="290C7891" w:rsidR="00125F1A" w:rsidRDefault="00301B36" w:rsidP="00125F1A">
      <w:r>
        <w:t>Si el alumno sí que ha subido prácticas, entonces en la parte inferior podrá visualizar los reportes y las gráficas correspondientes a la última práctica subida:</w:t>
      </w:r>
    </w:p>
    <w:p w14:paraId="4DF8F2E8" w14:textId="77777777" w:rsidR="00772C34" w:rsidRDefault="00301B36" w:rsidP="00772C34">
      <w:pPr>
        <w:keepNext/>
        <w:jc w:val="center"/>
      </w:pPr>
      <w:r>
        <w:rPr>
          <w:noProof/>
          <w:lang w:eastAsia="es-ES"/>
        </w:rPr>
        <w:lastRenderedPageBreak/>
        <w:drawing>
          <wp:inline distT="0" distB="0" distL="0" distR="0" wp14:anchorId="71144FB4" wp14:editId="6ABAAC62">
            <wp:extent cx="4026296" cy="306801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35705" cy="3075185"/>
                    </a:xfrm>
                    <a:prstGeom prst="rect">
                      <a:avLst/>
                    </a:prstGeom>
                  </pic:spPr>
                </pic:pic>
              </a:graphicData>
            </a:graphic>
          </wp:inline>
        </w:drawing>
      </w:r>
    </w:p>
    <w:p w14:paraId="17EAE2D3" w14:textId="2A5E16BC" w:rsidR="00301B36" w:rsidRDefault="00772C34" w:rsidP="00772C34">
      <w:pPr>
        <w:pStyle w:val="Epgrafe"/>
        <w:jc w:val="center"/>
      </w:pPr>
      <w:bookmarkStart w:id="294" w:name="_Toc442010282"/>
      <w:r>
        <w:t xml:space="preserve">Ilustración </w:t>
      </w:r>
      <w:fldSimple w:instr=" SEQ Ilustración \* ARABIC ">
        <w:r w:rsidR="00362B9A">
          <w:rPr>
            <w:noProof/>
          </w:rPr>
          <w:t>75</w:t>
        </w:r>
      </w:fldSimple>
      <w:r>
        <w:t>: Panel del alumno visualización de gráficas y reportes</w:t>
      </w:r>
      <w:bookmarkEnd w:id="294"/>
    </w:p>
    <w:p w14:paraId="5309B369" w14:textId="77777777" w:rsidR="00301B36" w:rsidRDefault="00301B36" w:rsidP="00301B36">
      <w:pPr>
        <w:jc w:val="center"/>
      </w:pPr>
    </w:p>
    <w:p w14:paraId="3F52C4DB" w14:textId="77777777" w:rsidR="00301B36" w:rsidRDefault="00301B36" w:rsidP="00301B36">
      <w:pPr>
        <w:jc w:val="center"/>
      </w:pPr>
    </w:p>
    <w:p w14:paraId="0E94DFDB" w14:textId="1A54FD27" w:rsidR="00301B36" w:rsidRDefault="00301B36" w:rsidP="00301B36">
      <w:pPr>
        <w:pStyle w:val="Ttulo3"/>
      </w:pPr>
      <w:bookmarkStart w:id="295" w:name="_Toc442008793"/>
      <w:r>
        <w:t>Información y Enunciado</w:t>
      </w:r>
      <w:bookmarkEnd w:id="295"/>
    </w:p>
    <w:p w14:paraId="498078C4" w14:textId="66AF8868" w:rsidR="00301B36" w:rsidRDefault="00301B36" w:rsidP="00301B36">
      <w:pPr>
        <w:pStyle w:val="Cuerpo"/>
      </w:pPr>
      <w:r>
        <w:t xml:space="preserve">El alumno podrá consultar la información referente a qué </w:t>
      </w:r>
      <w:del w:id="296" w:author="BRUNO BARUQUE ZANON" w:date="2016-02-01T20:22:00Z">
        <w:r w:rsidDel="00116A3E">
          <w:delText xml:space="preserve">características </w:delText>
        </w:r>
      </w:del>
      <w:ins w:id="297" w:author="BRUNO BARUQUE ZANON" w:date="2016-02-01T20:22:00Z">
        <w:r w:rsidR="00116A3E">
          <w:t>requisitos</w:t>
        </w:r>
        <w:r w:rsidR="00116A3E">
          <w:t xml:space="preserve"> </w:t>
        </w:r>
      </w:ins>
      <w:r>
        <w:t xml:space="preserve">debe de </w:t>
      </w:r>
      <w:del w:id="298" w:author="BRUNO BARUQUE ZANON" w:date="2016-02-01T20:22:00Z">
        <w:r w:rsidDel="00116A3E">
          <w:delText xml:space="preserve">tener </w:delText>
        </w:r>
      </w:del>
      <w:ins w:id="299" w:author="BRUNO BARUQUE ZANON" w:date="2016-02-01T20:22:00Z">
        <w:r w:rsidR="00116A3E">
          <w:t>cumplir</w:t>
        </w:r>
        <w:r w:rsidR="00116A3E">
          <w:t xml:space="preserve"> </w:t>
        </w:r>
      </w:ins>
      <w:r>
        <w:t xml:space="preserve">la práctica que va a </w:t>
      </w:r>
      <w:del w:id="300" w:author="BRUNO BARUQUE ZANON" w:date="2016-02-01T20:23:00Z">
        <w:r w:rsidDel="00116A3E">
          <w:delText>subir</w:delText>
        </w:r>
      </w:del>
      <w:ins w:id="301" w:author="BRUNO BARUQUE ZANON" w:date="2016-02-01T20:23:00Z">
        <w:r w:rsidR="00116A3E">
          <w:t>entrega</w:t>
        </w:r>
        <w:r w:rsidR="00116A3E">
          <w:t>r</w:t>
        </w:r>
      </w:ins>
      <w:r>
        <w:t>, y también podrá consultar el enunciado de la misma.</w:t>
      </w:r>
    </w:p>
    <w:p w14:paraId="72558E5B" w14:textId="602FD2DE" w:rsidR="00301B36" w:rsidRDefault="00301B36" w:rsidP="00301B36">
      <w:pPr>
        <w:pStyle w:val="Cuerpo"/>
      </w:pPr>
      <w:r>
        <w:t>Para consultar ambas, se deberá de colocar el cursor encima de las dos imágenes presentes en el título del panel:</w:t>
      </w:r>
    </w:p>
    <w:p w14:paraId="4778DB36" w14:textId="77777777" w:rsidR="00772C34" w:rsidRDefault="00301B36" w:rsidP="00772C34">
      <w:pPr>
        <w:pStyle w:val="Cuerpo"/>
        <w:keepNext/>
        <w:jc w:val="center"/>
      </w:pPr>
      <w:r>
        <w:rPr>
          <w:noProof/>
          <w:lang w:eastAsia="es-ES"/>
        </w:rPr>
        <w:drawing>
          <wp:inline distT="0" distB="0" distL="0" distR="0" wp14:anchorId="08318F1D" wp14:editId="66B0ABF0">
            <wp:extent cx="4029380" cy="65529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95524" cy="666052"/>
                    </a:xfrm>
                    <a:prstGeom prst="rect">
                      <a:avLst/>
                    </a:prstGeom>
                  </pic:spPr>
                </pic:pic>
              </a:graphicData>
            </a:graphic>
          </wp:inline>
        </w:drawing>
      </w:r>
    </w:p>
    <w:p w14:paraId="1F822E1D" w14:textId="3E707927" w:rsidR="00301B36" w:rsidRDefault="00772C34" w:rsidP="00772C34">
      <w:pPr>
        <w:pStyle w:val="Epgrafe"/>
        <w:jc w:val="center"/>
      </w:pPr>
      <w:bookmarkStart w:id="302" w:name="_Toc442010283"/>
      <w:r>
        <w:t xml:space="preserve">Ilustración </w:t>
      </w:r>
      <w:fldSimple w:instr=" SEQ Ilustración \* ARABIC ">
        <w:r w:rsidR="00362B9A">
          <w:rPr>
            <w:noProof/>
          </w:rPr>
          <w:t>76</w:t>
        </w:r>
      </w:fldSimple>
      <w:r>
        <w:t>: Panel del alumno información y enunciado</w:t>
      </w:r>
      <w:bookmarkEnd w:id="302"/>
    </w:p>
    <w:p w14:paraId="3F4F1A82" w14:textId="1C7723A1" w:rsidR="00301B36" w:rsidRDefault="00301B36" w:rsidP="00301B36">
      <w:pPr>
        <w:pStyle w:val="Ttulo3"/>
      </w:pPr>
      <w:bookmarkStart w:id="303" w:name="_Toc442008794"/>
      <w:r>
        <w:lastRenderedPageBreak/>
        <w:t>Parámetros de la tarea</w:t>
      </w:r>
      <w:bookmarkEnd w:id="303"/>
    </w:p>
    <w:p w14:paraId="158DCE3A" w14:textId="476547D5" w:rsidR="00301B36" w:rsidRDefault="00301B36" w:rsidP="00301B36">
      <w:pPr>
        <w:pStyle w:val="Cuerpo"/>
      </w:pPr>
      <w:r>
        <w:t>El alumno podrá en todo momento consultar los parámetros de la tarea, además de poder ver el número de intentos que ha realizado.</w:t>
      </w:r>
      <w:bookmarkStart w:id="304" w:name="_GoBack"/>
      <w:bookmarkEnd w:id="304"/>
    </w:p>
    <w:p w14:paraId="66C5A559" w14:textId="11CE48D7" w:rsidR="00301B36" w:rsidRDefault="00301B36" w:rsidP="00301B36">
      <w:pPr>
        <w:pStyle w:val="Cuerpo"/>
      </w:pPr>
      <w:r>
        <w:t>Para ello deberá de pinchar en el botón “Ver” situado al lado de la etiqueta “Parámetros de la tarea” presente en el formulario. Tras pincharle, se abrirá una pequeña ventana que contendrá el siguiente aspecto:</w:t>
      </w:r>
    </w:p>
    <w:p w14:paraId="0F4B44BA" w14:textId="77777777" w:rsidR="00772C34" w:rsidRDefault="00301B36" w:rsidP="00772C34">
      <w:pPr>
        <w:pStyle w:val="Cuerpo"/>
        <w:keepNext/>
        <w:jc w:val="center"/>
      </w:pPr>
      <w:r>
        <w:rPr>
          <w:noProof/>
          <w:lang w:eastAsia="es-ES"/>
        </w:rPr>
        <w:drawing>
          <wp:inline distT="0" distB="0" distL="0" distR="0" wp14:anchorId="030F0E58" wp14:editId="0316683B">
            <wp:extent cx="3937158" cy="2910738"/>
            <wp:effectExtent l="0" t="0" r="635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70351" cy="2935277"/>
                    </a:xfrm>
                    <a:prstGeom prst="rect">
                      <a:avLst/>
                    </a:prstGeom>
                  </pic:spPr>
                </pic:pic>
              </a:graphicData>
            </a:graphic>
          </wp:inline>
        </w:drawing>
      </w:r>
    </w:p>
    <w:p w14:paraId="62729705" w14:textId="2844E961" w:rsidR="00301B36" w:rsidRDefault="00772C34" w:rsidP="00772C34">
      <w:pPr>
        <w:pStyle w:val="Epgrafe"/>
        <w:jc w:val="center"/>
      </w:pPr>
      <w:bookmarkStart w:id="305" w:name="_Toc442010284"/>
      <w:r>
        <w:t xml:space="preserve">Ilustración </w:t>
      </w:r>
      <w:fldSimple w:instr=" SEQ Ilustración \* ARABIC ">
        <w:r w:rsidR="00362B9A">
          <w:rPr>
            <w:noProof/>
          </w:rPr>
          <w:t>77</w:t>
        </w:r>
      </w:fldSimple>
      <w:r>
        <w:t>: Panel del alumno parámetros de la tarea</w:t>
      </w:r>
      <w:bookmarkEnd w:id="305"/>
    </w:p>
    <w:p w14:paraId="31CD0ABE" w14:textId="57BBAAFC" w:rsidR="00301B36" w:rsidRDefault="00301B36" w:rsidP="00301B36">
      <w:pPr>
        <w:pStyle w:val="Ttulo3"/>
      </w:pPr>
      <w:bookmarkStart w:id="306" w:name="_Toc442008795"/>
      <w:r>
        <w:t>Subir práctica</w:t>
      </w:r>
      <w:bookmarkEnd w:id="306"/>
    </w:p>
    <w:p w14:paraId="3869BFAD" w14:textId="7217B660" w:rsidR="00301B36" w:rsidRDefault="00301B36" w:rsidP="00301B36">
      <w:pPr>
        <w:pStyle w:val="Cuerpo"/>
      </w:pPr>
      <w:r>
        <w:t>El alumno podrá seleccionar la práctica que desea subir para su corrección desde la opción “Fichero a subir” presente en el formulario.</w:t>
      </w:r>
    </w:p>
    <w:p w14:paraId="3D84B539" w14:textId="45C06D69" w:rsidR="00301B36" w:rsidRDefault="00301B36" w:rsidP="00301B36">
      <w:pPr>
        <w:pStyle w:val="Cuerpo"/>
      </w:pPr>
      <w:r>
        <w:t>Después de seleccionar la opción “Subir” del formulario, al alumno se le podrán mostrar diferentes mensajes</w:t>
      </w:r>
      <w:r w:rsidR="00DA5CBB">
        <w:t xml:space="preserve"> (que aparecerán en la parte superior derecha del panel)</w:t>
      </w:r>
      <w:r>
        <w:t xml:space="preserve"> en función de las características de la práctica subida:</w:t>
      </w:r>
    </w:p>
    <w:p w14:paraId="22D70A6C" w14:textId="77777777" w:rsidR="00DA5CBB" w:rsidRDefault="00DA5CBB" w:rsidP="00711285">
      <w:pPr>
        <w:pStyle w:val="Cuerpo"/>
        <w:numPr>
          <w:ilvl w:val="0"/>
          <w:numId w:val="38"/>
        </w:numPr>
      </w:pPr>
      <w:r>
        <w:t>La práctica subida ha superado la fecha límite de entrega.</w:t>
      </w:r>
    </w:p>
    <w:p w14:paraId="0790720C" w14:textId="5720B602" w:rsidR="00DA5CBB" w:rsidRDefault="00DA5CBB" w:rsidP="00711285">
      <w:pPr>
        <w:pStyle w:val="Cuerpo"/>
        <w:numPr>
          <w:ilvl w:val="0"/>
          <w:numId w:val="38"/>
        </w:numPr>
      </w:pPr>
      <w:r>
        <w:lastRenderedPageBreak/>
        <w:t>Se ha realizado ya el número máximo de intentos posibles de subida de prácticas.</w:t>
      </w:r>
    </w:p>
    <w:p w14:paraId="5C18B602" w14:textId="22155EE6" w:rsidR="00DA5CBB" w:rsidRDefault="00DA5CBB" w:rsidP="00711285">
      <w:pPr>
        <w:pStyle w:val="Cuerpo"/>
        <w:numPr>
          <w:ilvl w:val="0"/>
          <w:numId w:val="38"/>
        </w:numPr>
      </w:pPr>
      <w:r>
        <w:t>L</w:t>
      </w:r>
      <w:r w:rsidR="00301B36">
        <w:t xml:space="preserve">a práctica subida </w:t>
      </w:r>
      <w:r>
        <w:t>no está dentro de un fichero .</w:t>
      </w:r>
      <w:proofErr w:type="spellStart"/>
      <w:r>
        <w:t>zip</w:t>
      </w:r>
      <w:proofErr w:type="spellEnd"/>
      <w:r>
        <w:t>.</w:t>
      </w:r>
    </w:p>
    <w:p w14:paraId="216E5C7F" w14:textId="630CBA54" w:rsidR="00DA5CBB" w:rsidRDefault="00DA5CBB" w:rsidP="00711285">
      <w:pPr>
        <w:pStyle w:val="Cuerpo"/>
        <w:numPr>
          <w:ilvl w:val="0"/>
          <w:numId w:val="38"/>
        </w:numPr>
      </w:pPr>
      <w:r>
        <w:t>La práctica subida no contiene la estructura de carpetas correcta, acorde al paquete establecido por el profesor.</w:t>
      </w:r>
    </w:p>
    <w:p w14:paraId="1CF34398" w14:textId="3FFAB048" w:rsidR="00DA5CBB" w:rsidRDefault="00DA5CBB" w:rsidP="00711285">
      <w:pPr>
        <w:pStyle w:val="Cuerpo"/>
        <w:numPr>
          <w:ilvl w:val="0"/>
          <w:numId w:val="38"/>
        </w:numPr>
      </w:pPr>
      <w:r>
        <w:t>La práctica subida tiene errores de compilación.</w:t>
      </w:r>
    </w:p>
    <w:p w14:paraId="1921C7CD" w14:textId="060247F9" w:rsidR="00DA5CBB" w:rsidRDefault="00DA5CBB" w:rsidP="00711285">
      <w:pPr>
        <w:pStyle w:val="Cuerpo"/>
        <w:numPr>
          <w:ilvl w:val="0"/>
          <w:numId w:val="38"/>
        </w:numPr>
      </w:pPr>
      <w:r>
        <w:t>La práctica subida tiene bucles infinitos, y por lo tanto no se ejecutan los test.</w:t>
      </w:r>
    </w:p>
    <w:p w14:paraId="176E8573" w14:textId="2B757F5D" w:rsidR="00DA5CBB" w:rsidRDefault="00DA5CBB" w:rsidP="00711285">
      <w:pPr>
        <w:pStyle w:val="Cuerpo"/>
        <w:numPr>
          <w:ilvl w:val="0"/>
          <w:numId w:val="38"/>
        </w:numPr>
      </w:pPr>
      <w:r>
        <w:t xml:space="preserve">La práctica subida es correcta, y por lo tanto se realizará el proceso de corrección de la misma. </w:t>
      </w:r>
    </w:p>
    <w:p w14:paraId="70B9A1E7" w14:textId="3976E5B2" w:rsidR="00DA5CBB" w:rsidRDefault="00DA5CBB" w:rsidP="00DA5CBB">
      <w:pPr>
        <w:pStyle w:val="Cuerpo"/>
      </w:pPr>
      <w:r>
        <w:t xml:space="preserve">Un ejemplo de un mensaje que puede aparecer sería el siguiente, el cual se corresponde con una subida de práctica que no está dentro de un </w:t>
      </w:r>
      <w:proofErr w:type="spellStart"/>
      <w:r>
        <w:t>zip</w:t>
      </w:r>
      <w:proofErr w:type="spellEnd"/>
      <w:r>
        <w:t>:</w:t>
      </w:r>
    </w:p>
    <w:p w14:paraId="419458C3" w14:textId="77777777" w:rsidR="00772C34" w:rsidRDefault="00DA5CBB" w:rsidP="00772C34">
      <w:pPr>
        <w:pStyle w:val="Cuerpo"/>
        <w:keepNext/>
        <w:jc w:val="center"/>
      </w:pPr>
      <w:r>
        <w:rPr>
          <w:noProof/>
          <w:lang w:eastAsia="es-ES"/>
        </w:rPr>
        <w:drawing>
          <wp:inline distT="0" distB="0" distL="0" distR="0" wp14:anchorId="12A194D8" wp14:editId="635C8DD2">
            <wp:extent cx="2941608" cy="542888"/>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9077" r="2473" b="16988"/>
                    <a:stretch/>
                  </pic:blipFill>
                  <pic:spPr bwMode="auto">
                    <a:xfrm>
                      <a:off x="0" y="0"/>
                      <a:ext cx="2996844" cy="553082"/>
                    </a:xfrm>
                    <a:prstGeom prst="rect">
                      <a:avLst/>
                    </a:prstGeom>
                    <a:ln>
                      <a:noFill/>
                    </a:ln>
                    <a:extLst>
                      <a:ext uri="{53640926-AAD7-44D8-BBD7-CCE9431645EC}">
                        <a14:shadowObscured xmlns:a14="http://schemas.microsoft.com/office/drawing/2010/main"/>
                      </a:ext>
                    </a:extLst>
                  </pic:spPr>
                </pic:pic>
              </a:graphicData>
            </a:graphic>
          </wp:inline>
        </w:drawing>
      </w:r>
    </w:p>
    <w:p w14:paraId="1D6A4909" w14:textId="0B46416D" w:rsidR="00DA5CBB" w:rsidRDefault="00772C34" w:rsidP="00772C34">
      <w:pPr>
        <w:pStyle w:val="Epgrafe"/>
        <w:jc w:val="center"/>
      </w:pPr>
      <w:bookmarkStart w:id="307" w:name="_Toc442010285"/>
      <w:r>
        <w:t xml:space="preserve">Ilustración </w:t>
      </w:r>
      <w:fldSimple w:instr=" SEQ Ilustración \* ARABIC ">
        <w:r w:rsidR="00362B9A">
          <w:rPr>
            <w:noProof/>
          </w:rPr>
          <w:t>78</w:t>
        </w:r>
      </w:fldSimple>
      <w:r>
        <w:t>: Panel del alumno error subida de práctica</w:t>
      </w:r>
      <w:bookmarkEnd w:id="307"/>
    </w:p>
    <w:p w14:paraId="022077A0" w14:textId="2C69B086" w:rsidR="00DA5CBB" w:rsidRDefault="00DA5CBB" w:rsidP="00DA5CBB">
      <w:pPr>
        <w:pStyle w:val="Ttulo3"/>
      </w:pPr>
      <w:bookmarkStart w:id="308" w:name="_Toc442008796"/>
      <w:r>
        <w:t>Ver reportes y gráficas</w:t>
      </w:r>
      <w:bookmarkEnd w:id="308"/>
    </w:p>
    <w:p w14:paraId="0CD69882" w14:textId="0AB3248C" w:rsidR="00DA5CBB" w:rsidRDefault="00DA5CBB" w:rsidP="00DA5CBB">
      <w:pPr>
        <w:pStyle w:val="Cuerpo"/>
      </w:pPr>
      <w:r>
        <w:t>El alumno podrá ver los reportes y las gráficas correspondientes a la última práctica subida.</w:t>
      </w:r>
    </w:p>
    <w:p w14:paraId="4C7A4B9A" w14:textId="4F1A7D85" w:rsidR="00DA5CBB" w:rsidRDefault="00DA5CBB" w:rsidP="00DA5CBB">
      <w:pPr>
        <w:pStyle w:val="Cuerpo"/>
      </w:pPr>
      <w:r>
        <w:t>Para ello simplemente deberá de pinchar en los botones de reportes, o en caso contrario si quiere visualizar gráficas en la opción correspondiente:</w:t>
      </w:r>
    </w:p>
    <w:p w14:paraId="434A7DCF" w14:textId="77777777" w:rsidR="00772C34" w:rsidRDefault="00DA5CBB" w:rsidP="00772C34">
      <w:pPr>
        <w:pStyle w:val="Cuerpo"/>
        <w:keepNext/>
      </w:pPr>
      <w:r>
        <w:rPr>
          <w:noProof/>
          <w:lang w:eastAsia="es-ES"/>
        </w:rPr>
        <w:drawing>
          <wp:inline distT="0" distB="0" distL="0" distR="0" wp14:anchorId="38CA11F6" wp14:editId="7A46B385">
            <wp:extent cx="3934130" cy="110612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75929" cy="1117879"/>
                    </a:xfrm>
                    <a:prstGeom prst="rect">
                      <a:avLst/>
                    </a:prstGeom>
                  </pic:spPr>
                </pic:pic>
              </a:graphicData>
            </a:graphic>
          </wp:inline>
        </w:drawing>
      </w:r>
    </w:p>
    <w:p w14:paraId="35C7DA9D" w14:textId="560D48FC" w:rsidR="00DA5CBB" w:rsidRPr="00DA5CBB" w:rsidRDefault="00772C34" w:rsidP="00772C34">
      <w:pPr>
        <w:pStyle w:val="Epgrafe"/>
        <w:jc w:val="center"/>
      </w:pPr>
      <w:bookmarkStart w:id="309" w:name="_Toc442010286"/>
      <w:r>
        <w:t xml:space="preserve">Ilustración </w:t>
      </w:r>
      <w:fldSimple w:instr=" SEQ Ilustración \* ARABIC ">
        <w:r w:rsidR="00362B9A">
          <w:rPr>
            <w:noProof/>
          </w:rPr>
          <w:t>79</w:t>
        </w:r>
      </w:fldSimple>
      <w:r>
        <w:t>: Panel del alumno ver reportes y gráficas</w:t>
      </w:r>
      <w:bookmarkEnd w:id="309"/>
    </w:p>
    <w:p w14:paraId="0361C4E5" w14:textId="77777777" w:rsidR="00DA5CBB" w:rsidRDefault="00125F1A" w:rsidP="00BC0910">
      <w:pPr>
        <w:pStyle w:val="Ttulo2"/>
      </w:pPr>
      <w:bookmarkStart w:id="310" w:name="_Toc442008797"/>
      <w:r>
        <w:lastRenderedPageBreak/>
        <w:t>Cambiar Idioma</w:t>
      </w:r>
      <w:bookmarkEnd w:id="310"/>
    </w:p>
    <w:p w14:paraId="06865297" w14:textId="32AA9003" w:rsidR="00DA5CBB" w:rsidRDefault="00DA5CBB" w:rsidP="00DA5CBB">
      <w:r>
        <w:t>Por último, y aplicado tanto al panel del profesor como al de los alumnos, ambos tipos de usuarios podrán cambiar el idioma de la aplicación de español a inglés y al revés.</w:t>
      </w:r>
    </w:p>
    <w:p w14:paraId="2D6FBCCB" w14:textId="2FBF1598" w:rsidR="00DA5CBB" w:rsidRDefault="00DA5CBB" w:rsidP="00DA5CBB">
      <w:r>
        <w:t>Para ello simplemente tendrán que pinchar en la opción “Cambiar Idioma” presente en la barra de navegación, y automáticamente el idioma de la misma será cambiado:</w:t>
      </w:r>
    </w:p>
    <w:p w14:paraId="452DDB0F" w14:textId="77777777" w:rsidR="00772C34" w:rsidRDefault="00DA5CBB" w:rsidP="00772C34">
      <w:pPr>
        <w:keepNext/>
        <w:jc w:val="center"/>
      </w:pPr>
      <w:r>
        <w:rPr>
          <w:noProof/>
          <w:lang w:eastAsia="es-ES"/>
        </w:rPr>
        <w:drawing>
          <wp:inline distT="0" distB="0" distL="0" distR="0" wp14:anchorId="3BBAD3DC" wp14:editId="2C0B4C05">
            <wp:extent cx="1180534" cy="414068"/>
            <wp:effectExtent l="0" t="0" r="635" b="508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185667" cy="415868"/>
                    </a:xfrm>
                    <a:prstGeom prst="rect">
                      <a:avLst/>
                    </a:prstGeom>
                  </pic:spPr>
                </pic:pic>
              </a:graphicData>
            </a:graphic>
          </wp:inline>
        </w:drawing>
      </w:r>
    </w:p>
    <w:p w14:paraId="0B39AE36" w14:textId="39702E67" w:rsidR="00772C34" w:rsidRDefault="00772C34" w:rsidP="00772C34">
      <w:pPr>
        <w:pStyle w:val="Epgrafe"/>
        <w:jc w:val="center"/>
      </w:pPr>
      <w:bookmarkStart w:id="311" w:name="_Toc442010287"/>
      <w:r>
        <w:t xml:space="preserve">Ilustración </w:t>
      </w:r>
      <w:fldSimple w:instr=" SEQ Ilustración \* ARABIC ">
        <w:r w:rsidR="00362B9A">
          <w:rPr>
            <w:noProof/>
          </w:rPr>
          <w:t>80</w:t>
        </w:r>
      </w:fldSimple>
      <w:r>
        <w:t>: Cambiar idioma</w:t>
      </w:r>
      <w:bookmarkEnd w:id="311"/>
    </w:p>
    <w:p w14:paraId="671511ED" w14:textId="5CA87218" w:rsidR="00F33AA8" w:rsidRDefault="00F33AA8" w:rsidP="00DA5CBB">
      <w:pPr>
        <w:jc w:val="center"/>
      </w:pPr>
      <w:r>
        <w:br w:type="page"/>
      </w:r>
    </w:p>
    <w:p w14:paraId="2E5D8D09" w14:textId="77777777" w:rsidR="00F33AA8" w:rsidRDefault="00F33AA8" w:rsidP="00F33AA8">
      <w:pPr>
        <w:pStyle w:val="Ttulo1"/>
      </w:pPr>
      <w:bookmarkStart w:id="312" w:name="_Toc442008798"/>
      <w:r>
        <w:lastRenderedPageBreak/>
        <w:t>Bibliografía</w:t>
      </w:r>
      <w:bookmarkEnd w:id="312"/>
    </w:p>
    <w:p w14:paraId="30405E86" w14:textId="77777777" w:rsidR="004B1605" w:rsidRPr="004B1605" w:rsidRDefault="00F33AA8" w:rsidP="004B1605">
      <w:pPr>
        <w:pStyle w:val="Bibliografa"/>
        <w:rPr>
          <w:rFonts w:ascii="Calibri" w:hAnsi="Calibri"/>
        </w:rPr>
      </w:pPr>
      <w:r>
        <w:fldChar w:fldCharType="begin"/>
      </w:r>
      <w:r w:rsidR="004C367F">
        <w:instrText xml:space="preserve"> ADDIN ZOTERO_BIBL {"custom":[]} CSL_BIBLIOGRAPHY </w:instrText>
      </w:r>
      <w:r>
        <w:fldChar w:fldCharType="separate"/>
      </w:r>
      <w:r w:rsidR="004B1605" w:rsidRPr="004B1605">
        <w:rPr>
          <w:rFonts w:ascii="Calibri" w:hAnsi="Calibri"/>
        </w:rPr>
        <w:t>[1]</w:t>
      </w:r>
      <w:r w:rsidR="004B1605" w:rsidRPr="004B1605">
        <w:rPr>
          <w:rFonts w:ascii="Calibri" w:hAnsi="Calibri"/>
        </w:rPr>
        <w:tab/>
        <w:t xml:space="preserve">«Apache License», </w:t>
      </w:r>
      <w:r w:rsidR="004B1605" w:rsidRPr="004B1605">
        <w:rPr>
          <w:rFonts w:ascii="Calibri" w:hAnsi="Calibri"/>
          <w:i/>
          <w:iCs/>
        </w:rPr>
        <w:t>Wikipedia, la enciclopedia libre</w:t>
      </w:r>
      <w:r w:rsidR="004B1605" w:rsidRPr="004B1605">
        <w:rPr>
          <w:rFonts w:ascii="Calibri" w:hAnsi="Calibri"/>
        </w:rPr>
        <w:t>. 14-ene-2016.</w:t>
      </w:r>
    </w:p>
    <w:p w14:paraId="3076FB45" w14:textId="77777777" w:rsidR="004B1605" w:rsidRPr="004B1605" w:rsidRDefault="004B1605" w:rsidP="004B1605">
      <w:pPr>
        <w:pStyle w:val="Bibliografa"/>
        <w:rPr>
          <w:rFonts w:ascii="Calibri" w:hAnsi="Calibri"/>
        </w:rPr>
      </w:pPr>
      <w:r w:rsidRPr="004B1605">
        <w:rPr>
          <w:rFonts w:ascii="Calibri" w:hAnsi="Calibri"/>
        </w:rPr>
        <w:t>[2]</w:t>
      </w:r>
      <w:r w:rsidRPr="004B1605">
        <w:rPr>
          <w:rFonts w:ascii="Calibri" w:hAnsi="Calibri"/>
        </w:rPr>
        <w:tab/>
        <w:t xml:space="preserve">«Bases y Tipos de Cotización 2015», </w:t>
      </w:r>
      <w:r w:rsidRPr="004B1605">
        <w:rPr>
          <w:rFonts w:ascii="Calibri" w:hAnsi="Calibri"/>
          <w:i/>
          <w:iCs/>
        </w:rPr>
        <w:t>Crear-Empresas</w:t>
      </w:r>
      <w:r w:rsidRPr="004B1605">
        <w:rPr>
          <w:rFonts w:ascii="Calibri" w:hAnsi="Calibri"/>
        </w:rPr>
        <w:t>. [En línea]. Disponible en: http://www.crear-empresas.com/bases-tipos-cotizacion. [Accedido: 05-ene-2016].</w:t>
      </w:r>
    </w:p>
    <w:p w14:paraId="5F924F92" w14:textId="77777777" w:rsidR="004B1605" w:rsidRPr="004B1605" w:rsidRDefault="004B1605" w:rsidP="004B1605">
      <w:pPr>
        <w:pStyle w:val="Bibliografa"/>
        <w:rPr>
          <w:rFonts w:ascii="Calibri" w:hAnsi="Calibri"/>
        </w:rPr>
      </w:pPr>
      <w:r w:rsidRPr="004B1605">
        <w:rPr>
          <w:rFonts w:ascii="Calibri" w:hAnsi="Calibri"/>
        </w:rPr>
        <w:t>[3]</w:t>
      </w:r>
      <w:r w:rsidRPr="004B1605">
        <w:rPr>
          <w:rFonts w:ascii="Calibri" w:hAnsi="Calibri"/>
        </w:rPr>
        <w:tab/>
        <w:t>«Vistas - CakePHP cookbook». [En línea]. Disponible en: http://book.cakephp.org/3.0/en/views.html.</w:t>
      </w:r>
    </w:p>
    <w:p w14:paraId="0B037526" w14:textId="77777777" w:rsidR="004B1605" w:rsidRPr="004B1605" w:rsidRDefault="004B1605" w:rsidP="004B1605">
      <w:pPr>
        <w:pStyle w:val="Bibliografa"/>
        <w:rPr>
          <w:rFonts w:ascii="Calibri" w:hAnsi="Calibri"/>
        </w:rPr>
      </w:pPr>
      <w:r w:rsidRPr="004B1605">
        <w:rPr>
          <w:rFonts w:ascii="Calibri" w:hAnsi="Calibri"/>
        </w:rPr>
        <w:t>[4]</w:t>
      </w:r>
      <w:r w:rsidRPr="004B1605">
        <w:rPr>
          <w:rFonts w:ascii="Calibri" w:hAnsi="Calibri"/>
        </w:rPr>
        <w:tab/>
        <w:t>«Controladores - CakePHP cookbook». [En línea]. Disponible en: http://book.cakephp.org/3.0/en/controllers.html.</w:t>
      </w:r>
    </w:p>
    <w:p w14:paraId="1EB1F5DE" w14:textId="77777777" w:rsidR="004B1605" w:rsidRPr="004B1605" w:rsidRDefault="004B1605" w:rsidP="004B1605">
      <w:pPr>
        <w:pStyle w:val="Bibliografa"/>
        <w:rPr>
          <w:rFonts w:ascii="Calibri" w:hAnsi="Calibri"/>
        </w:rPr>
      </w:pPr>
      <w:r w:rsidRPr="004B1605">
        <w:rPr>
          <w:rFonts w:ascii="Calibri" w:hAnsi="Calibri"/>
        </w:rPr>
        <w:t>[5]</w:t>
      </w:r>
      <w:r w:rsidRPr="004B1605">
        <w:rPr>
          <w:rFonts w:ascii="Calibri" w:hAnsi="Calibri"/>
        </w:rPr>
        <w:tab/>
        <w:t>«Modelo - CakePHP cookbook». [En línea]. Disponible en: http://book.cakephp.org/3.0/en/orm/saving-data.html.</w:t>
      </w:r>
    </w:p>
    <w:p w14:paraId="2C320EEE" w14:textId="77777777" w:rsidR="004B1605" w:rsidRPr="004B1605" w:rsidRDefault="004B1605" w:rsidP="004B1605">
      <w:pPr>
        <w:pStyle w:val="Bibliografa"/>
        <w:rPr>
          <w:rFonts w:ascii="Calibri" w:hAnsi="Calibri"/>
        </w:rPr>
      </w:pPr>
      <w:r w:rsidRPr="004B1605">
        <w:rPr>
          <w:rFonts w:ascii="Calibri" w:hAnsi="Calibri"/>
        </w:rPr>
        <w:t>[6]</w:t>
      </w:r>
      <w:r w:rsidRPr="004B1605">
        <w:rPr>
          <w:rFonts w:ascii="Calibri" w:hAnsi="Calibri"/>
        </w:rPr>
        <w:tab/>
        <w:t>«PHPUnit - descarga fichero .phar». [En línea]. Disponible en: https://phpunit.de/#download.</w:t>
      </w:r>
    </w:p>
    <w:p w14:paraId="17738CAA" w14:textId="77777777" w:rsidR="004B1605" w:rsidRPr="004B1605" w:rsidRDefault="004B1605" w:rsidP="004B1605">
      <w:pPr>
        <w:pStyle w:val="Bibliografa"/>
        <w:rPr>
          <w:rFonts w:ascii="Calibri" w:hAnsi="Calibri"/>
        </w:rPr>
      </w:pPr>
      <w:r w:rsidRPr="000E72D2">
        <w:rPr>
          <w:rFonts w:ascii="Calibri" w:hAnsi="Calibri"/>
          <w:lang w:val="en-US"/>
          <w:rPrChange w:id="313" w:author="BRUNO BARUQUE ZANON" w:date="2016-02-01T11:46:00Z">
            <w:rPr>
              <w:rFonts w:ascii="Calibri" w:hAnsi="Calibri"/>
            </w:rPr>
          </w:rPrChange>
        </w:rPr>
        <w:t>[7]</w:t>
      </w:r>
      <w:r w:rsidRPr="000E72D2">
        <w:rPr>
          <w:rFonts w:ascii="Calibri" w:hAnsi="Calibri"/>
          <w:lang w:val="en-US"/>
          <w:rPrChange w:id="314" w:author="BRUNO BARUQUE ZANON" w:date="2016-02-01T11:46:00Z">
            <w:rPr>
              <w:rFonts w:ascii="Calibri" w:hAnsi="Calibri"/>
            </w:rPr>
          </w:rPrChange>
        </w:rPr>
        <w:tab/>
        <w:t xml:space="preserve">«Eclipse for PHP Developers». </w:t>
      </w:r>
      <w:proofErr w:type="gramStart"/>
      <w:r w:rsidRPr="000E72D2">
        <w:rPr>
          <w:rFonts w:ascii="Calibri" w:hAnsi="Calibri"/>
          <w:lang w:val="en-US"/>
          <w:rPrChange w:id="315" w:author="BRUNO BARUQUE ZANON" w:date="2016-02-01T11:46:00Z">
            <w:rPr>
              <w:rFonts w:ascii="Calibri" w:hAnsi="Calibri"/>
            </w:rPr>
          </w:rPrChange>
        </w:rPr>
        <w:t>[</w:t>
      </w:r>
      <w:proofErr w:type="spellStart"/>
      <w:r w:rsidRPr="000E72D2">
        <w:rPr>
          <w:rFonts w:ascii="Calibri" w:hAnsi="Calibri"/>
          <w:lang w:val="en-US"/>
          <w:rPrChange w:id="316" w:author="BRUNO BARUQUE ZANON" w:date="2016-02-01T11:46:00Z">
            <w:rPr>
              <w:rFonts w:ascii="Calibri" w:hAnsi="Calibri"/>
            </w:rPr>
          </w:rPrChange>
        </w:rPr>
        <w:t>En</w:t>
      </w:r>
      <w:proofErr w:type="spellEnd"/>
      <w:r w:rsidRPr="000E72D2">
        <w:rPr>
          <w:rFonts w:ascii="Calibri" w:hAnsi="Calibri"/>
          <w:lang w:val="en-US"/>
          <w:rPrChange w:id="317" w:author="BRUNO BARUQUE ZANON" w:date="2016-02-01T11:46:00Z">
            <w:rPr>
              <w:rFonts w:ascii="Calibri" w:hAnsi="Calibri"/>
            </w:rPr>
          </w:rPrChange>
        </w:rPr>
        <w:t xml:space="preserve"> </w:t>
      </w:r>
      <w:proofErr w:type="spellStart"/>
      <w:r w:rsidRPr="000E72D2">
        <w:rPr>
          <w:rFonts w:ascii="Calibri" w:hAnsi="Calibri"/>
          <w:lang w:val="en-US"/>
          <w:rPrChange w:id="318" w:author="BRUNO BARUQUE ZANON" w:date="2016-02-01T11:46:00Z">
            <w:rPr>
              <w:rFonts w:ascii="Calibri" w:hAnsi="Calibri"/>
            </w:rPr>
          </w:rPrChange>
        </w:rPr>
        <w:t>línea</w:t>
      </w:r>
      <w:proofErr w:type="spellEnd"/>
      <w:r w:rsidRPr="000E72D2">
        <w:rPr>
          <w:rFonts w:ascii="Calibri" w:hAnsi="Calibri"/>
          <w:lang w:val="en-US"/>
          <w:rPrChange w:id="319" w:author="BRUNO BARUQUE ZANON" w:date="2016-02-01T11:46:00Z">
            <w:rPr>
              <w:rFonts w:ascii="Calibri" w:hAnsi="Calibri"/>
            </w:rPr>
          </w:rPrChange>
        </w:rPr>
        <w:t>].</w:t>
      </w:r>
      <w:proofErr w:type="gramEnd"/>
      <w:r w:rsidRPr="000E72D2">
        <w:rPr>
          <w:rFonts w:ascii="Calibri" w:hAnsi="Calibri"/>
          <w:lang w:val="en-US"/>
          <w:rPrChange w:id="320" w:author="BRUNO BARUQUE ZANON" w:date="2016-02-01T11:46:00Z">
            <w:rPr>
              <w:rFonts w:ascii="Calibri" w:hAnsi="Calibri"/>
            </w:rPr>
          </w:rPrChange>
        </w:rPr>
        <w:t xml:space="preserve"> </w:t>
      </w:r>
      <w:r w:rsidRPr="004B1605">
        <w:rPr>
          <w:rFonts w:ascii="Calibri" w:hAnsi="Calibri"/>
        </w:rPr>
        <w:t>Disponible en: http://www.eclipse.org/downloads/packages/eclipse-php-developers/heliosr.</w:t>
      </w:r>
    </w:p>
    <w:p w14:paraId="46E8252F" w14:textId="77777777" w:rsidR="004B1605" w:rsidRPr="004B1605" w:rsidRDefault="004B1605" w:rsidP="004B1605">
      <w:pPr>
        <w:pStyle w:val="Bibliografa"/>
        <w:rPr>
          <w:rFonts w:ascii="Calibri" w:hAnsi="Calibri"/>
        </w:rPr>
      </w:pPr>
      <w:r w:rsidRPr="004B1605">
        <w:rPr>
          <w:rFonts w:ascii="Calibri" w:hAnsi="Calibri"/>
        </w:rPr>
        <w:t>[8]</w:t>
      </w:r>
      <w:r w:rsidRPr="004B1605">
        <w:rPr>
          <w:rFonts w:ascii="Calibri" w:hAnsi="Calibri"/>
        </w:rPr>
        <w:tab/>
        <w:t>«Moodle - Creación de un curso». [En línea]. Disponible en: https://docs.moodle.org/all/es/A%C3%B1adiendo_un_nuevo_curso.</w:t>
      </w:r>
    </w:p>
    <w:p w14:paraId="52E7443B" w14:textId="77777777" w:rsidR="004B1605" w:rsidRPr="004B1605" w:rsidRDefault="004B1605" w:rsidP="004B1605">
      <w:pPr>
        <w:pStyle w:val="Bibliografa"/>
        <w:rPr>
          <w:rFonts w:ascii="Calibri" w:hAnsi="Calibri"/>
        </w:rPr>
      </w:pPr>
      <w:r w:rsidRPr="004B1605">
        <w:rPr>
          <w:rFonts w:ascii="Calibri" w:hAnsi="Calibri"/>
        </w:rPr>
        <w:t>[9]</w:t>
      </w:r>
      <w:r w:rsidRPr="004B1605">
        <w:rPr>
          <w:rFonts w:ascii="Calibri" w:hAnsi="Calibri"/>
        </w:rPr>
        <w:tab/>
        <w:t xml:space="preserve">«Prueba unitaria», </w:t>
      </w:r>
      <w:r w:rsidRPr="004B1605">
        <w:rPr>
          <w:rFonts w:ascii="Calibri" w:hAnsi="Calibri"/>
          <w:i/>
          <w:iCs/>
        </w:rPr>
        <w:t>Wikipedia, la enciclopedia libre</w:t>
      </w:r>
      <w:r w:rsidRPr="004B1605">
        <w:rPr>
          <w:rFonts w:ascii="Calibri" w:hAnsi="Calibri"/>
        </w:rPr>
        <w:t>. 30-nov-2015.</w:t>
      </w:r>
    </w:p>
    <w:p w14:paraId="0D316234" w14:textId="77777777" w:rsidR="004B1605" w:rsidRPr="004B1605" w:rsidRDefault="004B1605" w:rsidP="004B1605">
      <w:pPr>
        <w:pStyle w:val="Bibliografa"/>
        <w:rPr>
          <w:rFonts w:ascii="Calibri" w:hAnsi="Calibri"/>
        </w:rPr>
      </w:pPr>
      <w:r w:rsidRPr="004B1605">
        <w:rPr>
          <w:rFonts w:ascii="Calibri" w:hAnsi="Calibri"/>
        </w:rPr>
        <w:t>[10]</w:t>
      </w:r>
      <w:r w:rsidRPr="004B1605">
        <w:rPr>
          <w:rFonts w:ascii="Calibri" w:hAnsi="Calibri"/>
        </w:rPr>
        <w:tab/>
        <w:t xml:space="preserve">«Cobertura de código», </w:t>
      </w:r>
      <w:r w:rsidRPr="004B1605">
        <w:rPr>
          <w:rFonts w:ascii="Calibri" w:hAnsi="Calibri"/>
          <w:i/>
          <w:iCs/>
        </w:rPr>
        <w:t>Wikipedia, la enciclopedia libre</w:t>
      </w:r>
      <w:r w:rsidRPr="004B1605">
        <w:rPr>
          <w:rFonts w:ascii="Calibri" w:hAnsi="Calibri"/>
        </w:rPr>
        <w:t>. 01-sep-2015.</w:t>
      </w:r>
    </w:p>
    <w:p w14:paraId="042E4ACF" w14:textId="77777777" w:rsidR="00B43A28" w:rsidRDefault="00F33AA8" w:rsidP="00F33AA8">
      <w:pPr>
        <w:pStyle w:val="Cuerpo"/>
        <w:sectPr w:rsidR="00B43A28" w:rsidSect="00AF61C3">
          <w:pgSz w:w="8419" w:h="11906" w:orient="landscape" w:code="9"/>
          <w:pgMar w:top="680" w:right="851" w:bottom="680" w:left="851" w:header="709" w:footer="709" w:gutter="510"/>
          <w:cols w:space="708"/>
          <w:titlePg/>
          <w:docGrid w:linePitch="360"/>
        </w:sectPr>
      </w:pPr>
      <w:r>
        <w:fldChar w:fldCharType="end"/>
      </w:r>
    </w:p>
    <w:p w14:paraId="4F1FE852" w14:textId="737DD037" w:rsidR="00F05AB6" w:rsidRPr="00F33AA8" w:rsidRDefault="00B43A28" w:rsidP="00F33AA8">
      <w:pPr>
        <w:pStyle w:val="Cuerpo"/>
      </w:pPr>
      <w:r>
        <w:rPr>
          <w:noProof/>
          <w:lang w:eastAsia="es-ES"/>
        </w:rPr>
        <w:lastRenderedPageBreak/>
        <w:drawing>
          <wp:anchor distT="0" distB="0" distL="114300" distR="114300" simplePos="0" relativeHeight="251671552" behindDoc="0" locked="0" layoutInCell="1" allowOverlap="1" wp14:anchorId="3CA9D1C8" wp14:editId="59E1AC9D">
            <wp:simplePos x="0" y="0"/>
            <wp:positionH relativeFrom="column">
              <wp:posOffset>0</wp:posOffset>
            </wp:positionH>
            <wp:positionV relativeFrom="paragraph">
              <wp:posOffset>294640</wp:posOffset>
            </wp:positionV>
            <wp:extent cx="3725545" cy="3824605"/>
            <wp:effectExtent l="0" t="0" r="8255" b="4445"/>
            <wp:wrapThrough wrapText="bothSides">
              <wp:wrapPolygon edited="0">
                <wp:start x="0" y="0"/>
                <wp:lineTo x="0" y="21518"/>
                <wp:lineTo x="21537" y="21518"/>
                <wp:lineTo x="21537"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725545" cy="3824605"/>
                    </a:xfrm>
                    <a:prstGeom prst="rect">
                      <a:avLst/>
                    </a:prstGeom>
                  </pic:spPr>
                </pic:pic>
              </a:graphicData>
            </a:graphic>
            <wp14:sizeRelH relativeFrom="page">
              <wp14:pctWidth>0</wp14:pctWidth>
            </wp14:sizeRelH>
            <wp14:sizeRelV relativeFrom="page">
              <wp14:pctHeight>0</wp14:pctHeight>
            </wp14:sizeRelV>
          </wp:anchor>
        </w:drawing>
      </w:r>
    </w:p>
    <w:sectPr w:rsidR="00F05AB6" w:rsidRPr="00F33AA8" w:rsidSect="00AF61C3">
      <w:headerReference w:type="first" r:id="rId106"/>
      <w:pgSz w:w="8419" w:h="11906" w:orient="landscape" w:code="9"/>
      <w:pgMar w:top="680" w:right="851" w:bottom="680" w:left="851" w:header="709" w:footer="709" w:gutter="51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BRUNO BARUQUE ZANON" w:date="2016-02-01T12:51:00Z" w:initials="BBZ">
    <w:p w14:paraId="5E3E5458" w14:textId="1035C142" w:rsidR="0089681D" w:rsidRDefault="0089681D">
      <w:pPr>
        <w:pStyle w:val="Textocomentario"/>
      </w:pPr>
      <w:r>
        <w:rPr>
          <w:rStyle w:val="Refdecomentario"/>
        </w:rPr>
        <w:annotationRef/>
      </w:r>
      <w:r>
        <w:t>No estoy seguro que esto sea cierto…</w:t>
      </w:r>
    </w:p>
    <w:p w14:paraId="3B269BD8" w14:textId="64FA04C2" w:rsidR="0089681D" w:rsidRDefault="0089681D">
      <w:pPr>
        <w:pStyle w:val="Textocomentario"/>
      </w:pPr>
      <w:r>
        <w:t>Quieres decir “en la mayoría de las aplicaciones de código abierto” “…web” “…con aplicaciones académicas” ????</w:t>
      </w:r>
    </w:p>
  </w:comment>
  <w:comment w:id="49" w:author="BRUNO BARUQUE ZANON" w:date="2016-02-01T12:51:00Z" w:initials="BBZ">
    <w:p w14:paraId="601BD39B" w14:textId="6C0E127C" w:rsidR="0089681D" w:rsidRDefault="0089681D">
      <w:pPr>
        <w:pStyle w:val="Textocomentario"/>
      </w:pPr>
      <w:r>
        <w:rPr>
          <w:rStyle w:val="Refdecomentario"/>
        </w:rPr>
        <w:annotationRef/>
      </w:r>
      <w:r>
        <w:rPr>
          <w:rStyle w:val="Refdecomentario"/>
        </w:rPr>
        <w:t>“…un p</w:t>
      </w:r>
      <w:r>
        <w:t>rogramador con experiencia considerada similar a un graduado…” no sea q digan que todavía no eres graduado…</w:t>
      </w:r>
    </w:p>
  </w:comment>
  <w:comment w:id="52" w:author="BRUNO BARUQUE ZANON" w:date="2016-02-01T12:51:00Z" w:initials="BBZ">
    <w:p w14:paraId="2416958A" w14:textId="5CB7B13E" w:rsidR="000E72D2" w:rsidRDefault="000E72D2">
      <w:pPr>
        <w:pStyle w:val="Textocomentario"/>
      </w:pPr>
      <w:r>
        <w:rPr>
          <w:rStyle w:val="Refdecomentario"/>
        </w:rPr>
        <w:annotationRef/>
      </w:r>
      <w:r>
        <w:t>OJO: Hay que incluir en este apartado una sugerencia para la forma de retorno de la inversión ¿cómo vas a recuperar ese dinero?</w:t>
      </w:r>
    </w:p>
    <w:p w14:paraId="1499E18E" w14:textId="77777777" w:rsidR="0089681D" w:rsidRDefault="0089681D">
      <w:pPr>
        <w:pStyle w:val="Textocomentario"/>
      </w:pPr>
      <w:r>
        <w:t>¿Vas a vender la aplicación?</w:t>
      </w:r>
      <w:r w:rsidR="000E72D2">
        <w:t xml:space="preserve">¿Vas a ofrecer paquetes de servicio al usuario final? ¿Se te ocurre otra forma? </w:t>
      </w:r>
    </w:p>
    <w:p w14:paraId="24F3ACEB" w14:textId="6E6EBB82" w:rsidR="000E72D2" w:rsidRDefault="000E72D2">
      <w:pPr>
        <w:pStyle w:val="Textocomentario"/>
      </w:pPr>
      <w:r>
        <w:t>¿A qué precio se van a ofrecer? ¿Cuántos se necesitarán vender?</w:t>
      </w:r>
    </w:p>
  </w:comment>
  <w:comment w:id="61" w:author="BRUNO BARUQUE ZANON" w:date="2016-02-01T12:51:00Z" w:initials="BBZ">
    <w:p w14:paraId="36FD6B64" w14:textId="4DC093BA" w:rsidR="00347372" w:rsidRDefault="00347372">
      <w:pPr>
        <w:pStyle w:val="Textocomentario"/>
      </w:pPr>
      <w:r>
        <w:rPr>
          <w:rStyle w:val="Refdecomentario"/>
        </w:rPr>
        <w:annotationRef/>
      </w:r>
      <w:r>
        <w:t xml:space="preserve">Me acabo de dar cuenta. Has probado si un usuario profesor, cuando visualiza el curso como alumno, puede entrar en el enlace y probar a subir una práctica como si fuera el alumno??? Es importante para poder comprobar que ha subido bien los </w:t>
      </w:r>
      <w:proofErr w:type="spellStart"/>
      <w:r>
        <w:t>tests</w:t>
      </w:r>
      <w:proofErr w:type="spellEnd"/>
      <w:r>
        <w:t>.</w:t>
      </w:r>
    </w:p>
  </w:comment>
  <w:comment w:id="67" w:author="BRUNO BARUQUE ZANON" w:date="2016-02-01T12:51:00Z" w:initials="BBZ">
    <w:p w14:paraId="1D93BF9C" w14:textId="77777777" w:rsidR="00D43AE0" w:rsidRDefault="00D43AE0">
      <w:pPr>
        <w:pStyle w:val="Textocomentario"/>
      </w:pPr>
      <w:r>
        <w:rPr>
          <w:rStyle w:val="Refdecomentario"/>
        </w:rPr>
        <w:annotationRef/>
      </w:r>
      <w:r>
        <w:t>En realidad LOS ALUMNOS no pueden acceder de ninguna otra manera y LOS PROFESORES solo pueden acceder para registrar su usuario.</w:t>
      </w:r>
    </w:p>
    <w:p w14:paraId="4A059D50" w14:textId="3BF69B68" w:rsidR="00D43AE0" w:rsidRDefault="00D43AE0">
      <w:pPr>
        <w:pStyle w:val="Textocomentario"/>
      </w:pPr>
      <w:r>
        <w:t>¿No es así?</w:t>
      </w:r>
    </w:p>
  </w:comment>
  <w:comment w:id="73" w:author="BRUNO BARUQUE ZANON" w:date="2016-02-01T12:51:00Z" w:initials="BBZ">
    <w:p w14:paraId="77DDCB51" w14:textId="36A3662F" w:rsidR="00D43AE0" w:rsidRDefault="00D43AE0">
      <w:pPr>
        <w:pStyle w:val="Textocomentario"/>
      </w:pPr>
      <w:r>
        <w:t xml:space="preserve">La aplicación </w:t>
      </w:r>
      <w:r>
        <w:rPr>
          <w:rStyle w:val="Refdecomentario"/>
        </w:rPr>
        <w:annotationRef/>
      </w:r>
      <w:r>
        <w:t>puede visualizarse en varios idiomas, siendo solo necesario incluir un fichero en formato XXX para incluir nuevos idiomas.</w:t>
      </w:r>
    </w:p>
  </w:comment>
  <w:comment w:id="74" w:author="BRUNO BARUQUE ZANON" w:date="2016-02-01T12:51:00Z" w:initials="BBZ">
    <w:p w14:paraId="1F4840F1" w14:textId="5C3A9E49" w:rsidR="00D43AE0" w:rsidRDefault="00D43AE0">
      <w:pPr>
        <w:pStyle w:val="Textocomentario"/>
      </w:pPr>
      <w:r>
        <w:rPr>
          <w:rStyle w:val="Refdecomentario"/>
        </w:rPr>
        <w:annotationRef/>
      </w:r>
      <w:r>
        <w:t xml:space="preserve">Finalmente ¿es </w:t>
      </w:r>
      <w:proofErr w:type="spellStart"/>
      <w:r>
        <w:t>multi</w:t>
      </w:r>
      <w:proofErr w:type="spellEnd"/>
      <w:r>
        <w:t>-plataforma? Si es, lo añadiría aquí.</w:t>
      </w:r>
    </w:p>
  </w:comment>
  <w:comment w:id="98" w:author="BRUNO BARUQUE ZANON" w:date="2016-02-01T12:51:00Z" w:initials="BBZ">
    <w:p w14:paraId="08803257" w14:textId="77777777" w:rsidR="00DE30F5" w:rsidRDefault="00DE30F5">
      <w:pPr>
        <w:pStyle w:val="Textocomentario"/>
      </w:pPr>
      <w:r>
        <w:rPr>
          <w:rStyle w:val="Refdecomentario"/>
        </w:rPr>
        <w:annotationRef/>
      </w:r>
      <w:r>
        <w:t xml:space="preserve">Estoy cambiando todos los “pincha” o “clica” por “selecciona” o “solicita” o similar. Es más técnico y sobretodo genérico. En los requisitos se escribe así </w:t>
      </w:r>
      <w:proofErr w:type="spellStart"/>
      <w:r>
        <w:t>pq</w:t>
      </w:r>
      <w:proofErr w:type="spellEnd"/>
      <w:r>
        <w:t>., en teoría, cuando se redactan no se ha decidido aún si será un enlace, un botón, un desplegable…</w:t>
      </w:r>
    </w:p>
    <w:p w14:paraId="03EECEBE" w14:textId="262157BD" w:rsidR="00DE30F5" w:rsidRDefault="00DE30F5">
      <w:pPr>
        <w:pStyle w:val="Textocomentario"/>
      </w:pPr>
      <w:r>
        <w:t>REPASA por si se me cuela alguno ¡!!</w:t>
      </w:r>
    </w:p>
  </w:comment>
  <w:comment w:id="141" w:author="BRUNO BARUQUE ZANON" w:date="2016-02-01T13:31:00Z" w:initials="BBZ">
    <w:p w14:paraId="277745D0" w14:textId="278D601B" w:rsidR="003B183B" w:rsidRDefault="003B183B">
      <w:pPr>
        <w:pStyle w:val="Textocomentario"/>
      </w:pPr>
      <w:r>
        <w:t>No importa que se vea el texto pequeño s</w:t>
      </w:r>
      <w:r>
        <w:rPr>
          <w:rStyle w:val="Refdecomentario"/>
        </w:rPr>
        <w:annotationRef/>
      </w:r>
      <w:r>
        <w:t xml:space="preserve">i cuando hago zoom sobre una clase se ve correctamente. En este caso, al hacer zoom se ve un poco borroso… ¿Podrías aumentar la resolución de la imagen aunque luego tengas que </w:t>
      </w:r>
      <w:proofErr w:type="spellStart"/>
      <w:r>
        <w:t>redimensionalra</w:t>
      </w:r>
      <w:proofErr w:type="spellEnd"/>
      <w:r>
        <w:t xml:space="preserve"> para que quepa en un A4?</w:t>
      </w:r>
    </w:p>
  </w:comment>
  <w:comment w:id="168" w:author="BRUNO BARUQUE ZANON" w:date="2016-02-01T18:05:00Z" w:initials="BBZ">
    <w:p w14:paraId="6B1B6B01" w14:textId="605D5B7C" w:rsidR="00F86C51" w:rsidRDefault="00F86C51">
      <w:pPr>
        <w:pStyle w:val="Textocomentario"/>
      </w:pPr>
      <w:r>
        <w:rPr>
          <w:rStyle w:val="Refdecomentario"/>
        </w:rPr>
        <w:annotationRef/>
      </w:r>
      <w:r>
        <w:t xml:space="preserve">Yo pondría algo como “no han sido empleadas por el desarrollador directamente” o algo </w:t>
      </w:r>
      <w:proofErr w:type="spellStart"/>
      <w:r>
        <w:t>asi</w:t>
      </w:r>
      <w:proofErr w:type="spellEnd"/>
      <w:r>
        <w:t xml:space="preserve">. Supongo que el </w:t>
      </w:r>
      <w:proofErr w:type="spellStart"/>
      <w:r>
        <w:t>cakePHP</w:t>
      </w:r>
      <w:proofErr w:type="spellEnd"/>
      <w:r>
        <w:t xml:space="preserve"> las utilizará para sus operaciones internas. Como lo pones tu queda raro porque si no se utilizan, no deberías entregarlas…</w:t>
      </w:r>
    </w:p>
  </w:comment>
  <w:comment w:id="174" w:author="BRUNO BARUQUE ZANON" w:date="2016-02-01T18:19:00Z" w:initials="BBZ">
    <w:p w14:paraId="0917B0DF" w14:textId="77777777" w:rsidR="003A0148" w:rsidRDefault="003A0148">
      <w:pPr>
        <w:pStyle w:val="Textocomentario"/>
      </w:pPr>
      <w:r>
        <w:rPr>
          <w:rStyle w:val="Refdecomentario"/>
        </w:rPr>
        <w:annotationRef/>
      </w:r>
      <w:r>
        <w:t>Yo intentaría explicar brevemente en que consiste un fichero .</w:t>
      </w:r>
      <w:proofErr w:type="spellStart"/>
      <w:r>
        <w:t>ctp</w:t>
      </w:r>
      <w:proofErr w:type="spellEnd"/>
      <w:r>
        <w:t xml:space="preserve"> “Básicamente son ficheros </w:t>
      </w:r>
      <w:proofErr w:type="spellStart"/>
      <w:r>
        <w:t>html</w:t>
      </w:r>
      <w:proofErr w:type="spellEnd"/>
      <w:r>
        <w:t xml:space="preserve"> en los que se reservan partes para ser rellenadas por medio de </w:t>
      </w:r>
      <w:r w:rsidR="0070404E">
        <w:t>datos proporcionados por los ficheros PHP</w:t>
      </w:r>
      <w:r>
        <w:t>”</w:t>
      </w:r>
      <w:r w:rsidR="0070404E">
        <w:t xml:space="preserve"> o algo así. </w:t>
      </w:r>
    </w:p>
    <w:p w14:paraId="456C0E28" w14:textId="39CD15A2" w:rsidR="0070404E" w:rsidRDefault="0070404E">
      <w:pPr>
        <w:pStyle w:val="Textocomentario"/>
      </w:pPr>
      <w:r>
        <w:t>Has explicado antes para que sirven en la arquitectura de la aplicación, pero aquí está bien que des detalles más técnicos para programadores.</w:t>
      </w:r>
    </w:p>
  </w:comment>
  <w:comment w:id="176" w:author="BRUNO BARUQUE ZANON" w:date="2016-02-01T18:25:00Z" w:initials="BBZ">
    <w:p w14:paraId="4B49D327" w14:textId="11FD9947" w:rsidR="0070404E" w:rsidRDefault="0070404E">
      <w:pPr>
        <w:pStyle w:val="Textocomentario"/>
      </w:pPr>
      <w:r>
        <w:rPr>
          <w:rStyle w:val="Refdecomentario"/>
        </w:rPr>
        <w:annotationRef/>
      </w:r>
      <w:r>
        <w:rPr>
          <w:rStyle w:val="Refdecomentario"/>
        </w:rPr>
        <w:t>m</w:t>
      </w:r>
      <w:r>
        <w:t xml:space="preserve">ás bien sería “permite evitar el tener que crear…” ¿no? No es que no obliga, es que te evita tener que hacerlo </w:t>
      </w:r>
      <w:proofErr w:type="spellStart"/>
      <w:r>
        <w:t>tu</w:t>
      </w:r>
      <w:proofErr w:type="spellEnd"/>
      <w:r>
        <w:t>. Creo que está  escrito igual en el otro apartado. Revísalo también, por favor.</w:t>
      </w:r>
    </w:p>
  </w:comment>
  <w:comment w:id="179" w:author="BRUNO BARUQUE ZANON" w:date="2016-02-01T18:27:00Z" w:initials="BBZ">
    <w:p w14:paraId="71468D7F" w14:textId="5844291C" w:rsidR="0070404E" w:rsidRDefault="0070404E">
      <w:pPr>
        <w:pStyle w:val="Textocomentario"/>
      </w:pPr>
      <w:r>
        <w:rPr>
          <w:rStyle w:val="Refdecomentario"/>
        </w:rPr>
        <w:annotationRef/>
      </w:r>
      <w:r>
        <w:t>Creo que indiqué quitar la referencia a esta librería en un apartado en la memoria. AQUÍ sí podría ser interesante incluirla</w:t>
      </w:r>
    </w:p>
  </w:comment>
  <w:comment w:id="180" w:author="BRUNO BARUQUE ZANON" w:date="2016-02-01T18:28:00Z" w:initials="BBZ">
    <w:p w14:paraId="1E5CC8F8" w14:textId="20F22FA1" w:rsidR="00817CA8" w:rsidRDefault="00817CA8">
      <w:pPr>
        <w:pStyle w:val="Textocomentario"/>
      </w:pPr>
      <w:r>
        <w:rPr>
          <w:rStyle w:val="Refdecomentario"/>
        </w:rPr>
        <w:annotationRef/>
      </w:r>
      <w:r>
        <w:t>página web o referencia</w:t>
      </w:r>
    </w:p>
  </w:comment>
  <w:comment w:id="182" w:author="BRUNO BARUQUE ZANON" w:date="2016-02-01T18:30:00Z" w:initials="BBZ">
    <w:p w14:paraId="34BE6870" w14:textId="7209027F" w:rsidR="00817CA8" w:rsidRDefault="00817CA8">
      <w:pPr>
        <w:pStyle w:val="Textocomentario"/>
      </w:pPr>
      <w:r>
        <w:rPr>
          <w:rStyle w:val="Refdecomentario"/>
        </w:rPr>
        <w:annotationRef/>
      </w:r>
      <w:r>
        <w:t>página web o referencia</w:t>
      </w:r>
    </w:p>
  </w:comment>
  <w:comment w:id="184" w:author="BRUNO BARUQUE ZANON" w:date="2016-02-01T18:32:00Z" w:initials="BBZ">
    <w:p w14:paraId="7B79F2F1" w14:textId="362FAB0E" w:rsidR="00817CA8" w:rsidRDefault="00817CA8">
      <w:pPr>
        <w:pStyle w:val="Textocomentario"/>
      </w:pPr>
      <w:r>
        <w:rPr>
          <w:rStyle w:val="Refdecomentario"/>
        </w:rPr>
        <w:annotationRef/>
      </w:r>
      <w:r>
        <w:t xml:space="preserve">pondría una breve descripción de para que se utiliza </w:t>
      </w:r>
      <w:proofErr w:type="spellStart"/>
      <w:r>
        <w:t>javascript</w:t>
      </w:r>
      <w:proofErr w:type="spellEnd"/>
      <w:r>
        <w:t xml:space="preserve"> en la aplicación. Creo que te lo indiqué en otro lado, pero un breve resumen por recordar aquí, puede estar bien. Si alguien busca el código que hace XXX se puede hacer una idea de donde </w:t>
      </w:r>
      <w:proofErr w:type="spellStart"/>
      <w:r>
        <w:t>encontralo</w:t>
      </w:r>
      <w:proofErr w:type="spellEnd"/>
      <w:r>
        <w:t>.</w:t>
      </w:r>
    </w:p>
  </w:comment>
  <w:comment w:id="192" w:author="BRUNO BARUQUE ZANON" w:date="2016-02-01T18:42:00Z" w:initials="BBZ">
    <w:p w14:paraId="67186B10" w14:textId="77777777" w:rsidR="00BF2010" w:rsidRDefault="00817CA8">
      <w:pPr>
        <w:pStyle w:val="Textocomentario"/>
      </w:pPr>
      <w:r>
        <w:rPr>
          <w:rStyle w:val="Refdecomentario"/>
        </w:rPr>
        <w:annotationRef/>
      </w:r>
    </w:p>
    <w:p w14:paraId="70431B22" w14:textId="137C1471" w:rsidR="00BF2010" w:rsidRDefault="00BF2010">
      <w:pPr>
        <w:pStyle w:val="Textocomentario"/>
      </w:pPr>
      <w:r>
        <w:t>No mezcles las cosas. Para instalar la aplicación solo hace falta nuestra BD.</w:t>
      </w:r>
    </w:p>
    <w:p w14:paraId="44D340DE" w14:textId="50F80F08" w:rsidR="00817CA8" w:rsidRDefault="00BF2010">
      <w:pPr>
        <w:pStyle w:val="Textocomentario"/>
      </w:pPr>
      <w:r>
        <w:t>Así queda raro porque parece q están relacionadas (cuando pueden estar incluso en 2 servidores diferentes). No menciones la de Moodle hasta después.</w:t>
      </w:r>
      <w:r w:rsidR="00817CA8">
        <w:t xml:space="preserve"> </w:t>
      </w:r>
    </w:p>
  </w:comment>
  <w:comment w:id="195" w:author="BRUNO BARUQUE ZANON" w:date="2016-02-01T18:37:00Z" w:initials="BBZ">
    <w:p w14:paraId="347FE678" w14:textId="52674FCB" w:rsidR="00817CA8" w:rsidRDefault="00817CA8">
      <w:pPr>
        <w:pStyle w:val="Textocomentario"/>
      </w:pPr>
      <w:r>
        <w:rPr>
          <w:rStyle w:val="Refdecomentario"/>
        </w:rPr>
        <w:annotationRef/>
      </w:r>
      <w:r>
        <w:t>Se puede quitar si quieres.</w:t>
      </w:r>
    </w:p>
  </w:comment>
  <w:comment w:id="204" w:author="BRUNO BARUQUE ZANON" w:date="2016-02-01T18:44:00Z" w:initials="BBZ">
    <w:p w14:paraId="7766FCDE" w14:textId="46C49F76" w:rsidR="00BF2010" w:rsidRDefault="00BF2010" w:rsidP="00BF2010">
      <w:pPr>
        <w:pStyle w:val="Textocomentario"/>
      </w:pPr>
      <w:r>
        <w:rPr>
          <w:rStyle w:val="Refdecomentario"/>
        </w:rPr>
        <w:annotationRef/>
      </w:r>
      <w:r>
        <w:t>No estoy muy seguro de que se necesite indicar esto. Al fin y al cabo, aunque la aplicación se comunica con Moodle, nosotros no hemos modific</w:t>
      </w:r>
      <w:r>
        <w:t>ado nada del código de Moodle. E</w:t>
      </w:r>
      <w:r>
        <w:t>n principio cualquier otro LMS que tenga LTI sería vá</w:t>
      </w:r>
      <w:r>
        <w:t>lido</w:t>
      </w:r>
      <w:r>
        <w:t>.</w:t>
      </w:r>
    </w:p>
    <w:p w14:paraId="09B12D4F" w14:textId="776F362E" w:rsidR="00BF2010" w:rsidRDefault="00BF2010" w:rsidP="00BF2010">
      <w:pPr>
        <w:pStyle w:val="Textocomentario"/>
      </w:pPr>
      <w:r>
        <w:t>Al no ser muy largo, lo puedes dejar, pero deja claro que es para probar la app y no es parte de la misma.</w:t>
      </w:r>
    </w:p>
  </w:comment>
  <w:comment w:id="209" w:author="BRUNO BARUQUE ZANON" w:date="2016-02-01T18:39:00Z" w:initials="BBZ">
    <w:p w14:paraId="73A00C72" w14:textId="52BF1659" w:rsidR="00817CA8" w:rsidRDefault="00817CA8">
      <w:pPr>
        <w:pStyle w:val="Textocomentario"/>
      </w:pPr>
      <w:r>
        <w:rPr>
          <w:rStyle w:val="Refdecomentario"/>
        </w:rPr>
        <w:annotationRef/>
      </w:r>
      <w:r>
        <w:t>Esto sí puede ser interesante dejarlo</w:t>
      </w:r>
      <w:r w:rsidR="00BF2010">
        <w:t>, porque es menos evidente que el Moodle general y es muy cortito.</w:t>
      </w:r>
    </w:p>
  </w:comment>
  <w:comment w:id="220" w:author="BRUNO BARUQUE ZANON" w:date="2016-02-01T18:48:00Z" w:initials="BBZ">
    <w:p w14:paraId="50D59E68" w14:textId="77777777" w:rsidR="00BF2010" w:rsidRDefault="00BF2010">
      <w:pPr>
        <w:pStyle w:val="Textocomentario"/>
      </w:pPr>
      <w:r>
        <w:rPr>
          <w:rStyle w:val="Refdecomentario"/>
        </w:rPr>
        <w:annotationRef/>
      </w:r>
      <w:r>
        <w:t>Lo importante es que se ofrezca un servicio externo a Moodle pero que se integre en él como si fuera cualquier otra tarea. El hecho de que sólo se pueda acceder desde Moodle es un poco colateral.</w:t>
      </w:r>
    </w:p>
    <w:p w14:paraId="7F7860E3" w14:textId="3F98B708" w:rsidR="00BF2010" w:rsidRDefault="00BF2010">
      <w:pPr>
        <w:pStyle w:val="Textocomentario"/>
      </w:pPr>
      <w:r>
        <w:t>X cierto, una línea de trabajo futura que se nos ha pasado es que nuestra aplicación devuelva a Moodle algún tipo de información en forma de calificación a cada entrega. Eso se puede hacer por medio del LTI. Por favor, añádelo.</w:t>
      </w:r>
    </w:p>
  </w:comment>
  <w:comment w:id="224" w:author="BRUNO BARUQUE ZANON" w:date="2016-02-01T19:04:00Z" w:initials="BBZ">
    <w:p w14:paraId="4DD646AF" w14:textId="77777777" w:rsidR="00A6441C" w:rsidRDefault="00A6441C">
      <w:pPr>
        <w:pStyle w:val="Textocomentario"/>
      </w:pPr>
      <w:r>
        <w:rPr>
          <w:rStyle w:val="Refdecomentario"/>
        </w:rPr>
        <w:annotationRef/>
      </w:r>
      <w:r>
        <w:t xml:space="preserve">Es un poco rollo, pero la otra parte clave de la aplicación es como se reciben 1) los </w:t>
      </w:r>
      <w:proofErr w:type="spellStart"/>
      <w:r>
        <w:t>tests</w:t>
      </w:r>
      <w:proofErr w:type="spellEnd"/>
      <w:r>
        <w:t xml:space="preserve"> del profesor 2) las prácticas del alumno y como se pide a </w:t>
      </w:r>
      <w:proofErr w:type="spellStart"/>
      <w:r>
        <w:t>Maven</w:t>
      </w:r>
      <w:proofErr w:type="spellEnd"/>
      <w:r>
        <w:t xml:space="preserve"> que coja todo y genere los informes.</w:t>
      </w:r>
    </w:p>
    <w:p w14:paraId="3BED51C9" w14:textId="0D70A0C0" w:rsidR="00A6441C" w:rsidRDefault="00A6441C">
      <w:pPr>
        <w:pStyle w:val="Textocomentario"/>
      </w:pPr>
      <w:r>
        <w:t>Te pediría que lo resumieras en texto (igual que la de arriba), para clarificar. Esto sirve también para que el tribunal se fije en la dificultad y complejidad de este paso (y se justifica mejor el que pueda tardar un intervalo relativamente largo en responder).</w:t>
      </w:r>
    </w:p>
  </w:comment>
  <w:comment w:id="234" w:author="BRUNO BARUQUE ZANON" w:date="2016-02-01T19:29:00Z" w:initials="BBZ">
    <w:p w14:paraId="2F16BBDB" w14:textId="6C0B5C69" w:rsidR="007211B3" w:rsidRDefault="007211B3">
      <w:pPr>
        <w:pStyle w:val="Textocomentario"/>
      </w:pPr>
      <w:r>
        <w:t xml:space="preserve">Mejor poner una </w:t>
      </w:r>
      <w:r>
        <w:rPr>
          <w:rStyle w:val="Refdecomentario"/>
        </w:rPr>
        <w:annotationRef/>
      </w:r>
      <w:r>
        <w:t>referencia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FBE7F4" w14:textId="77777777" w:rsidR="009F138A" w:rsidRDefault="009F138A" w:rsidP="00B3333E">
      <w:r>
        <w:separator/>
      </w:r>
    </w:p>
  </w:endnote>
  <w:endnote w:type="continuationSeparator" w:id="0">
    <w:p w14:paraId="38F98C26" w14:textId="77777777" w:rsidR="009F138A" w:rsidRDefault="009F138A"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Liberation Sans">
    <w:altName w:val="Arial"/>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Droid Sans">
    <w:altName w:val="Times New Roman"/>
    <w:charset w:val="00"/>
    <w:family w:val="auto"/>
    <w:pitch w:val="variable"/>
  </w:font>
  <w:font w:name="Lohit Hindi">
    <w:altName w:val="Times New Roman"/>
    <w:charset w:val="00"/>
    <w:family w:val="auto"/>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948C8" w14:textId="37E4D5AE" w:rsidR="000E72D2" w:rsidRDefault="000E72D2">
    <w:pPr>
      <w:pStyle w:val="Piedepgina"/>
    </w:pPr>
    <w:r>
      <w:rPr>
        <w:noProof/>
        <w:lang w:eastAsia="es-ES"/>
      </w:rPr>
      <w:drawing>
        <wp:anchor distT="0" distB="0" distL="114300" distR="114300" simplePos="0" relativeHeight="251681792" behindDoc="0" locked="0" layoutInCell="1" allowOverlap="1" wp14:anchorId="60E6432F" wp14:editId="4EAA3761">
          <wp:simplePos x="0" y="0"/>
          <wp:positionH relativeFrom="column">
            <wp:posOffset>-208763</wp:posOffset>
          </wp:positionH>
          <wp:positionV relativeFrom="paragraph">
            <wp:posOffset>48412</wp:posOffset>
          </wp:positionV>
          <wp:extent cx="296545" cy="304165"/>
          <wp:effectExtent l="0" t="0" r="8255" b="635"/>
          <wp:wrapThrough wrapText="bothSides">
            <wp:wrapPolygon edited="0">
              <wp:start x="0" y="0"/>
              <wp:lineTo x="0" y="20292"/>
              <wp:lineTo x="20814" y="20292"/>
              <wp:lineTo x="20814"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96545" cy="30416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85A948" w14:textId="77777777" w:rsidR="009F138A" w:rsidRDefault="009F138A" w:rsidP="00B3333E">
      <w:r>
        <w:separator/>
      </w:r>
    </w:p>
  </w:footnote>
  <w:footnote w:type="continuationSeparator" w:id="0">
    <w:p w14:paraId="1AA5C2CA" w14:textId="77777777" w:rsidR="009F138A" w:rsidRDefault="009F138A" w:rsidP="00B333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167903"/>
      <w:docPartObj>
        <w:docPartGallery w:val="Page Numbers (Top of Page)"/>
        <w:docPartUnique/>
      </w:docPartObj>
    </w:sdtPr>
    <w:sdtContent>
      <w:p w14:paraId="5A8039DC" w14:textId="77777777" w:rsidR="000E72D2" w:rsidRPr="00390659" w:rsidRDefault="000E72D2" w:rsidP="003F59DC">
        <w:pPr>
          <w:pStyle w:val="Encabezado"/>
          <w:jc w:val="right"/>
        </w:pPr>
        <w:r w:rsidRPr="00390659">
          <w:rPr>
            <w:noProof/>
            <w:sz w:val="16"/>
            <w:lang w:eastAsia="es-ES"/>
          </w:rPr>
          <w:drawing>
            <wp:anchor distT="0" distB="0" distL="114300" distR="114300" simplePos="0" relativeHeight="251678720" behindDoc="0" locked="0" layoutInCell="1" allowOverlap="1" wp14:anchorId="0438A2DD" wp14:editId="0BCCA805">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88" name="Imagen 88"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9744" behindDoc="0" locked="0" layoutInCell="1" allowOverlap="1" wp14:anchorId="45566FFA" wp14:editId="2012B173">
                  <wp:simplePos x="0" y="0"/>
                  <wp:positionH relativeFrom="column">
                    <wp:posOffset>-22459</wp:posOffset>
                  </wp:positionH>
                  <wp:positionV relativeFrom="paragraph">
                    <wp:posOffset>-206041</wp:posOffset>
                  </wp:positionV>
                  <wp:extent cx="1226686" cy="234315"/>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69CA6" w14:textId="77777777" w:rsidR="000E72D2" w:rsidRPr="00390659" w:rsidRDefault="000E72D2" w:rsidP="003F59DC">
                              <w:pPr>
                                <w:rPr>
                                  <w:sz w:val="14"/>
                                </w:rPr>
                              </w:pPr>
                              <w:r w:rsidRPr="00390659">
                                <w:rPr>
                                  <w:sz w:val="14"/>
                                </w:rPr>
                                <w:t>Álvaro Vázquez Gómez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9" o:spid="_x0000_s1028" type="#_x0000_t202" style="position:absolute;left:0;text-align:left;margin-left:-1.75pt;margin-top:-16.2pt;width:96.6pt;height:1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CBW/9ZACAACTBQAADgAAAAAAAAAAAAAAAAAuAgAAZHJzL2Uyb0RvYy54bWxQ&#10;SwECLQAUAAYACAAAACEA1Ht8QuAAAAAIAQAADwAAAAAAAAAAAAAAAADqBAAAZHJzL2Rvd25yZXYu&#10;eG1sUEsFBgAAAAAEAAQA8wAAAPcFAAAAAA==&#10;" fillcolor="white [3201]" stroked="f" strokeweight=".5pt">
                  <v:textbox>
                    <w:txbxContent>
                      <w:p w14:paraId="4B669CA6" w14:textId="77777777" w:rsidR="000E72D2" w:rsidRPr="00390659" w:rsidRDefault="000E72D2" w:rsidP="003F59DC">
                        <w:pPr>
                          <w:rPr>
                            <w:sz w:val="14"/>
                          </w:rPr>
                        </w:pPr>
                        <w:r w:rsidRPr="00390659">
                          <w:rPr>
                            <w:sz w:val="14"/>
                          </w:rPr>
                          <w:t>Álvaro Vázquez Gómez</w:t>
                        </w:r>
                      </w:p>
                    </w:txbxContent>
                  </v:textbox>
                </v:shape>
              </w:pict>
            </mc:Fallback>
          </mc:AlternateContent>
        </w:r>
        <w:r w:rsidRPr="00390659">
          <w:rPr>
            <w:noProof/>
            <w:sz w:val="14"/>
            <w:lang w:eastAsia="es-ES"/>
          </w:rPr>
          <mc:AlternateContent>
            <mc:Choice Requires="wps">
              <w:drawing>
                <wp:anchor distT="0" distB="0" distL="114300" distR="114300" simplePos="0" relativeHeight="251677696" behindDoc="0" locked="0" layoutInCell="1" allowOverlap="1" wp14:anchorId="082E4446" wp14:editId="71FDED72">
                  <wp:simplePos x="0" y="0"/>
                  <wp:positionH relativeFrom="column">
                    <wp:posOffset>969010</wp:posOffset>
                  </wp:positionH>
                  <wp:positionV relativeFrom="paragraph">
                    <wp:posOffset>-124460</wp:posOffset>
                  </wp:positionV>
                  <wp:extent cx="2232660" cy="30797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FF1E4" w14:textId="77777777" w:rsidR="000E72D2" w:rsidRPr="00390659" w:rsidRDefault="000E72D2"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84" o:spid="_x0000_s1029" type="#_x0000_t202" style="position:absolute;left:0;text-align:left;margin-left:76.3pt;margin-top:-9.8pt;width:175.8pt;height:2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" fillcolor="white [3201]" stroked="f" strokeweight=".5pt">
                  <v:textbox>
                    <w:txbxContent>
                      <w:p w14:paraId="6C4FF1E4" w14:textId="77777777" w:rsidR="000E72D2" w:rsidRPr="00390659" w:rsidRDefault="000E72D2"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116A3E">
          <w:rPr>
            <w:noProof/>
            <w:sz w:val="14"/>
          </w:rPr>
          <w:t>109</w:t>
        </w:r>
        <w:r w:rsidRPr="00390659">
          <w:rPr>
            <w:sz w:val="1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94" w:type="dxa"/>
      <w:tblInd w:w="8" w:type="dxa"/>
      <w:tblLayout w:type="fixed"/>
      <w:tblCellMar>
        <w:left w:w="10" w:type="dxa"/>
        <w:right w:w="10" w:type="dxa"/>
      </w:tblCellMar>
      <w:tblLook w:val="0000" w:firstRow="0" w:lastRow="0" w:firstColumn="0" w:lastColumn="0" w:noHBand="0" w:noVBand="0"/>
    </w:tblPr>
    <w:tblGrid>
      <w:gridCol w:w="6345"/>
      <w:gridCol w:w="2149"/>
    </w:tblGrid>
    <w:tr w:rsidR="000E72D2" w14:paraId="4784929E" w14:textId="77777777" w:rsidTr="009B4A3F">
      <w:trPr>
        <w:trHeight w:val="1814"/>
      </w:trPr>
      <w:tc>
        <w:tcPr>
          <w:tcW w:w="5457" w:type="dxa"/>
          <w:shd w:val="clear" w:color="auto" w:fill="auto"/>
          <w:tcMar>
            <w:top w:w="55" w:type="dxa"/>
            <w:left w:w="55" w:type="dxa"/>
            <w:bottom w:w="55" w:type="dxa"/>
            <w:right w:w="55" w:type="dxa"/>
          </w:tcMar>
        </w:tcPr>
        <w:p w14:paraId="5AD7AC76" w14:textId="77777777" w:rsidR="000E72D2" w:rsidRPr="00A61068" w:rsidRDefault="000E72D2" w:rsidP="00517AA4">
          <w:pPr>
            <w:pStyle w:val="TableContents"/>
            <w:ind w:left="1377"/>
            <w:rPr>
              <w:sz w:val="16"/>
            </w:rPr>
          </w:pPr>
          <w:r w:rsidRPr="00C36510">
            <w:rPr>
              <w:rStyle w:val="UBuUniversidad"/>
              <w:noProof/>
              <w:sz w:val="36"/>
              <w:lang w:eastAsia="es-ES" w:bidi="ar-SA"/>
            </w:rPr>
            <w:drawing>
              <wp:anchor distT="0" distB="0" distL="114300" distR="114300" simplePos="0" relativeHeight="251660288" behindDoc="0" locked="0" layoutInCell="1" allowOverlap="1" wp14:anchorId="43F9A3F8" wp14:editId="5B144280">
                <wp:simplePos x="0" y="0"/>
                <wp:positionH relativeFrom="margin">
                  <wp:posOffset>214296</wp:posOffset>
                </wp:positionH>
                <wp:positionV relativeFrom="paragraph">
                  <wp:posOffset>0</wp:posOffset>
                </wp:positionV>
                <wp:extent cx="506730" cy="845185"/>
                <wp:effectExtent l="0" t="0" r="7620" b="0"/>
                <wp:wrapSquare wrapText="bothSides"/>
                <wp:docPr id="97" name="Imagen 97" descr="C:\Users\Álvaro\Downloads\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ownloads\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06730" cy="84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068">
            <w:rPr>
              <w:noProof/>
              <w:sz w:val="18"/>
              <w:lang w:eastAsia="es-ES" w:bidi="ar-SA"/>
            </w:rPr>
            <w:drawing>
              <wp:anchor distT="0" distB="0" distL="114300" distR="114300" simplePos="0" relativeHeight="251659264" behindDoc="0" locked="0" layoutInCell="1" allowOverlap="1" wp14:anchorId="3348076F" wp14:editId="6D520C7B">
                <wp:simplePos x="0" y="0"/>
                <wp:positionH relativeFrom="column">
                  <wp:posOffset>3365333</wp:posOffset>
                </wp:positionH>
                <wp:positionV relativeFrom="paragraph">
                  <wp:posOffset>0</wp:posOffset>
                </wp:positionV>
                <wp:extent cx="629285" cy="845185"/>
                <wp:effectExtent l="0" t="0" r="0" b="0"/>
                <wp:wrapThrough wrapText="bothSides">
                  <wp:wrapPolygon edited="0">
                    <wp:start x="5231" y="0"/>
                    <wp:lineTo x="2616" y="487"/>
                    <wp:lineTo x="0" y="9250"/>
                    <wp:lineTo x="0" y="16066"/>
                    <wp:lineTo x="5885" y="20935"/>
                    <wp:lineTo x="6539" y="20935"/>
                    <wp:lineTo x="14385" y="20935"/>
                    <wp:lineTo x="15693" y="20935"/>
                    <wp:lineTo x="20924" y="16553"/>
                    <wp:lineTo x="20924" y="7790"/>
                    <wp:lineTo x="18963" y="487"/>
                    <wp:lineTo x="16347" y="0"/>
                    <wp:lineTo x="5231" y="0"/>
                  </wp:wrapPolygon>
                </wp:wrapThrough>
                <wp:docPr id="98"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lum bright="-50000"/>
                          <a:alphaModFix/>
                          <a:extLst>
                            <a:ext uri="{28A0092B-C50C-407E-A947-70E740481C1C}">
                              <a14:useLocalDpi xmlns:a14="http://schemas.microsoft.com/office/drawing/2010/main" val="0"/>
                            </a:ext>
                          </a:extLst>
                        </a:blip>
                        <a:srcRect/>
                        <a:stretch>
                          <a:fillRect/>
                        </a:stretch>
                      </pic:blipFill>
                      <pic:spPr>
                        <a:xfrm>
                          <a:off x="0" y="0"/>
                          <a:ext cx="629285" cy="845185"/>
                        </a:xfrm>
                        <a:prstGeom prst="rect">
                          <a:avLst/>
                        </a:prstGeom>
                      </pic:spPr>
                    </pic:pic>
                  </a:graphicData>
                </a:graphic>
                <wp14:sizeRelH relativeFrom="page">
                  <wp14:pctWidth>0</wp14:pctWidth>
                </wp14:sizeRelH>
                <wp14:sizeRelV relativeFrom="page">
                  <wp14:pctHeight>0</wp14:pctHeight>
                </wp14:sizeRelV>
              </wp:anchor>
            </w:drawing>
          </w:r>
          <w:r w:rsidRPr="00A61068">
            <w:rPr>
              <w:rStyle w:val="UBuUniversidad"/>
              <w:sz w:val="32"/>
            </w:rPr>
            <w:t>U</w:t>
          </w:r>
          <w:r w:rsidRPr="00A61068">
            <w:rPr>
              <w:rStyle w:val="UBuUniversidad"/>
              <w:sz w:val="28"/>
            </w:rPr>
            <w:t>niversidad de Burgos</w:t>
          </w:r>
        </w:p>
        <w:p w14:paraId="1F000190" w14:textId="77777777" w:rsidR="000E72D2" w:rsidRPr="00A61068" w:rsidRDefault="000E72D2" w:rsidP="00517AA4">
          <w:pPr>
            <w:pStyle w:val="TableContents"/>
            <w:ind w:left="1377"/>
            <w:rPr>
              <w:sz w:val="16"/>
            </w:rPr>
          </w:pPr>
          <w:r w:rsidRPr="00A61068">
            <w:rPr>
              <w:rStyle w:val="UBuCentro"/>
              <w:sz w:val="28"/>
            </w:rPr>
            <w:t>Escuela Politécnica Superior</w:t>
          </w:r>
        </w:p>
        <w:p w14:paraId="5E48AADB" w14:textId="77777777" w:rsidR="000E72D2" w:rsidRDefault="000E72D2" w:rsidP="00517AA4">
          <w:pPr>
            <w:pStyle w:val="TableContents"/>
            <w:ind w:left="1377"/>
            <w:rPr>
              <w:sz w:val="36"/>
              <w:szCs w:val="36"/>
            </w:rPr>
          </w:pPr>
          <w:proofErr w:type="spellStart"/>
          <w:r w:rsidRPr="00A61068">
            <w:rPr>
              <w:rStyle w:val="UBugr"/>
              <w:sz w:val="24"/>
            </w:rPr>
            <w:t>Gºen</w:t>
          </w:r>
          <w:proofErr w:type="spellEnd"/>
          <w:r w:rsidRPr="00A61068">
            <w:rPr>
              <w:rStyle w:val="UBugr"/>
              <w:sz w:val="24"/>
            </w:rPr>
            <w:t xml:space="preserve"> Ingeniería en Informática</w:t>
          </w:r>
        </w:p>
      </w:tc>
      <w:tc>
        <w:tcPr>
          <w:tcW w:w="1848" w:type="dxa"/>
          <w:tcMar>
            <w:top w:w="55" w:type="dxa"/>
            <w:left w:w="55" w:type="dxa"/>
            <w:bottom w:w="55" w:type="dxa"/>
            <w:right w:w="55" w:type="dxa"/>
          </w:tcMar>
        </w:tcPr>
        <w:p w14:paraId="24CF8095" w14:textId="77777777" w:rsidR="000E72D2" w:rsidRDefault="000E72D2" w:rsidP="00517AA4">
          <w:pPr>
            <w:pStyle w:val="TableContents"/>
            <w:jc w:val="right"/>
          </w:pPr>
        </w:p>
      </w:tc>
    </w:tr>
  </w:tbl>
  <w:p w14:paraId="448F914A" w14:textId="77777777" w:rsidR="000E72D2" w:rsidRDefault="000E72D2">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190078"/>
      <w:docPartObj>
        <w:docPartGallery w:val="Page Numbers (Top of Page)"/>
        <w:docPartUnique/>
      </w:docPartObj>
    </w:sdtPr>
    <w:sdtContent>
      <w:p w14:paraId="6A0523C9" w14:textId="77777777" w:rsidR="000E72D2" w:rsidRDefault="000E72D2" w:rsidP="0020493E">
        <w:pPr>
          <w:pStyle w:val="Encabezado"/>
        </w:pPr>
        <w:r w:rsidRPr="002B316F">
          <w:rPr>
            <w:noProof/>
            <w:lang w:eastAsia="es-ES"/>
          </w:rPr>
          <w:drawing>
            <wp:anchor distT="0" distB="0" distL="114300" distR="114300" simplePos="0" relativeHeight="251668480" behindDoc="0" locked="0" layoutInCell="1" allowOverlap="1" wp14:anchorId="623AB58D" wp14:editId="0153D2C5">
              <wp:simplePos x="0" y="0"/>
              <wp:positionH relativeFrom="column">
                <wp:posOffset>3995420</wp:posOffset>
              </wp:positionH>
              <wp:positionV relativeFrom="paragraph">
                <wp:posOffset>-129540</wp:posOffset>
              </wp:positionV>
              <wp:extent cx="403860" cy="381635"/>
              <wp:effectExtent l="0" t="0" r="0" b="0"/>
              <wp:wrapThrough wrapText="bothSides">
                <wp:wrapPolygon edited="0">
                  <wp:start x="0" y="0"/>
                  <wp:lineTo x="0" y="20486"/>
                  <wp:lineTo x="20377" y="20486"/>
                  <wp:lineTo x="20377" y="0"/>
                  <wp:lineTo x="0" y="0"/>
                </wp:wrapPolygon>
              </wp:wrapThrough>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3860" cy="381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9504" behindDoc="0" locked="0" layoutInCell="1" allowOverlap="1" wp14:anchorId="07C97C4D" wp14:editId="57B25A4F">
                  <wp:simplePos x="0" y="0"/>
                  <wp:positionH relativeFrom="column">
                    <wp:posOffset>-86895</wp:posOffset>
                  </wp:positionH>
                  <wp:positionV relativeFrom="paragraph">
                    <wp:posOffset>-157480</wp:posOffset>
                  </wp:positionV>
                  <wp:extent cx="342900" cy="224790"/>
                  <wp:effectExtent l="0" t="0" r="0" b="3810"/>
                  <wp:wrapNone/>
                  <wp:docPr id="106" name="Cuadro de texto 106"/>
                  <wp:cNvGraphicFramePr/>
                  <a:graphic xmlns:a="http://schemas.openxmlformats.org/drawingml/2006/main">
                    <a:graphicData uri="http://schemas.microsoft.com/office/word/2010/wordprocessingShape">
                      <wps:wsp>
                        <wps:cNvSpPr txBox="1"/>
                        <wps:spPr>
                          <a:xfrm>
                            <a:off x="0" y="0"/>
                            <a:ext cx="342900"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13F58" w14:textId="77777777" w:rsidR="000E72D2" w:rsidRPr="00D77641" w:rsidRDefault="000E72D2"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116A3E" w:rsidRPr="00116A3E">
                                <w:rPr>
                                  <w:noProof/>
                                  <w:sz w:val="14"/>
                                </w:rPr>
                                <w:t>110</w:t>
                              </w:r>
                              <w:r w:rsidRPr="00D77641">
                                <w:rPr>
                                  <w:sz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06" o:spid="_x0000_s1030" type="#_x0000_t202" style="position:absolute;margin-left:-6.85pt;margin-top:-12.4pt;width:27pt;height:17.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" fillcolor="white [3201]" stroked="f" strokeweight=".5pt">
                  <v:textbox>
                    <w:txbxContent>
                      <w:p w14:paraId="21A13F58" w14:textId="77777777" w:rsidR="000E72D2" w:rsidRPr="00D77641" w:rsidRDefault="000E72D2" w:rsidP="0020493E">
                        <w:pPr>
                          <w:rPr>
                            <w:sz w:val="16"/>
                          </w:rPr>
                        </w:pPr>
                        <w:r w:rsidRPr="00D77641">
                          <w:rPr>
                            <w:sz w:val="16"/>
                          </w:rPr>
                          <w:fldChar w:fldCharType="begin"/>
                        </w:r>
                        <w:r w:rsidRPr="00D77641">
                          <w:rPr>
                            <w:sz w:val="16"/>
                          </w:rPr>
                          <w:instrText>PAGE   \* MERGEFORMAT</w:instrText>
                        </w:r>
                        <w:r w:rsidRPr="00D77641">
                          <w:rPr>
                            <w:sz w:val="16"/>
                          </w:rPr>
                          <w:fldChar w:fldCharType="separate"/>
                        </w:r>
                        <w:r w:rsidR="00116A3E" w:rsidRPr="00116A3E">
                          <w:rPr>
                            <w:noProof/>
                            <w:sz w:val="14"/>
                          </w:rPr>
                          <w:t>110</w:t>
                        </w:r>
                        <w:r w:rsidRPr="00D77641">
                          <w:rPr>
                            <w:sz w:val="16"/>
                          </w:rPr>
                          <w:fldChar w:fldCharType="end"/>
                        </w:r>
                      </w:p>
                    </w:txbxContent>
                  </v:textbox>
                </v:shape>
              </w:pict>
            </mc:Fallback>
          </mc:AlternateContent>
        </w:r>
        <w:r>
          <w:rPr>
            <w:noProof/>
            <w:lang w:eastAsia="es-ES"/>
          </w:rPr>
          <mc:AlternateContent>
            <mc:Choice Requires="wps">
              <w:drawing>
                <wp:anchor distT="0" distB="0" distL="114300" distR="114300" simplePos="0" relativeHeight="251667456" behindDoc="0" locked="0" layoutInCell="1" allowOverlap="1" wp14:anchorId="703F60DA" wp14:editId="6B81F556">
                  <wp:simplePos x="0" y="0"/>
                  <wp:positionH relativeFrom="column">
                    <wp:posOffset>3197024</wp:posOffset>
                  </wp:positionH>
                  <wp:positionV relativeFrom="paragraph">
                    <wp:posOffset>-163195</wp:posOffset>
                  </wp:positionV>
                  <wp:extent cx="914400" cy="227965"/>
                  <wp:effectExtent l="0" t="0" r="0" b="635"/>
                  <wp:wrapNone/>
                  <wp:docPr id="107" name="Cuadro de texto 107"/>
                  <wp:cNvGraphicFramePr/>
                  <a:graphic xmlns:a="http://schemas.openxmlformats.org/drawingml/2006/main">
                    <a:graphicData uri="http://schemas.microsoft.com/office/word/2010/wordprocessingShape">
                      <wps:wsp>
                        <wps:cNvSpPr txBox="1"/>
                        <wps:spPr>
                          <a:xfrm>
                            <a:off x="0" y="0"/>
                            <a:ext cx="914400"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AF019" w14:textId="77777777" w:rsidR="000E72D2" w:rsidRPr="002B316F" w:rsidRDefault="000E72D2" w:rsidP="0020493E">
                              <w:pPr>
                                <w:rPr>
                                  <w:sz w:val="16"/>
                                </w:rPr>
                              </w:pPr>
                              <w:proofErr w:type="gramStart"/>
                              <w:r>
                                <w:rPr>
                                  <w:sz w:val="16"/>
                                </w:rPr>
                                <w:t>f</w:t>
                              </w:r>
                              <w:r w:rsidRPr="002B316F">
                                <w:rPr>
                                  <w:sz w:val="16"/>
                                </w:rPr>
                                <w:t>ebrero</w:t>
                              </w:r>
                              <w:proofErr w:type="gramEnd"/>
                              <w:r w:rsidRPr="002B316F">
                                <w:rPr>
                                  <w:sz w:val="16"/>
                                </w:rPr>
                                <w:t xml:space="preserve"> de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07" o:spid="_x0000_s1031" type="#_x0000_t202" style="position:absolute;margin-left:251.75pt;margin-top:-12.85pt;width:1in;height:17.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" fillcolor="white [3201]" stroked="f" strokeweight=".5pt">
                  <v:textbox>
                    <w:txbxContent>
                      <w:p w14:paraId="428AF019" w14:textId="77777777" w:rsidR="000E72D2" w:rsidRPr="002B316F" w:rsidRDefault="000E72D2" w:rsidP="0020493E">
                        <w:pPr>
                          <w:rPr>
                            <w:sz w:val="16"/>
                          </w:rPr>
                        </w:pPr>
                        <w:proofErr w:type="gramStart"/>
                        <w:r>
                          <w:rPr>
                            <w:sz w:val="16"/>
                          </w:rPr>
                          <w:t>f</w:t>
                        </w:r>
                        <w:r w:rsidRPr="002B316F">
                          <w:rPr>
                            <w:sz w:val="16"/>
                          </w:rPr>
                          <w:t>ebrero</w:t>
                        </w:r>
                        <w:proofErr w:type="gramEnd"/>
                        <w:r w:rsidRPr="002B316F">
                          <w:rPr>
                            <w:sz w:val="16"/>
                          </w:rPr>
                          <w:t xml:space="preserve"> de 2016</w:t>
                        </w:r>
                      </w:p>
                    </w:txbxContent>
                  </v:textbox>
                </v:shape>
              </w:pict>
            </mc:Fallback>
          </mc:AlternateContent>
        </w:r>
        <w:r>
          <w:rPr>
            <w:noProof/>
            <w:lang w:eastAsia="es-ES"/>
          </w:rPr>
          <mc:AlternateContent>
            <mc:Choice Requires="wps">
              <w:drawing>
                <wp:anchor distT="0" distB="0" distL="114300" distR="114300" simplePos="0" relativeHeight="251666432" behindDoc="0" locked="0" layoutInCell="1" allowOverlap="1" wp14:anchorId="491FEEC5" wp14:editId="3C5F854D">
                  <wp:simplePos x="0" y="0"/>
                  <wp:positionH relativeFrom="column">
                    <wp:posOffset>796290</wp:posOffset>
                  </wp:positionH>
                  <wp:positionV relativeFrom="paragraph">
                    <wp:posOffset>-155842</wp:posOffset>
                  </wp:positionV>
                  <wp:extent cx="2517775" cy="224790"/>
                  <wp:effectExtent l="0" t="0" r="0" b="3810"/>
                  <wp:wrapNone/>
                  <wp:docPr id="108" name="Cuadro de texto 108"/>
                  <wp:cNvGraphicFramePr/>
                  <a:graphic xmlns:a="http://schemas.openxmlformats.org/drawingml/2006/main">
                    <a:graphicData uri="http://schemas.microsoft.com/office/word/2010/wordprocessingShape">
                      <wps:wsp>
                        <wps:cNvSpPr txBox="1"/>
                        <wps:spPr>
                          <a:xfrm>
                            <a:off x="0" y="0"/>
                            <a:ext cx="2517775" cy="224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4C5D1" w14:textId="77777777" w:rsidR="000E72D2" w:rsidRPr="00D1665E" w:rsidRDefault="000E72D2" w:rsidP="0020493E">
                              <w:pPr>
                                <w:jc w:val="center"/>
                                <w:rPr>
                                  <w:sz w:val="14"/>
                                </w:rPr>
                              </w:pPr>
                              <w:r w:rsidRPr="00D1665E">
                                <w:rPr>
                                  <w:sz w:val="14"/>
                                </w:rPr>
                                <w:t xml:space="preserve">Trabajo final del </w:t>
                              </w:r>
                              <w:proofErr w:type="spellStart"/>
                              <w:r w:rsidRPr="00D1665E">
                                <w:rPr>
                                  <w:sz w:val="14"/>
                                </w:rPr>
                                <w:t>GºIng.Informatica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08" o:spid="_x0000_s1032" type="#_x0000_t202" style="position:absolute;margin-left:62.7pt;margin-top:-12.25pt;width:198.25pt;height:1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" fillcolor="white [3201]" stroked="f" strokeweight=".5pt">
                  <v:textbox>
                    <w:txbxContent>
                      <w:p w14:paraId="4A94C5D1" w14:textId="77777777" w:rsidR="000E72D2" w:rsidRPr="00D1665E" w:rsidRDefault="000E72D2" w:rsidP="0020493E">
                        <w:pPr>
                          <w:jc w:val="center"/>
                          <w:rPr>
                            <w:sz w:val="14"/>
                          </w:rPr>
                        </w:pPr>
                        <w:r w:rsidRPr="00D1665E">
                          <w:rPr>
                            <w:sz w:val="14"/>
                          </w:rPr>
                          <w:t xml:space="preserve">Trabajo final del </w:t>
                        </w:r>
                        <w:proofErr w:type="spellStart"/>
                        <w:r w:rsidRPr="00D1665E">
                          <w:rPr>
                            <w:sz w:val="14"/>
                          </w:rPr>
                          <w:t>GºIng.Informatica</w:t>
                        </w:r>
                        <w:proofErr w:type="spellEnd"/>
                      </w:p>
                    </w:txbxContent>
                  </v:textbox>
                </v:shape>
              </w:pict>
            </mc:Fallback>
          </mc:AlternateContent>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769416"/>
      <w:docPartObj>
        <w:docPartGallery w:val="Page Numbers (Top of Page)"/>
        <w:docPartUnique/>
      </w:docPartObj>
    </w:sdtPr>
    <w:sdtContent>
      <w:p w14:paraId="562AD4F4" w14:textId="77777777" w:rsidR="000E72D2" w:rsidRPr="00390659" w:rsidRDefault="000E72D2" w:rsidP="003F59DC">
        <w:pPr>
          <w:pStyle w:val="Encabezado"/>
          <w:jc w:val="right"/>
        </w:pPr>
        <w:r w:rsidRPr="00390659">
          <w:rPr>
            <w:noProof/>
            <w:sz w:val="16"/>
            <w:lang w:eastAsia="es-ES"/>
          </w:rPr>
          <w:drawing>
            <wp:anchor distT="0" distB="0" distL="114300" distR="114300" simplePos="0" relativeHeight="251674624" behindDoc="0" locked="0" layoutInCell="1" allowOverlap="1" wp14:anchorId="443885EF" wp14:editId="4776EDE0">
              <wp:simplePos x="0" y="0"/>
              <wp:positionH relativeFrom="column">
                <wp:posOffset>-332740</wp:posOffset>
              </wp:positionH>
              <wp:positionV relativeFrom="paragraph">
                <wp:posOffset>-158115</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95" name="Imagen 9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0659">
          <w:rPr>
            <w:noProof/>
            <w:sz w:val="14"/>
            <w:lang w:eastAsia="es-ES"/>
          </w:rPr>
          <mc:AlternateContent>
            <mc:Choice Requires="wps">
              <w:drawing>
                <wp:anchor distT="0" distB="0" distL="114300" distR="114300" simplePos="0" relativeHeight="251675648" behindDoc="0" locked="0" layoutInCell="1" allowOverlap="1" wp14:anchorId="3890923A" wp14:editId="76051470">
                  <wp:simplePos x="0" y="0"/>
                  <wp:positionH relativeFrom="column">
                    <wp:posOffset>-22459</wp:posOffset>
                  </wp:positionH>
                  <wp:positionV relativeFrom="paragraph">
                    <wp:posOffset>-206041</wp:posOffset>
                  </wp:positionV>
                  <wp:extent cx="1226686" cy="23431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226686" cy="234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11D9B" w14:textId="21F944BA" w:rsidR="000E72D2" w:rsidRPr="00390659" w:rsidRDefault="000E72D2" w:rsidP="003F59DC">
                              <w:pPr>
                                <w:rPr>
                                  <w:sz w:val="14"/>
                                </w:rPr>
                              </w:pPr>
                              <w:r w:rsidRPr="00390659">
                                <w:rPr>
                                  <w:sz w:val="14"/>
                                </w:rPr>
                                <w:t xml:space="preserve">Álvaro Vázquez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6" o:spid="_x0000_s1033" type="#_x0000_t202" style="position:absolute;left:0;text-align:left;margin-left:-1.75pt;margin-top:-16.2pt;width:96.6pt;height:1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" fillcolor="white [3201]" stroked="f" strokeweight=".5pt">
                  <v:textbox>
                    <w:txbxContent>
                      <w:p w14:paraId="27411D9B" w14:textId="21F944BA" w:rsidR="000E72D2" w:rsidRPr="00390659" w:rsidRDefault="000E72D2" w:rsidP="003F59DC">
                        <w:pPr>
                          <w:rPr>
                            <w:sz w:val="14"/>
                          </w:rPr>
                        </w:pPr>
                        <w:r w:rsidRPr="00390659">
                          <w:rPr>
                            <w:sz w:val="14"/>
                          </w:rPr>
                          <w:t xml:space="preserve">Álvaro Vázquez </w:t>
                        </w:r>
                      </w:p>
                    </w:txbxContent>
                  </v:textbox>
                </v:shape>
              </w:pict>
            </mc:Fallback>
          </mc:AlternateContent>
        </w:r>
        <w:r w:rsidRPr="00390659">
          <w:rPr>
            <w:noProof/>
            <w:sz w:val="14"/>
            <w:lang w:eastAsia="es-ES"/>
          </w:rPr>
          <mc:AlternateContent>
            <mc:Choice Requires="wps">
              <w:drawing>
                <wp:anchor distT="0" distB="0" distL="114300" distR="114300" simplePos="0" relativeHeight="251673600" behindDoc="0" locked="0" layoutInCell="1" allowOverlap="1" wp14:anchorId="3661509D" wp14:editId="67183DA3">
                  <wp:simplePos x="0" y="0"/>
                  <wp:positionH relativeFrom="column">
                    <wp:posOffset>969010</wp:posOffset>
                  </wp:positionH>
                  <wp:positionV relativeFrom="paragraph">
                    <wp:posOffset>-124460</wp:posOffset>
                  </wp:positionV>
                  <wp:extent cx="2232660" cy="307975"/>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2232660"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985B3" w14:textId="77777777" w:rsidR="000E72D2" w:rsidRPr="00390659" w:rsidRDefault="000E72D2" w:rsidP="003F59DC">
                              <w:pPr>
                                <w:jc w:val="center"/>
                                <w:rPr>
                                  <w:sz w:val="14"/>
                                </w:rPr>
                              </w:pPr>
                              <w:r w:rsidRPr="00390659">
                                <w:rPr>
                                  <w:sz w:val="14"/>
                                </w:rPr>
                                <w:t>Autocorrección de prácticas en 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8" o:spid="_x0000_s1034" type="#_x0000_t202" style="position:absolute;left:0;text-align:left;margin-left:76.3pt;margin-top:-9.8pt;width:175.8pt;height:24.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" fillcolor="white [3201]" stroked="f" strokeweight=".5pt">
                  <v:textbox>
                    <w:txbxContent>
                      <w:p w14:paraId="081985B3" w14:textId="77777777" w:rsidR="000E72D2" w:rsidRPr="00390659" w:rsidRDefault="000E72D2" w:rsidP="003F59DC">
                        <w:pPr>
                          <w:jc w:val="center"/>
                          <w:rPr>
                            <w:sz w:val="14"/>
                          </w:rPr>
                        </w:pPr>
                        <w:r w:rsidRPr="00390659">
                          <w:rPr>
                            <w:sz w:val="14"/>
                          </w:rPr>
                          <w:t>Autocorrección de prácticas en Java</w:t>
                        </w:r>
                      </w:p>
                    </w:txbxContent>
                  </v:textbox>
                </v:shape>
              </w:pict>
            </mc:Fallback>
          </mc:AlternateContent>
        </w:r>
        <w:r w:rsidRPr="00390659">
          <w:rPr>
            <w:sz w:val="14"/>
          </w:rPr>
          <w:fldChar w:fldCharType="begin"/>
        </w:r>
        <w:r w:rsidRPr="00390659">
          <w:rPr>
            <w:sz w:val="14"/>
          </w:rPr>
          <w:instrText>PAGE   \* MERGEFORMAT</w:instrText>
        </w:r>
        <w:r w:rsidRPr="00390659">
          <w:rPr>
            <w:sz w:val="14"/>
          </w:rPr>
          <w:fldChar w:fldCharType="separate"/>
        </w:r>
        <w:r w:rsidR="003A0148">
          <w:rPr>
            <w:noProof/>
            <w:sz w:val="14"/>
          </w:rPr>
          <w:t>58</w:t>
        </w:r>
        <w:r w:rsidRPr="00390659">
          <w:rPr>
            <w:sz w:val="14"/>
          </w:rPr>
          <w:fldChar w:fldCharType="end"/>
        </w:r>
      </w:p>
    </w:sdtContent>
  </w:sdt>
  <w:p w14:paraId="2A123BFD" w14:textId="155FB29B" w:rsidR="000E72D2" w:rsidRDefault="000E72D2"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71552" behindDoc="0" locked="0" layoutInCell="1" allowOverlap="1" wp14:anchorId="35AED348" wp14:editId="7FC54CF5">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96" name="Imagen 96"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42917" w14:textId="68F2359C" w:rsidR="000E72D2" w:rsidRPr="00390659" w:rsidRDefault="000E72D2" w:rsidP="003F59DC">
    <w:pPr>
      <w:pStyle w:val="Encabezado"/>
      <w:jc w:val="right"/>
    </w:pPr>
  </w:p>
  <w:p w14:paraId="07A93492" w14:textId="77777777" w:rsidR="000E72D2" w:rsidRDefault="000E72D2" w:rsidP="003F59DC">
    <w:pPr>
      <w:pStyle w:val="Encabezado"/>
    </w:pPr>
    <w:r w:rsidRPr="00390659">
      <w:rPr>
        <w:noProof/>
        <w:sz w:val="16"/>
        <w:lang w:eastAsia="es-ES"/>
      </w:rPr>
      <w:t xml:space="preserve"> </w:t>
    </w:r>
    <w:r w:rsidRPr="00390659">
      <w:rPr>
        <w:noProof/>
        <w:sz w:val="16"/>
        <w:lang w:eastAsia="es-ES"/>
      </w:rPr>
      <w:drawing>
        <wp:anchor distT="0" distB="0" distL="114300" distR="114300" simplePos="0" relativeHeight="251683840" behindDoc="0" locked="0" layoutInCell="1" allowOverlap="1" wp14:anchorId="765CF911" wp14:editId="67CC013A">
          <wp:simplePos x="0" y="0"/>
          <wp:positionH relativeFrom="column">
            <wp:posOffset>-340560</wp:posOffset>
          </wp:positionH>
          <wp:positionV relativeFrom="paragraph">
            <wp:posOffset>-1217228</wp:posOffset>
          </wp:positionV>
          <wp:extent cx="276225" cy="461645"/>
          <wp:effectExtent l="0" t="0" r="9525" b="0"/>
          <wp:wrapThrough wrapText="bothSides">
            <wp:wrapPolygon edited="0">
              <wp:start x="5959" y="0"/>
              <wp:lineTo x="0" y="2674"/>
              <wp:lineTo x="0" y="16044"/>
              <wp:lineTo x="1490" y="20501"/>
              <wp:lineTo x="2979" y="20501"/>
              <wp:lineTo x="17876" y="20501"/>
              <wp:lineTo x="19366" y="20501"/>
              <wp:lineTo x="20855" y="16044"/>
              <wp:lineTo x="20855" y="2674"/>
              <wp:lineTo x="14897" y="0"/>
              <wp:lineTo x="5959" y="0"/>
            </wp:wrapPolygon>
          </wp:wrapThrough>
          <wp:docPr id="105" name="Imagen 105" descr="H:\TFG - ALVARO\platillaTFG_15\img\escudo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FG - ALVARO\platillaTFG_15\img\escudoUBu.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6225" cy="4616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1D01"/>
    <w:multiLevelType w:val="hybridMultilevel"/>
    <w:tmpl w:val="E5F0E732"/>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47521BF"/>
    <w:multiLevelType w:val="hybridMultilevel"/>
    <w:tmpl w:val="96D4B0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E13C3F"/>
    <w:multiLevelType w:val="hybridMultilevel"/>
    <w:tmpl w:val="FD428E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10E0983"/>
    <w:multiLevelType w:val="hybridMultilevel"/>
    <w:tmpl w:val="4DB69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70C5F59"/>
    <w:multiLevelType w:val="multilevel"/>
    <w:tmpl w:val="0FA8F3A4"/>
    <w:lvl w:ilvl="0">
      <w:start w:val="1"/>
      <w:numFmt w:val="upperRoman"/>
      <w:pStyle w:val="Ttulo1"/>
      <w:lvlText w:val="%1 -"/>
      <w:lvlJc w:val="right"/>
      <w:pPr>
        <w:ind w:left="360" w:hanging="360"/>
      </w:pPr>
      <w:rPr>
        <w:rFonts w:hint="default"/>
      </w:rPr>
    </w:lvl>
    <w:lvl w:ilvl="1">
      <w:start w:val="1"/>
      <w:numFmt w:val="decimal"/>
      <w:pStyle w:val="Ttulo2"/>
      <w:lvlText w:val="%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nsid w:val="1B5373AE"/>
    <w:multiLevelType w:val="hybridMultilevel"/>
    <w:tmpl w:val="391412F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1DE76C6E"/>
    <w:multiLevelType w:val="hybridMultilevel"/>
    <w:tmpl w:val="F2E62C70"/>
    <w:lvl w:ilvl="0" w:tplc="0C0A0005">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nsid w:val="2A830D68"/>
    <w:multiLevelType w:val="hybridMultilevel"/>
    <w:tmpl w:val="8842D8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25777A5"/>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19F429E"/>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F704C10"/>
    <w:multiLevelType w:val="multilevel"/>
    <w:tmpl w:val="48CE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F43697"/>
    <w:multiLevelType w:val="hybridMultilevel"/>
    <w:tmpl w:val="8A045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E745AD9"/>
    <w:multiLevelType w:val="hybridMultilevel"/>
    <w:tmpl w:val="ED465A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A9B1A1B"/>
    <w:multiLevelType w:val="hybridMultilevel"/>
    <w:tmpl w:val="1A70AD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7194B1A"/>
    <w:multiLevelType w:val="hybridMultilevel"/>
    <w:tmpl w:val="84C8561E"/>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num>
  <w:num w:numId="3">
    <w:abstractNumId w:val="43"/>
  </w:num>
  <w:num w:numId="4">
    <w:abstractNumId w:val="18"/>
  </w:num>
  <w:num w:numId="5">
    <w:abstractNumId w:val="37"/>
  </w:num>
  <w:num w:numId="6">
    <w:abstractNumId w:val="14"/>
  </w:num>
  <w:num w:numId="7">
    <w:abstractNumId w:val="36"/>
  </w:num>
  <w:num w:numId="8">
    <w:abstractNumId w:val="39"/>
  </w:num>
  <w:num w:numId="9">
    <w:abstractNumId w:val="32"/>
  </w:num>
  <w:num w:numId="10">
    <w:abstractNumId w:val="16"/>
  </w:num>
  <w:num w:numId="11">
    <w:abstractNumId w:val="21"/>
  </w:num>
  <w:num w:numId="12">
    <w:abstractNumId w:val="29"/>
  </w:num>
  <w:num w:numId="13">
    <w:abstractNumId w:val="25"/>
  </w:num>
  <w:num w:numId="14">
    <w:abstractNumId w:val="41"/>
  </w:num>
  <w:num w:numId="15">
    <w:abstractNumId w:val="10"/>
  </w:num>
  <w:num w:numId="16">
    <w:abstractNumId w:val="20"/>
  </w:num>
  <w:num w:numId="17">
    <w:abstractNumId w:val="0"/>
  </w:num>
  <w:num w:numId="18">
    <w:abstractNumId w:val="11"/>
  </w:num>
  <w:num w:numId="19">
    <w:abstractNumId w:val="42"/>
  </w:num>
  <w:num w:numId="20">
    <w:abstractNumId w:val="34"/>
  </w:num>
  <w:num w:numId="21">
    <w:abstractNumId w:val="12"/>
  </w:num>
  <w:num w:numId="22">
    <w:abstractNumId w:val="19"/>
  </w:num>
  <w:num w:numId="23">
    <w:abstractNumId w:val="31"/>
  </w:num>
  <w:num w:numId="24">
    <w:abstractNumId w:val="9"/>
  </w:num>
  <w:num w:numId="25">
    <w:abstractNumId w:val="23"/>
  </w:num>
  <w:num w:numId="26">
    <w:abstractNumId w:val="35"/>
  </w:num>
  <w:num w:numId="27">
    <w:abstractNumId w:val="15"/>
  </w:num>
  <w:num w:numId="28">
    <w:abstractNumId w:val="44"/>
  </w:num>
  <w:num w:numId="29">
    <w:abstractNumId w:val="24"/>
  </w:num>
  <w:num w:numId="30">
    <w:abstractNumId w:val="38"/>
  </w:num>
  <w:num w:numId="31">
    <w:abstractNumId w:val="2"/>
  </w:num>
  <w:num w:numId="32">
    <w:abstractNumId w:val="3"/>
  </w:num>
  <w:num w:numId="33">
    <w:abstractNumId w:val="22"/>
  </w:num>
  <w:num w:numId="34">
    <w:abstractNumId w:val="40"/>
  </w:num>
  <w:num w:numId="35">
    <w:abstractNumId w:val="28"/>
  </w:num>
  <w:num w:numId="36">
    <w:abstractNumId w:val="30"/>
  </w:num>
  <w:num w:numId="37">
    <w:abstractNumId w:val="17"/>
  </w:num>
  <w:num w:numId="38">
    <w:abstractNumId w:val="13"/>
  </w:num>
  <w:num w:numId="39">
    <w:abstractNumId w:val="4"/>
  </w:num>
  <w:num w:numId="40">
    <w:abstractNumId w:val="26"/>
  </w:num>
  <w:num w:numId="41">
    <w:abstractNumId w:val="1"/>
  </w:num>
  <w:num w:numId="42">
    <w:abstractNumId w:val="33"/>
  </w:num>
  <w:num w:numId="43">
    <w:abstractNumId w:val="5"/>
  </w:num>
  <w:num w:numId="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7"/>
  </w:num>
  <w:num w:numId="46">
    <w:abstractNumId w:val="8"/>
  </w:num>
  <w:num w:numId="47">
    <w:abstractNumId w:val="2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3"/>
  <w:proofState w:spelling="clean" w:grammar="clean"/>
  <w:attachedTemplate r:id="rId1"/>
  <w:trackRevisions/>
  <w:defaultTabStop w:val="708"/>
  <w:hyphenationZone w:val="425"/>
  <w:evenAndOddHeaders/>
  <w:bookFoldPrint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418"/>
    <w:rsid w:val="00002D41"/>
    <w:rsid w:val="0001105E"/>
    <w:rsid w:val="0002489F"/>
    <w:rsid w:val="00032D7C"/>
    <w:rsid w:val="00045E0E"/>
    <w:rsid w:val="00055C26"/>
    <w:rsid w:val="00060070"/>
    <w:rsid w:val="00062E1A"/>
    <w:rsid w:val="0008359C"/>
    <w:rsid w:val="00096357"/>
    <w:rsid w:val="000A2F62"/>
    <w:rsid w:val="000A6134"/>
    <w:rsid w:val="000B7F3F"/>
    <w:rsid w:val="000C0112"/>
    <w:rsid w:val="000C3CF5"/>
    <w:rsid w:val="000E06BD"/>
    <w:rsid w:val="000E72D2"/>
    <w:rsid w:val="000F1A73"/>
    <w:rsid w:val="00100F94"/>
    <w:rsid w:val="00115546"/>
    <w:rsid w:val="00116A3E"/>
    <w:rsid w:val="00121AA4"/>
    <w:rsid w:val="00125F1A"/>
    <w:rsid w:val="00131052"/>
    <w:rsid w:val="00136BC7"/>
    <w:rsid w:val="0015175B"/>
    <w:rsid w:val="00157CF3"/>
    <w:rsid w:val="00162578"/>
    <w:rsid w:val="00164AEB"/>
    <w:rsid w:val="00165C34"/>
    <w:rsid w:val="00170FC9"/>
    <w:rsid w:val="001716D9"/>
    <w:rsid w:val="001742FA"/>
    <w:rsid w:val="00180DCC"/>
    <w:rsid w:val="001812D6"/>
    <w:rsid w:val="0018567C"/>
    <w:rsid w:val="00186CFF"/>
    <w:rsid w:val="0019270D"/>
    <w:rsid w:val="001B69A9"/>
    <w:rsid w:val="001C53FF"/>
    <w:rsid w:val="001C66DA"/>
    <w:rsid w:val="001D4E8D"/>
    <w:rsid w:val="001E574C"/>
    <w:rsid w:val="001E7B21"/>
    <w:rsid w:val="001F7448"/>
    <w:rsid w:val="0020493E"/>
    <w:rsid w:val="002216BB"/>
    <w:rsid w:val="00245BB2"/>
    <w:rsid w:val="002640CA"/>
    <w:rsid w:val="00267086"/>
    <w:rsid w:val="00271610"/>
    <w:rsid w:val="002760AA"/>
    <w:rsid w:val="00285C43"/>
    <w:rsid w:val="002A0DDB"/>
    <w:rsid w:val="002C7253"/>
    <w:rsid w:val="002D6B36"/>
    <w:rsid w:val="002F302A"/>
    <w:rsid w:val="002F5CE5"/>
    <w:rsid w:val="00301B36"/>
    <w:rsid w:val="00302F31"/>
    <w:rsid w:val="003242FD"/>
    <w:rsid w:val="00347372"/>
    <w:rsid w:val="00362B9A"/>
    <w:rsid w:val="003648A6"/>
    <w:rsid w:val="003751BF"/>
    <w:rsid w:val="00380B7E"/>
    <w:rsid w:val="00382AC8"/>
    <w:rsid w:val="0039173E"/>
    <w:rsid w:val="003A0148"/>
    <w:rsid w:val="003A4419"/>
    <w:rsid w:val="003B183B"/>
    <w:rsid w:val="003B38DF"/>
    <w:rsid w:val="003C1FE7"/>
    <w:rsid w:val="003C42D4"/>
    <w:rsid w:val="003C776D"/>
    <w:rsid w:val="003D66FD"/>
    <w:rsid w:val="003E2932"/>
    <w:rsid w:val="003F306D"/>
    <w:rsid w:val="003F569E"/>
    <w:rsid w:val="003F59DC"/>
    <w:rsid w:val="003F758D"/>
    <w:rsid w:val="00417B1A"/>
    <w:rsid w:val="00422AB3"/>
    <w:rsid w:val="00425AF5"/>
    <w:rsid w:val="00431627"/>
    <w:rsid w:val="00441AB0"/>
    <w:rsid w:val="004440F8"/>
    <w:rsid w:val="00446182"/>
    <w:rsid w:val="004474DE"/>
    <w:rsid w:val="0045618B"/>
    <w:rsid w:val="00457049"/>
    <w:rsid w:val="00467C8E"/>
    <w:rsid w:val="00485DE2"/>
    <w:rsid w:val="00486387"/>
    <w:rsid w:val="00493208"/>
    <w:rsid w:val="004B1605"/>
    <w:rsid w:val="004B732B"/>
    <w:rsid w:val="004B7E73"/>
    <w:rsid w:val="004C009B"/>
    <w:rsid w:val="004C367F"/>
    <w:rsid w:val="004D0F56"/>
    <w:rsid w:val="004D11E8"/>
    <w:rsid w:val="004D454E"/>
    <w:rsid w:val="004D77FE"/>
    <w:rsid w:val="004D7AD2"/>
    <w:rsid w:val="004E55DC"/>
    <w:rsid w:val="004E682C"/>
    <w:rsid w:val="004F02F0"/>
    <w:rsid w:val="004F742E"/>
    <w:rsid w:val="00503487"/>
    <w:rsid w:val="00504217"/>
    <w:rsid w:val="00517AA4"/>
    <w:rsid w:val="00526C94"/>
    <w:rsid w:val="00536A55"/>
    <w:rsid w:val="0054055C"/>
    <w:rsid w:val="00557A34"/>
    <w:rsid w:val="00577DAD"/>
    <w:rsid w:val="005B6988"/>
    <w:rsid w:val="005D2144"/>
    <w:rsid w:val="005E0A8C"/>
    <w:rsid w:val="005E1B00"/>
    <w:rsid w:val="005F172A"/>
    <w:rsid w:val="005F1EFF"/>
    <w:rsid w:val="005F2B0D"/>
    <w:rsid w:val="005F784B"/>
    <w:rsid w:val="006025BF"/>
    <w:rsid w:val="0063187F"/>
    <w:rsid w:val="00645B80"/>
    <w:rsid w:val="00652D1F"/>
    <w:rsid w:val="00680AE1"/>
    <w:rsid w:val="00681733"/>
    <w:rsid w:val="006A14CA"/>
    <w:rsid w:val="006A67A6"/>
    <w:rsid w:val="006B1ACD"/>
    <w:rsid w:val="006B32A3"/>
    <w:rsid w:val="006B5543"/>
    <w:rsid w:val="006C78AA"/>
    <w:rsid w:val="006E0E9B"/>
    <w:rsid w:val="006E22BB"/>
    <w:rsid w:val="006E7947"/>
    <w:rsid w:val="007017CD"/>
    <w:rsid w:val="0070404E"/>
    <w:rsid w:val="00711285"/>
    <w:rsid w:val="007211B3"/>
    <w:rsid w:val="00725613"/>
    <w:rsid w:val="0072584A"/>
    <w:rsid w:val="0073140D"/>
    <w:rsid w:val="00743D21"/>
    <w:rsid w:val="007456B9"/>
    <w:rsid w:val="00747740"/>
    <w:rsid w:val="00763DE6"/>
    <w:rsid w:val="00765D46"/>
    <w:rsid w:val="00766F82"/>
    <w:rsid w:val="00771D02"/>
    <w:rsid w:val="00772C34"/>
    <w:rsid w:val="007744AE"/>
    <w:rsid w:val="0077488D"/>
    <w:rsid w:val="00776827"/>
    <w:rsid w:val="00777B95"/>
    <w:rsid w:val="00782DBF"/>
    <w:rsid w:val="007A1312"/>
    <w:rsid w:val="007A6CFB"/>
    <w:rsid w:val="007B16EB"/>
    <w:rsid w:val="007B3BCE"/>
    <w:rsid w:val="007B41D2"/>
    <w:rsid w:val="007B7DC8"/>
    <w:rsid w:val="007C137B"/>
    <w:rsid w:val="007D0CE7"/>
    <w:rsid w:val="007D25B2"/>
    <w:rsid w:val="007D2965"/>
    <w:rsid w:val="007D2A05"/>
    <w:rsid w:val="007D2E0E"/>
    <w:rsid w:val="007F2885"/>
    <w:rsid w:val="0080487E"/>
    <w:rsid w:val="008147B7"/>
    <w:rsid w:val="00815830"/>
    <w:rsid w:val="008177FC"/>
    <w:rsid w:val="00817CA8"/>
    <w:rsid w:val="008212D8"/>
    <w:rsid w:val="0082173A"/>
    <w:rsid w:val="00845C81"/>
    <w:rsid w:val="00853A1B"/>
    <w:rsid w:val="0085588B"/>
    <w:rsid w:val="00855D3C"/>
    <w:rsid w:val="00864264"/>
    <w:rsid w:val="00866491"/>
    <w:rsid w:val="0086772D"/>
    <w:rsid w:val="0087010B"/>
    <w:rsid w:val="0089681D"/>
    <w:rsid w:val="008A46B2"/>
    <w:rsid w:val="008A4941"/>
    <w:rsid w:val="008A7D34"/>
    <w:rsid w:val="008B3132"/>
    <w:rsid w:val="008C0E81"/>
    <w:rsid w:val="008C4A62"/>
    <w:rsid w:val="008D2CC0"/>
    <w:rsid w:val="008E2418"/>
    <w:rsid w:val="008E4334"/>
    <w:rsid w:val="008E4CE5"/>
    <w:rsid w:val="008F39E7"/>
    <w:rsid w:val="00901E9B"/>
    <w:rsid w:val="009046FC"/>
    <w:rsid w:val="00913FBD"/>
    <w:rsid w:val="00926701"/>
    <w:rsid w:val="009538C1"/>
    <w:rsid w:val="00956C29"/>
    <w:rsid w:val="00971C15"/>
    <w:rsid w:val="009844BA"/>
    <w:rsid w:val="00991C18"/>
    <w:rsid w:val="00993947"/>
    <w:rsid w:val="009A2BCB"/>
    <w:rsid w:val="009A7A54"/>
    <w:rsid w:val="009A7E96"/>
    <w:rsid w:val="009B06A6"/>
    <w:rsid w:val="009B2268"/>
    <w:rsid w:val="009B4A3F"/>
    <w:rsid w:val="009C1841"/>
    <w:rsid w:val="009D3E14"/>
    <w:rsid w:val="009E5AD0"/>
    <w:rsid w:val="009F039B"/>
    <w:rsid w:val="009F138A"/>
    <w:rsid w:val="009F289A"/>
    <w:rsid w:val="009F2C9A"/>
    <w:rsid w:val="009F5EDB"/>
    <w:rsid w:val="00A203AC"/>
    <w:rsid w:val="00A23A76"/>
    <w:rsid w:val="00A26705"/>
    <w:rsid w:val="00A4283A"/>
    <w:rsid w:val="00A457DA"/>
    <w:rsid w:val="00A5215F"/>
    <w:rsid w:val="00A60C3D"/>
    <w:rsid w:val="00A6441C"/>
    <w:rsid w:val="00A75F11"/>
    <w:rsid w:val="00A84ECE"/>
    <w:rsid w:val="00A90A9A"/>
    <w:rsid w:val="00AA4A2A"/>
    <w:rsid w:val="00AB5F2E"/>
    <w:rsid w:val="00AC3475"/>
    <w:rsid w:val="00AC3651"/>
    <w:rsid w:val="00AC5415"/>
    <w:rsid w:val="00AC7B10"/>
    <w:rsid w:val="00AD5571"/>
    <w:rsid w:val="00AE65A5"/>
    <w:rsid w:val="00AF61C3"/>
    <w:rsid w:val="00B21272"/>
    <w:rsid w:val="00B27E2C"/>
    <w:rsid w:val="00B3333E"/>
    <w:rsid w:val="00B43A28"/>
    <w:rsid w:val="00B65B3A"/>
    <w:rsid w:val="00B71179"/>
    <w:rsid w:val="00B71630"/>
    <w:rsid w:val="00B8547A"/>
    <w:rsid w:val="00B92287"/>
    <w:rsid w:val="00B92510"/>
    <w:rsid w:val="00B93824"/>
    <w:rsid w:val="00B94907"/>
    <w:rsid w:val="00BA1A50"/>
    <w:rsid w:val="00BA30BF"/>
    <w:rsid w:val="00BA45A3"/>
    <w:rsid w:val="00BB04E4"/>
    <w:rsid w:val="00BC0910"/>
    <w:rsid w:val="00BC4562"/>
    <w:rsid w:val="00BC61DE"/>
    <w:rsid w:val="00BC7ED6"/>
    <w:rsid w:val="00BE011F"/>
    <w:rsid w:val="00BE4C3D"/>
    <w:rsid w:val="00BF1A02"/>
    <w:rsid w:val="00BF2010"/>
    <w:rsid w:val="00C06EAA"/>
    <w:rsid w:val="00C078D5"/>
    <w:rsid w:val="00C12EDF"/>
    <w:rsid w:val="00C16D6F"/>
    <w:rsid w:val="00C265F2"/>
    <w:rsid w:val="00C41F18"/>
    <w:rsid w:val="00C47EEC"/>
    <w:rsid w:val="00C566CA"/>
    <w:rsid w:val="00C60BF7"/>
    <w:rsid w:val="00C63806"/>
    <w:rsid w:val="00C6639D"/>
    <w:rsid w:val="00C7036C"/>
    <w:rsid w:val="00C72026"/>
    <w:rsid w:val="00C72630"/>
    <w:rsid w:val="00C800FC"/>
    <w:rsid w:val="00C81428"/>
    <w:rsid w:val="00C87883"/>
    <w:rsid w:val="00C90AC9"/>
    <w:rsid w:val="00CB5B4A"/>
    <w:rsid w:val="00CC4F43"/>
    <w:rsid w:val="00CC4FCE"/>
    <w:rsid w:val="00CD2D19"/>
    <w:rsid w:val="00CD6BD4"/>
    <w:rsid w:val="00CE2FA1"/>
    <w:rsid w:val="00CF640D"/>
    <w:rsid w:val="00CF7FED"/>
    <w:rsid w:val="00D00993"/>
    <w:rsid w:val="00D03991"/>
    <w:rsid w:val="00D34330"/>
    <w:rsid w:val="00D3502C"/>
    <w:rsid w:val="00D43AE0"/>
    <w:rsid w:val="00D47426"/>
    <w:rsid w:val="00D532C6"/>
    <w:rsid w:val="00D63AB4"/>
    <w:rsid w:val="00D669AC"/>
    <w:rsid w:val="00D70C45"/>
    <w:rsid w:val="00D8216C"/>
    <w:rsid w:val="00D84C19"/>
    <w:rsid w:val="00DA5CBB"/>
    <w:rsid w:val="00DB021A"/>
    <w:rsid w:val="00DB68A6"/>
    <w:rsid w:val="00DC6AD5"/>
    <w:rsid w:val="00DD2527"/>
    <w:rsid w:val="00DD2A69"/>
    <w:rsid w:val="00DE30F5"/>
    <w:rsid w:val="00DF74C3"/>
    <w:rsid w:val="00E03823"/>
    <w:rsid w:val="00E10096"/>
    <w:rsid w:val="00E11439"/>
    <w:rsid w:val="00E11C68"/>
    <w:rsid w:val="00E2353C"/>
    <w:rsid w:val="00E265B4"/>
    <w:rsid w:val="00E44E4C"/>
    <w:rsid w:val="00E4606B"/>
    <w:rsid w:val="00E46C1C"/>
    <w:rsid w:val="00E53536"/>
    <w:rsid w:val="00E55FDE"/>
    <w:rsid w:val="00E815F1"/>
    <w:rsid w:val="00E8454C"/>
    <w:rsid w:val="00E900E1"/>
    <w:rsid w:val="00E96165"/>
    <w:rsid w:val="00E96677"/>
    <w:rsid w:val="00EA325B"/>
    <w:rsid w:val="00EA36E4"/>
    <w:rsid w:val="00EA59BA"/>
    <w:rsid w:val="00EB4FAD"/>
    <w:rsid w:val="00EC03B8"/>
    <w:rsid w:val="00ED24F5"/>
    <w:rsid w:val="00ED52A9"/>
    <w:rsid w:val="00ED77ED"/>
    <w:rsid w:val="00EE0937"/>
    <w:rsid w:val="00EE56E5"/>
    <w:rsid w:val="00EE6637"/>
    <w:rsid w:val="00EF0AB5"/>
    <w:rsid w:val="00EF165C"/>
    <w:rsid w:val="00EF216A"/>
    <w:rsid w:val="00EF26E0"/>
    <w:rsid w:val="00EF2D6E"/>
    <w:rsid w:val="00EF7CA8"/>
    <w:rsid w:val="00F05AB6"/>
    <w:rsid w:val="00F33AA8"/>
    <w:rsid w:val="00F51514"/>
    <w:rsid w:val="00F57515"/>
    <w:rsid w:val="00F60C98"/>
    <w:rsid w:val="00F64894"/>
    <w:rsid w:val="00F86C51"/>
    <w:rsid w:val="00F96A08"/>
    <w:rsid w:val="00FB0DA0"/>
    <w:rsid w:val="00FC0805"/>
    <w:rsid w:val="00FC3CF5"/>
    <w:rsid w:val="00FD7B7D"/>
    <w:rsid w:val="00FE0DDF"/>
    <w:rsid w:val="00FE2A3C"/>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19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701"/>
    <w:rPr>
      <w:rFonts w:ascii="Liberation Serif" w:hAnsi="Liberation Serif"/>
      <w:sz w:val="18"/>
    </w:rPr>
  </w:style>
  <w:style w:type="paragraph" w:styleId="Ttulo1">
    <w:name w:val="heading 1"/>
    <w:basedOn w:val="Normal"/>
    <w:next w:val="Cuerpo"/>
    <w:link w:val="Ttulo1Car"/>
    <w:uiPriority w:val="9"/>
    <w:qFormat/>
    <w:rsid w:val="007D0CE7"/>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E265B4"/>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5F784B"/>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E265B4"/>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CE7"/>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E265B4"/>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784B"/>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E265B4"/>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customStyle="1" w:styleId="GridTableLight">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pgrafe">
    <w:name w:val="caption"/>
    <w:basedOn w:val="Normal"/>
    <w:next w:val="Normal"/>
    <w:uiPriority w:val="35"/>
    <w:unhideWhenUsed/>
    <w:qFormat/>
    <w:rsid w:val="00FC3CF5"/>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Ttulo">
    <w:name w:val="Title"/>
    <w:basedOn w:val="Normal"/>
    <w:next w:val="Normal"/>
    <w:link w:val="Ttul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customStyle="1" w:styleId="PlainTable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4Accent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Contents">
    <w:name w:val="Table Contents"/>
    <w:basedOn w:val="Normal"/>
    <w:rsid w:val="00517AA4"/>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517AA4"/>
    <w:rPr>
      <w:rFonts w:ascii="Garamond" w:hAnsi="Garamond"/>
      <w:caps/>
      <w:smallCaps/>
      <w:sz w:val="40"/>
    </w:rPr>
  </w:style>
  <w:style w:type="character" w:customStyle="1" w:styleId="UBuCentro">
    <w:name w:val="UBu_Centro"/>
    <w:basedOn w:val="UBugr"/>
    <w:rsid w:val="00517AA4"/>
    <w:rPr>
      <w:rFonts w:ascii="Liberation Serif" w:hAnsi="Liberation Serif"/>
      <w:smallCaps/>
      <w:sz w:val="40"/>
    </w:rPr>
  </w:style>
  <w:style w:type="character" w:customStyle="1" w:styleId="UBugr">
    <w:name w:val="UBu_gr"/>
    <w:rsid w:val="00517AA4"/>
    <w:rPr>
      <w:sz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6701"/>
    <w:rPr>
      <w:rFonts w:ascii="Liberation Serif" w:hAnsi="Liberation Serif"/>
      <w:sz w:val="18"/>
    </w:rPr>
  </w:style>
  <w:style w:type="paragraph" w:styleId="Ttulo1">
    <w:name w:val="heading 1"/>
    <w:basedOn w:val="Normal"/>
    <w:next w:val="Cuerpo"/>
    <w:link w:val="Ttulo1Car"/>
    <w:uiPriority w:val="9"/>
    <w:qFormat/>
    <w:rsid w:val="007D0CE7"/>
    <w:pPr>
      <w:keepNext/>
      <w:keepLines/>
      <w:numPr>
        <w:numId w:val="2"/>
      </w:numPr>
      <w:spacing w:before="480" w:after="360"/>
      <w:ind w:left="697" w:hanging="357"/>
      <w:outlineLvl w:val="0"/>
    </w:pPr>
    <w:rPr>
      <w:rFonts w:ascii="Liberation Sans" w:eastAsiaTheme="majorEastAsia" w:hAnsi="Liberation Sans" w:cstheme="majorBidi"/>
      <w:b/>
      <w:smallCaps/>
      <w:sz w:val="24"/>
      <w:szCs w:val="32"/>
    </w:rPr>
  </w:style>
  <w:style w:type="paragraph" w:styleId="Ttulo2">
    <w:name w:val="heading 2"/>
    <w:basedOn w:val="Normal"/>
    <w:next w:val="Normal"/>
    <w:link w:val="Ttulo2Car"/>
    <w:uiPriority w:val="9"/>
    <w:unhideWhenUsed/>
    <w:qFormat/>
    <w:rsid w:val="00E265B4"/>
    <w:pPr>
      <w:keepNext/>
      <w:keepLines/>
      <w:numPr>
        <w:ilvl w:val="1"/>
        <w:numId w:val="2"/>
      </w:numPr>
      <w:spacing w:before="240" w:after="240"/>
      <w:ind w:left="510" w:hanging="510"/>
      <w:outlineLvl w:val="1"/>
    </w:pPr>
    <w:rPr>
      <w:rFonts w:ascii="Liberation Sans" w:eastAsiaTheme="majorEastAsia" w:hAnsi="Liberation Sans" w:cstheme="majorBidi"/>
      <w:b/>
      <w:i/>
      <w:sz w:val="22"/>
      <w:szCs w:val="26"/>
    </w:rPr>
  </w:style>
  <w:style w:type="paragraph" w:styleId="Ttulo3">
    <w:name w:val="heading 3"/>
    <w:basedOn w:val="Normal"/>
    <w:next w:val="Cuerpo"/>
    <w:link w:val="Ttulo3Car"/>
    <w:uiPriority w:val="9"/>
    <w:unhideWhenUsed/>
    <w:qFormat/>
    <w:rsid w:val="005F784B"/>
    <w:pPr>
      <w:keepNext/>
      <w:keepLines/>
      <w:widowControl w:val="0"/>
      <w:numPr>
        <w:ilvl w:val="2"/>
        <w:numId w:val="2"/>
      </w:numPr>
      <w:spacing w:before="40" w:after="240" w:line="240" w:lineRule="auto"/>
      <w:ind w:left="510" w:hanging="510"/>
      <w:outlineLvl w:val="2"/>
    </w:pPr>
    <w:rPr>
      <w:rFonts w:ascii="Liberation Sans" w:eastAsiaTheme="majorEastAsia" w:hAnsi="Liberation Sans" w:cstheme="majorBidi"/>
      <w:b/>
      <w:sz w:val="22"/>
      <w:szCs w:val="24"/>
    </w:rPr>
  </w:style>
  <w:style w:type="paragraph" w:styleId="Ttulo4">
    <w:name w:val="heading 4"/>
    <w:basedOn w:val="Normal"/>
    <w:next w:val="Normal"/>
    <w:link w:val="Ttulo4Car"/>
    <w:uiPriority w:val="9"/>
    <w:unhideWhenUsed/>
    <w:qFormat/>
    <w:rsid w:val="00E265B4"/>
    <w:pPr>
      <w:keepNext/>
      <w:keepLines/>
      <w:numPr>
        <w:ilvl w:val="3"/>
        <w:numId w:val="2"/>
      </w:numPr>
      <w:spacing w:before="40"/>
      <w:ind w:left="510" w:hanging="510"/>
      <w:outlineLvl w:val="3"/>
    </w:pPr>
    <w:rPr>
      <w:rFonts w:ascii="Liberation Sans" w:eastAsiaTheme="majorEastAsia" w:hAnsi="Liberation Sans" w:cstheme="majorBidi"/>
      <w:b/>
      <w:i/>
      <w:iCs/>
      <w:color w:val="000000" w:themeColor="text1"/>
      <w:sz w:val="16"/>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CE7"/>
    <w:rPr>
      <w:rFonts w:ascii="Liberation Sans" w:eastAsiaTheme="majorEastAsia" w:hAnsi="Liberation Sans" w:cstheme="majorBidi"/>
      <w:b/>
      <w:smallCaps/>
      <w:sz w:val="24"/>
      <w:szCs w:val="32"/>
    </w:rPr>
  </w:style>
  <w:style w:type="character" w:customStyle="1" w:styleId="Ttulo2Car">
    <w:name w:val="Título 2 Car"/>
    <w:basedOn w:val="Fuentedeprrafopredeter"/>
    <w:link w:val="Ttulo2"/>
    <w:uiPriority w:val="9"/>
    <w:rsid w:val="00E265B4"/>
    <w:rPr>
      <w:rFonts w:ascii="Liberation Sans" w:eastAsiaTheme="majorEastAsia" w:hAnsi="Liberation Sans" w:cstheme="majorBidi"/>
      <w:b/>
      <w:i/>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F784B"/>
    <w:rPr>
      <w:rFonts w:ascii="Liberation Sans" w:eastAsiaTheme="majorEastAsia" w:hAnsi="Liberation Sans" w:cstheme="majorBidi"/>
      <w:b/>
      <w:szCs w:val="24"/>
    </w:rPr>
  </w:style>
  <w:style w:type="character" w:customStyle="1" w:styleId="Ttulo4Car">
    <w:name w:val="Título 4 Car"/>
    <w:basedOn w:val="Fuentedeprrafopredeter"/>
    <w:link w:val="Ttulo4"/>
    <w:uiPriority w:val="9"/>
    <w:rsid w:val="00E265B4"/>
    <w:rPr>
      <w:rFonts w:ascii="Liberation Sans" w:eastAsiaTheme="majorEastAsia" w:hAnsi="Liberation Sans" w:cstheme="majorBidi"/>
      <w:b/>
      <w:i/>
      <w:iCs/>
      <w:color w:val="000000" w:themeColor="text1"/>
      <w:sz w:val="16"/>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customStyle="1" w:styleId="GridTableLight">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pgrafe">
    <w:name w:val="caption"/>
    <w:basedOn w:val="Normal"/>
    <w:next w:val="Normal"/>
    <w:uiPriority w:val="35"/>
    <w:unhideWhenUsed/>
    <w:qFormat/>
    <w:rsid w:val="00FC3CF5"/>
    <w:pPr>
      <w:spacing w:after="200"/>
    </w:pPr>
    <w:rPr>
      <w:i/>
      <w:iCs/>
      <w:color w:val="44546A" w:themeColor="text2"/>
      <w:sz w:val="16"/>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rsid w:val="001716D9"/>
  </w:style>
  <w:style w:type="paragraph" w:styleId="Ttulo">
    <w:name w:val="Title"/>
    <w:basedOn w:val="Normal"/>
    <w:next w:val="Normal"/>
    <w:link w:val="Ttul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 w:type="paragraph" w:styleId="Revisin">
    <w:name w:val="Revision"/>
    <w:hidden/>
    <w:uiPriority w:val="99"/>
    <w:semiHidden/>
    <w:rsid w:val="00725613"/>
    <w:pPr>
      <w:spacing w:after="0" w:line="240" w:lineRule="auto"/>
    </w:pPr>
  </w:style>
  <w:style w:type="table" w:customStyle="1" w:styleId="PlainTable3">
    <w:name w:val="Plain Table 3"/>
    <w:basedOn w:val="Tablanormal"/>
    <w:uiPriority w:val="43"/>
    <w:rsid w:val="00F96A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anormal"/>
    <w:uiPriority w:val="44"/>
    <w:rsid w:val="00F96A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anormal"/>
    <w:uiPriority w:val="42"/>
    <w:rsid w:val="00F96A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3">
    <w:name w:val="Grid Table 1 Light Accent 3"/>
    <w:basedOn w:val="Tablanormal"/>
    <w:uiPriority w:val="46"/>
    <w:rsid w:val="00F96A0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4Accent3">
    <w:name w:val="Grid Table 4 Accent 3"/>
    <w:basedOn w:val="Tablanormal"/>
    <w:uiPriority w:val="49"/>
    <w:rsid w:val="00F96A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eContents">
    <w:name w:val="Table Contents"/>
    <w:basedOn w:val="Normal"/>
    <w:rsid w:val="00517AA4"/>
    <w:pPr>
      <w:widowControl w:val="0"/>
      <w:suppressLineNumbers/>
      <w:suppressAutoHyphens/>
      <w:autoSpaceDN w:val="0"/>
      <w:spacing w:after="0" w:line="240" w:lineRule="auto"/>
      <w:textAlignment w:val="baseline"/>
    </w:pPr>
    <w:rPr>
      <w:rFonts w:eastAsia="Droid Sans" w:cs="Lohit Hindi"/>
      <w:kern w:val="3"/>
      <w:sz w:val="21"/>
      <w:szCs w:val="24"/>
      <w:lang w:eastAsia="zh-CN" w:bidi="hi-IN"/>
    </w:rPr>
  </w:style>
  <w:style w:type="character" w:customStyle="1" w:styleId="UBuUniversidad">
    <w:name w:val="UBu_Universidad"/>
    <w:basedOn w:val="UBuCentro"/>
    <w:rsid w:val="00517AA4"/>
    <w:rPr>
      <w:rFonts w:ascii="Garamond" w:hAnsi="Garamond"/>
      <w:caps/>
      <w:smallCaps/>
      <w:sz w:val="40"/>
    </w:rPr>
  </w:style>
  <w:style w:type="character" w:customStyle="1" w:styleId="UBuCentro">
    <w:name w:val="UBu_Centro"/>
    <w:basedOn w:val="UBugr"/>
    <w:rsid w:val="00517AA4"/>
    <w:rPr>
      <w:rFonts w:ascii="Liberation Serif" w:hAnsi="Liberation Serif"/>
      <w:smallCaps/>
      <w:sz w:val="40"/>
    </w:rPr>
  </w:style>
  <w:style w:type="character" w:customStyle="1" w:styleId="UBugr">
    <w:name w:val="UBu_gr"/>
    <w:rsid w:val="00517AA4"/>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hyperlink" Target="https://download.moodle.org/releases/latest/" TargetMode="External"/><Relationship Id="rId92" Type="http://schemas.openxmlformats.org/officeDocument/2006/relationships/image" Target="media/image7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image" Target="media/image58.png"/><Relationship Id="rId79" Type="http://schemas.openxmlformats.org/officeDocument/2006/relationships/image" Target="media/image62.png"/><Relationship Id="rId87" Type="http://schemas.openxmlformats.org/officeDocument/2006/relationships/image" Target="media/image69.png"/><Relationship Id="rId102" Type="http://schemas.openxmlformats.org/officeDocument/2006/relationships/image" Target="media/image84.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omments" Target="comments.xm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wampserver.com/en/" TargetMode="External"/><Relationship Id="rId64" Type="http://schemas.openxmlformats.org/officeDocument/2006/relationships/image" Target="media/image52.png"/><Relationship Id="rId69" Type="http://schemas.openxmlformats.org/officeDocument/2006/relationships/hyperlink" Target="http://cakephp.org/" TargetMode="External"/><Relationship Id="rId77" Type="http://schemas.openxmlformats.org/officeDocument/2006/relationships/image" Target="media/image60.png"/><Relationship Id="rId100" Type="http://schemas.openxmlformats.org/officeDocument/2006/relationships/image" Target="media/image82.png"/><Relationship Id="rId105" Type="http://schemas.openxmlformats.org/officeDocument/2006/relationships/image" Target="media/image3.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6.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4.xml"/><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hyperlink" Target="https://maven.apache.org/" TargetMode="External"/><Relationship Id="rId103" Type="http://schemas.openxmlformats.org/officeDocument/2006/relationships/image" Target="media/image85.png"/><Relationship Id="rId108"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heidisql.com/" TargetMode="External"/><Relationship Id="rId70" Type="http://schemas.openxmlformats.org/officeDocument/2006/relationships/image" Target="media/image55.png"/><Relationship Id="rId75" Type="http://schemas.openxmlformats.org/officeDocument/2006/relationships/hyperlink" Target="https://moodle.org/plugins/pluginversions.php?plugin=local_ltiprovider" TargetMode="External"/><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header" Target="header5.xm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hyperlink" Target="http://www.oracle.com/technetwork/java/javase/downloads/jdk8-downloads-2133151.html?ssSourceSiteId=otnes" TargetMode="External"/><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hyperlink" Target="http://localhost/AutoCorreccionJava_TFG/Profesores/registrar" TargetMode="External"/><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hyperlink" Target="file:///C:\Users\&#193;lvaro\Documents\GitHub\TFG_Autocorrecc_Java\Documentaci&#243;n\Anexos.docx" TargetMode="External"/><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9.png"/><Relationship Id="rId97" Type="http://schemas.openxmlformats.org/officeDocument/2006/relationships/image" Target="media/image79.png"/><Relationship Id="rId104" Type="http://schemas.openxmlformats.org/officeDocument/2006/relationships/image" Target="media/image86.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8.emf"/></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BD440-91FE-440A-862E-A239DB155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- 2.dotx</Template>
  <TotalTime>639</TotalTime>
  <Pages>113</Pages>
  <Words>17419</Words>
  <Characters>95809</Characters>
  <Application>Microsoft Office Word</Application>
  <DocSecurity>0</DocSecurity>
  <Lines>798</Lines>
  <Paragraphs>226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BRUNO BARUQUE ZANON</cp:lastModifiedBy>
  <cp:revision>27</cp:revision>
  <dcterms:created xsi:type="dcterms:W3CDTF">2016-01-30T17:56:00Z</dcterms:created>
  <dcterms:modified xsi:type="dcterms:W3CDTF">2016-02-01T19:24:00Z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id="SXgEXpyK"/&gt;&lt;style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