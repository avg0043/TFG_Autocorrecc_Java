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222950" w14:textId="77777777" w:rsidR="006B5543" w:rsidRDefault="006B5543" w:rsidP="00B65952">
      <w:pPr>
        <w:ind w:left="708" w:hanging="708"/>
      </w:pPr>
    </w:p>
    <w:p w14:paraId="2797B9CE" w14:textId="77777777" w:rsidR="006B5543" w:rsidRDefault="006B5543" w:rsidP="00E53536"/>
    <w:p w14:paraId="02BFE237" w14:textId="77777777" w:rsidR="006B5543" w:rsidRDefault="006B5543" w:rsidP="00E53536"/>
    <w:p w14:paraId="16560B4F" w14:textId="77777777" w:rsidR="006B5543" w:rsidRDefault="006B5543" w:rsidP="00E53536"/>
    <w:p w14:paraId="7DFC996F" w14:textId="77777777" w:rsidR="006B5543" w:rsidRDefault="006B5543" w:rsidP="00E53536"/>
    <w:p w14:paraId="5E972FF5" w14:textId="77777777" w:rsidR="006B5543" w:rsidRDefault="006B5543" w:rsidP="00E53536"/>
    <w:p w14:paraId="7A38F889" w14:textId="77777777" w:rsidR="006B5543" w:rsidRDefault="006B5543" w:rsidP="006B5543">
      <w:pPr>
        <w:rPr>
          <w:b/>
          <w:sz w:val="28"/>
        </w:rPr>
      </w:pPr>
      <w:r>
        <w:rPr>
          <w:b/>
          <w:noProof/>
          <w:sz w:val="28"/>
          <w:lang w:eastAsia="es-ES"/>
        </w:rPr>
        <mc:AlternateContent>
          <mc:Choice Requires="wps">
            <w:drawing>
              <wp:anchor distT="0" distB="0" distL="114300" distR="114300" simplePos="0" relativeHeight="251662336" behindDoc="0" locked="0" layoutInCell="1" allowOverlap="1" wp14:anchorId="76A39D0C" wp14:editId="7DCCCA2B">
                <wp:simplePos x="0" y="0"/>
                <wp:positionH relativeFrom="column">
                  <wp:posOffset>405230</wp:posOffset>
                </wp:positionH>
                <wp:positionV relativeFrom="paragraph">
                  <wp:posOffset>133350</wp:posOffset>
                </wp:positionV>
                <wp:extent cx="2576195" cy="969645"/>
                <wp:effectExtent l="0" t="0" r="0" b="1905"/>
                <wp:wrapNone/>
                <wp:docPr id="99" name="Cuadro de texto 99"/>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7B4ED" w14:textId="77777777" w:rsidR="00DD2D73" w:rsidRPr="00CB7E3D" w:rsidRDefault="00DD2D73" w:rsidP="006B5543">
                            <w:pPr>
                              <w:jc w:val="center"/>
                              <w:rPr>
                                <w:b/>
                              </w:rPr>
                            </w:pPr>
                            <w:r w:rsidRPr="00CB7E3D">
                              <w:rPr>
                                <w:b/>
                              </w:rPr>
                              <w:t xml:space="preserve">Trabajo final de </w:t>
                            </w:r>
                            <w:proofErr w:type="spellStart"/>
                            <w:r w:rsidRPr="00CB7E3D">
                              <w:rPr>
                                <w:b/>
                              </w:rPr>
                              <w:t>GºIng.Informática</w:t>
                            </w:r>
                            <w:proofErr w:type="spellEnd"/>
                            <w:r w:rsidRPr="00CB7E3D">
                              <w:rPr>
                                <w:b/>
                              </w:rPr>
                              <w:t>:</w:t>
                            </w:r>
                          </w:p>
                          <w:p w14:paraId="4D84C9A7" w14:textId="48844B61" w:rsidR="00DD2D73" w:rsidRPr="00CB7E3D" w:rsidRDefault="00DD2D73" w:rsidP="006B5543">
                            <w:pPr>
                              <w:jc w:val="center"/>
                              <w:rPr>
                                <w:b/>
                              </w:rPr>
                            </w:pPr>
                            <w:r w:rsidRPr="00CB7E3D">
                              <w:rPr>
                                <w:b/>
                              </w:rPr>
                              <w:t>Autocorrección de pr</w:t>
                            </w:r>
                            <w:r>
                              <w:rPr>
                                <w:b/>
                              </w:rPr>
                              <w:t>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99" o:spid="_x0000_s1026" type="#_x0000_t202" style="position:absolute;left:0;text-align:left;margin-left:31.9pt;margin-top:10.5pt;width:202.85pt;height:7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" fillcolor="#f2f2f2 [3052]" stroked="f" strokeweight=".5pt">
                <v:textbox>
                  <w:txbxContent>
                    <w:p w14:paraId="6917B4ED" w14:textId="77777777" w:rsidR="00DD2D73" w:rsidRPr="00CB7E3D" w:rsidRDefault="00DD2D73" w:rsidP="006B5543">
                      <w:pPr>
                        <w:jc w:val="center"/>
                        <w:rPr>
                          <w:b/>
                        </w:rPr>
                      </w:pPr>
                      <w:r w:rsidRPr="00CB7E3D">
                        <w:rPr>
                          <w:b/>
                        </w:rPr>
                        <w:t xml:space="preserve">Trabajo final de </w:t>
                      </w:r>
                      <w:proofErr w:type="spellStart"/>
                      <w:r w:rsidRPr="00CB7E3D">
                        <w:rPr>
                          <w:b/>
                        </w:rPr>
                        <w:t>GºIng.Informática</w:t>
                      </w:r>
                      <w:proofErr w:type="spellEnd"/>
                      <w:r w:rsidRPr="00CB7E3D">
                        <w:rPr>
                          <w:b/>
                        </w:rPr>
                        <w:t>:</w:t>
                      </w:r>
                    </w:p>
                    <w:p w14:paraId="4D84C9A7" w14:textId="48844B61" w:rsidR="00DD2D73" w:rsidRPr="00CB7E3D" w:rsidRDefault="00DD2D73" w:rsidP="006B5543">
                      <w:pPr>
                        <w:jc w:val="center"/>
                        <w:rPr>
                          <w:b/>
                        </w:rPr>
                      </w:pPr>
                      <w:r w:rsidRPr="00CB7E3D">
                        <w:rPr>
                          <w:b/>
                        </w:rPr>
                        <w:t>Autocorrección de pr</w:t>
                      </w:r>
                      <w:r>
                        <w:rPr>
                          <w:b/>
                        </w:rPr>
                        <w:t>ácticas en Java: Plataforma web para el análisis automático de prácticas en Java.</w:t>
                      </w:r>
                    </w:p>
                  </w:txbxContent>
                </v:textbox>
              </v:shape>
            </w:pict>
          </mc:Fallback>
        </mc:AlternateContent>
      </w:r>
      <w:r w:rsidRPr="00CB7E3D">
        <w:rPr>
          <w:b/>
          <w:noProof/>
          <w:sz w:val="28"/>
          <w:lang w:eastAsia="es-ES"/>
        </w:rPr>
        <w:drawing>
          <wp:anchor distT="0" distB="0" distL="114300" distR="114300" simplePos="0" relativeHeight="251663360" behindDoc="0" locked="0" layoutInCell="1" allowOverlap="1" wp14:anchorId="3474DAB8" wp14:editId="01F78B81">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10780" w14:textId="77777777" w:rsidR="00577DAD" w:rsidRDefault="00577DAD" w:rsidP="00E53536">
      <w:pPr>
        <w:rPr>
          <w:rFonts w:asciiTheme="majorHAnsi" w:eastAsiaTheme="majorEastAsia" w:hAnsiTheme="majorHAnsi" w:cstheme="majorBidi"/>
          <w:b/>
          <w:caps/>
          <w:sz w:val="56"/>
          <w:szCs w:val="32"/>
        </w:rPr>
      </w:pPr>
      <w:r>
        <w:br w:type="page"/>
      </w:r>
    </w:p>
    <w:p w14:paraId="42CCE678" w14:textId="77777777" w:rsidR="0020493E" w:rsidRDefault="00577DAD">
      <w:pPr>
        <w:sectPr w:rsidR="0020493E" w:rsidSect="00E53536">
          <w:headerReference w:type="default" r:id="rId10"/>
          <w:footerReference w:type="default" r:id="rId11"/>
          <w:headerReference w:type="first" r:id="rId12"/>
          <w:pgSz w:w="8419" w:h="11906" w:orient="landscape" w:code="9"/>
          <w:pgMar w:top="680" w:right="851" w:bottom="680" w:left="851" w:header="709" w:footer="709" w:gutter="510"/>
          <w:cols w:space="708"/>
          <w:titlePg/>
          <w:docGrid w:linePitch="360"/>
        </w:sectPr>
      </w:pPr>
      <w:r>
        <w:lastRenderedPageBreak/>
        <w:br w:type="page"/>
      </w:r>
    </w:p>
    <w:p w14:paraId="73BE530E" w14:textId="012FEADA" w:rsidR="00E96677" w:rsidRDefault="00E96677">
      <w:pPr>
        <w:rPr>
          <w:b/>
          <w:sz w:val="22"/>
        </w:rPr>
      </w:pPr>
      <w:r w:rsidRPr="00E96677">
        <w:rPr>
          <w:b/>
          <w:sz w:val="22"/>
        </w:rPr>
        <w:lastRenderedPageBreak/>
        <w:t>Índice de contenido</w:t>
      </w:r>
    </w:p>
    <w:p w14:paraId="35F8F987" w14:textId="77777777" w:rsidR="00496C9D" w:rsidRDefault="00E96677">
      <w:pPr>
        <w:pStyle w:val="TDC1"/>
        <w:tabs>
          <w:tab w:val="left" w:pos="480"/>
          <w:tab w:val="right" w:leader="dot" w:pos="6197"/>
        </w:tabs>
        <w:rPr>
          <w:rFonts w:asciiTheme="minorHAnsi" w:eastAsiaTheme="minorEastAsia" w:hAnsiTheme="minorHAnsi"/>
          <w:noProof/>
          <w:sz w:val="22"/>
          <w:lang w:eastAsia="es-ES"/>
        </w:rPr>
      </w:pPr>
      <w:r>
        <w:rPr>
          <w:b/>
          <w:sz w:val="22"/>
        </w:rPr>
        <w:fldChar w:fldCharType="begin"/>
      </w:r>
      <w:r>
        <w:rPr>
          <w:b/>
          <w:sz w:val="22"/>
        </w:rPr>
        <w:instrText xml:space="preserve"> TOC \o "1-3" \h \z \u </w:instrText>
      </w:r>
      <w:r>
        <w:rPr>
          <w:b/>
          <w:sz w:val="22"/>
        </w:rPr>
        <w:fldChar w:fldCharType="separate"/>
      </w:r>
      <w:hyperlink w:anchor="_Toc442285823" w:history="1">
        <w:r w:rsidR="00496C9D" w:rsidRPr="00C12334">
          <w:rPr>
            <w:rStyle w:val="Hipervnculo"/>
            <w:noProof/>
          </w:rPr>
          <w:t>I -</w:t>
        </w:r>
        <w:r w:rsidR="00496C9D">
          <w:rPr>
            <w:rFonts w:asciiTheme="minorHAnsi" w:eastAsiaTheme="minorEastAsia" w:hAnsiTheme="minorHAnsi"/>
            <w:noProof/>
            <w:sz w:val="22"/>
            <w:lang w:eastAsia="es-ES"/>
          </w:rPr>
          <w:tab/>
        </w:r>
        <w:r w:rsidR="00496C9D" w:rsidRPr="00C12334">
          <w:rPr>
            <w:rStyle w:val="Hipervnculo"/>
            <w:noProof/>
          </w:rPr>
          <w:t>Plan de proyecto software</w:t>
        </w:r>
        <w:r w:rsidR="00496C9D">
          <w:rPr>
            <w:noProof/>
            <w:webHidden/>
          </w:rPr>
          <w:tab/>
        </w:r>
        <w:r w:rsidR="00496C9D">
          <w:rPr>
            <w:noProof/>
            <w:webHidden/>
          </w:rPr>
          <w:fldChar w:fldCharType="begin"/>
        </w:r>
        <w:r w:rsidR="00496C9D">
          <w:rPr>
            <w:noProof/>
            <w:webHidden/>
          </w:rPr>
          <w:instrText xml:space="preserve"> PAGEREF _Toc442285823 \h </w:instrText>
        </w:r>
        <w:r w:rsidR="00496C9D">
          <w:rPr>
            <w:noProof/>
            <w:webHidden/>
          </w:rPr>
        </w:r>
        <w:r w:rsidR="00496C9D">
          <w:rPr>
            <w:noProof/>
            <w:webHidden/>
          </w:rPr>
          <w:fldChar w:fldCharType="separate"/>
        </w:r>
        <w:r w:rsidR="00496C9D">
          <w:rPr>
            <w:noProof/>
            <w:webHidden/>
          </w:rPr>
          <w:t>8</w:t>
        </w:r>
        <w:r w:rsidR="00496C9D">
          <w:rPr>
            <w:noProof/>
            <w:webHidden/>
          </w:rPr>
          <w:fldChar w:fldCharType="end"/>
        </w:r>
      </w:hyperlink>
    </w:p>
    <w:p w14:paraId="2B897487"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24" w:history="1">
        <w:r w:rsidR="00496C9D" w:rsidRPr="00C12334">
          <w:rPr>
            <w:rStyle w:val="Hipervnculo"/>
            <w:noProof/>
          </w:rPr>
          <w:t>1.</w:t>
        </w:r>
        <w:r w:rsidR="00496C9D">
          <w:rPr>
            <w:rFonts w:asciiTheme="minorHAnsi" w:eastAsiaTheme="minorEastAsia" w:hAnsiTheme="minorHAnsi"/>
            <w:noProof/>
            <w:sz w:val="22"/>
            <w:lang w:eastAsia="es-ES"/>
          </w:rPr>
          <w:tab/>
        </w:r>
        <w:r w:rsidR="00496C9D" w:rsidRPr="00C12334">
          <w:rPr>
            <w:rStyle w:val="Hipervnculo"/>
            <w:noProof/>
          </w:rPr>
          <w:t>Introducción</w:t>
        </w:r>
        <w:r w:rsidR="00496C9D">
          <w:rPr>
            <w:noProof/>
            <w:webHidden/>
          </w:rPr>
          <w:tab/>
        </w:r>
        <w:r w:rsidR="00496C9D">
          <w:rPr>
            <w:noProof/>
            <w:webHidden/>
          </w:rPr>
          <w:fldChar w:fldCharType="begin"/>
        </w:r>
        <w:r w:rsidR="00496C9D">
          <w:rPr>
            <w:noProof/>
            <w:webHidden/>
          </w:rPr>
          <w:instrText xml:space="preserve"> PAGEREF _Toc442285824 \h </w:instrText>
        </w:r>
        <w:r w:rsidR="00496C9D">
          <w:rPr>
            <w:noProof/>
            <w:webHidden/>
          </w:rPr>
        </w:r>
        <w:r w:rsidR="00496C9D">
          <w:rPr>
            <w:noProof/>
            <w:webHidden/>
          </w:rPr>
          <w:fldChar w:fldCharType="separate"/>
        </w:r>
        <w:r w:rsidR="00496C9D">
          <w:rPr>
            <w:noProof/>
            <w:webHidden/>
          </w:rPr>
          <w:t>8</w:t>
        </w:r>
        <w:r w:rsidR="00496C9D">
          <w:rPr>
            <w:noProof/>
            <w:webHidden/>
          </w:rPr>
          <w:fldChar w:fldCharType="end"/>
        </w:r>
      </w:hyperlink>
    </w:p>
    <w:p w14:paraId="534839A1"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25" w:history="1">
        <w:r w:rsidR="00496C9D" w:rsidRPr="00C12334">
          <w:rPr>
            <w:rStyle w:val="Hipervnculo"/>
            <w:noProof/>
          </w:rPr>
          <w:t>2.</w:t>
        </w:r>
        <w:r w:rsidR="00496C9D">
          <w:rPr>
            <w:rFonts w:asciiTheme="minorHAnsi" w:eastAsiaTheme="minorEastAsia" w:hAnsiTheme="minorHAnsi"/>
            <w:noProof/>
            <w:sz w:val="22"/>
            <w:lang w:eastAsia="es-ES"/>
          </w:rPr>
          <w:tab/>
        </w:r>
        <w:r w:rsidR="00496C9D" w:rsidRPr="00C12334">
          <w:rPr>
            <w:rStyle w:val="Hipervnculo"/>
            <w:noProof/>
          </w:rPr>
          <w:t>Planificación temporal del proyecto</w:t>
        </w:r>
        <w:r w:rsidR="00496C9D">
          <w:rPr>
            <w:noProof/>
            <w:webHidden/>
          </w:rPr>
          <w:tab/>
        </w:r>
        <w:r w:rsidR="00496C9D">
          <w:rPr>
            <w:noProof/>
            <w:webHidden/>
          </w:rPr>
          <w:fldChar w:fldCharType="begin"/>
        </w:r>
        <w:r w:rsidR="00496C9D">
          <w:rPr>
            <w:noProof/>
            <w:webHidden/>
          </w:rPr>
          <w:instrText xml:space="preserve"> PAGEREF _Toc442285825 \h </w:instrText>
        </w:r>
        <w:r w:rsidR="00496C9D">
          <w:rPr>
            <w:noProof/>
            <w:webHidden/>
          </w:rPr>
        </w:r>
        <w:r w:rsidR="00496C9D">
          <w:rPr>
            <w:noProof/>
            <w:webHidden/>
          </w:rPr>
          <w:fldChar w:fldCharType="separate"/>
        </w:r>
        <w:r w:rsidR="00496C9D">
          <w:rPr>
            <w:noProof/>
            <w:webHidden/>
          </w:rPr>
          <w:t>8</w:t>
        </w:r>
        <w:r w:rsidR="00496C9D">
          <w:rPr>
            <w:noProof/>
            <w:webHidden/>
          </w:rPr>
          <w:fldChar w:fldCharType="end"/>
        </w:r>
      </w:hyperlink>
    </w:p>
    <w:p w14:paraId="14D7C67C"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26" w:history="1">
        <w:r w:rsidR="00496C9D" w:rsidRPr="00C12334">
          <w:rPr>
            <w:rStyle w:val="Hipervnculo"/>
            <w:noProof/>
          </w:rPr>
          <w:t>2.1.</w:t>
        </w:r>
        <w:r w:rsidR="00496C9D">
          <w:rPr>
            <w:rFonts w:asciiTheme="minorHAnsi" w:eastAsiaTheme="minorEastAsia" w:hAnsiTheme="minorHAnsi"/>
            <w:noProof/>
            <w:sz w:val="22"/>
            <w:lang w:eastAsia="es-ES"/>
          </w:rPr>
          <w:tab/>
        </w:r>
        <w:r w:rsidR="00496C9D" w:rsidRPr="00C12334">
          <w:rPr>
            <w:rStyle w:val="Hipervnculo"/>
            <w:noProof/>
          </w:rPr>
          <w:t>Iteración 1 (25 sept 2015 a 1 oct 2015)</w:t>
        </w:r>
        <w:r w:rsidR="00496C9D">
          <w:rPr>
            <w:noProof/>
            <w:webHidden/>
          </w:rPr>
          <w:tab/>
        </w:r>
        <w:r w:rsidR="00496C9D">
          <w:rPr>
            <w:noProof/>
            <w:webHidden/>
          </w:rPr>
          <w:fldChar w:fldCharType="begin"/>
        </w:r>
        <w:r w:rsidR="00496C9D">
          <w:rPr>
            <w:noProof/>
            <w:webHidden/>
          </w:rPr>
          <w:instrText xml:space="preserve"> PAGEREF _Toc442285826 \h </w:instrText>
        </w:r>
        <w:r w:rsidR="00496C9D">
          <w:rPr>
            <w:noProof/>
            <w:webHidden/>
          </w:rPr>
        </w:r>
        <w:r w:rsidR="00496C9D">
          <w:rPr>
            <w:noProof/>
            <w:webHidden/>
          </w:rPr>
          <w:fldChar w:fldCharType="separate"/>
        </w:r>
        <w:r w:rsidR="00496C9D">
          <w:rPr>
            <w:noProof/>
            <w:webHidden/>
          </w:rPr>
          <w:t>9</w:t>
        </w:r>
        <w:r w:rsidR="00496C9D">
          <w:rPr>
            <w:noProof/>
            <w:webHidden/>
          </w:rPr>
          <w:fldChar w:fldCharType="end"/>
        </w:r>
      </w:hyperlink>
    </w:p>
    <w:p w14:paraId="34E6333A"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27" w:history="1">
        <w:r w:rsidR="00496C9D" w:rsidRPr="00C12334">
          <w:rPr>
            <w:rStyle w:val="Hipervnculo"/>
            <w:noProof/>
          </w:rPr>
          <w:t>2.2.</w:t>
        </w:r>
        <w:r w:rsidR="00496C9D">
          <w:rPr>
            <w:rFonts w:asciiTheme="minorHAnsi" w:eastAsiaTheme="minorEastAsia" w:hAnsiTheme="minorHAnsi"/>
            <w:noProof/>
            <w:sz w:val="22"/>
            <w:lang w:eastAsia="es-ES"/>
          </w:rPr>
          <w:tab/>
        </w:r>
        <w:r w:rsidR="00496C9D" w:rsidRPr="00C12334">
          <w:rPr>
            <w:rStyle w:val="Hipervnculo"/>
            <w:noProof/>
          </w:rPr>
          <w:t>Iteración 2 (1 oct 2015 a 15 oct 2015)</w:t>
        </w:r>
        <w:r w:rsidR="00496C9D">
          <w:rPr>
            <w:noProof/>
            <w:webHidden/>
          </w:rPr>
          <w:tab/>
        </w:r>
        <w:r w:rsidR="00496C9D">
          <w:rPr>
            <w:noProof/>
            <w:webHidden/>
          </w:rPr>
          <w:fldChar w:fldCharType="begin"/>
        </w:r>
        <w:r w:rsidR="00496C9D">
          <w:rPr>
            <w:noProof/>
            <w:webHidden/>
          </w:rPr>
          <w:instrText xml:space="preserve"> PAGEREF _Toc442285827 \h </w:instrText>
        </w:r>
        <w:r w:rsidR="00496C9D">
          <w:rPr>
            <w:noProof/>
            <w:webHidden/>
          </w:rPr>
        </w:r>
        <w:r w:rsidR="00496C9D">
          <w:rPr>
            <w:noProof/>
            <w:webHidden/>
          </w:rPr>
          <w:fldChar w:fldCharType="separate"/>
        </w:r>
        <w:r w:rsidR="00496C9D">
          <w:rPr>
            <w:noProof/>
            <w:webHidden/>
          </w:rPr>
          <w:t>11</w:t>
        </w:r>
        <w:r w:rsidR="00496C9D">
          <w:rPr>
            <w:noProof/>
            <w:webHidden/>
          </w:rPr>
          <w:fldChar w:fldCharType="end"/>
        </w:r>
      </w:hyperlink>
    </w:p>
    <w:p w14:paraId="7E480A0A"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28" w:history="1">
        <w:r w:rsidR="00496C9D" w:rsidRPr="00C12334">
          <w:rPr>
            <w:rStyle w:val="Hipervnculo"/>
            <w:noProof/>
          </w:rPr>
          <w:t>2.3.</w:t>
        </w:r>
        <w:r w:rsidR="00496C9D">
          <w:rPr>
            <w:rFonts w:asciiTheme="minorHAnsi" w:eastAsiaTheme="minorEastAsia" w:hAnsiTheme="minorHAnsi"/>
            <w:noProof/>
            <w:sz w:val="22"/>
            <w:lang w:eastAsia="es-ES"/>
          </w:rPr>
          <w:tab/>
        </w:r>
        <w:r w:rsidR="00496C9D" w:rsidRPr="00C12334">
          <w:rPr>
            <w:rStyle w:val="Hipervnculo"/>
            <w:noProof/>
          </w:rPr>
          <w:t>Iteración 3 (15 oct 2015 a 29 oct 2015)</w:t>
        </w:r>
        <w:r w:rsidR="00496C9D">
          <w:rPr>
            <w:noProof/>
            <w:webHidden/>
          </w:rPr>
          <w:tab/>
        </w:r>
        <w:r w:rsidR="00496C9D">
          <w:rPr>
            <w:noProof/>
            <w:webHidden/>
          </w:rPr>
          <w:fldChar w:fldCharType="begin"/>
        </w:r>
        <w:r w:rsidR="00496C9D">
          <w:rPr>
            <w:noProof/>
            <w:webHidden/>
          </w:rPr>
          <w:instrText xml:space="preserve"> PAGEREF _Toc442285828 \h </w:instrText>
        </w:r>
        <w:r w:rsidR="00496C9D">
          <w:rPr>
            <w:noProof/>
            <w:webHidden/>
          </w:rPr>
        </w:r>
        <w:r w:rsidR="00496C9D">
          <w:rPr>
            <w:noProof/>
            <w:webHidden/>
          </w:rPr>
          <w:fldChar w:fldCharType="separate"/>
        </w:r>
        <w:r w:rsidR="00496C9D">
          <w:rPr>
            <w:noProof/>
            <w:webHidden/>
          </w:rPr>
          <w:t>12</w:t>
        </w:r>
        <w:r w:rsidR="00496C9D">
          <w:rPr>
            <w:noProof/>
            <w:webHidden/>
          </w:rPr>
          <w:fldChar w:fldCharType="end"/>
        </w:r>
      </w:hyperlink>
    </w:p>
    <w:p w14:paraId="2CB616E6"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29" w:history="1">
        <w:r w:rsidR="00496C9D" w:rsidRPr="00C12334">
          <w:rPr>
            <w:rStyle w:val="Hipervnculo"/>
            <w:noProof/>
          </w:rPr>
          <w:t>2.4.</w:t>
        </w:r>
        <w:r w:rsidR="00496C9D">
          <w:rPr>
            <w:rFonts w:asciiTheme="minorHAnsi" w:eastAsiaTheme="minorEastAsia" w:hAnsiTheme="minorHAnsi"/>
            <w:noProof/>
            <w:sz w:val="22"/>
            <w:lang w:eastAsia="es-ES"/>
          </w:rPr>
          <w:tab/>
        </w:r>
        <w:r w:rsidR="00496C9D" w:rsidRPr="00C12334">
          <w:rPr>
            <w:rStyle w:val="Hipervnculo"/>
            <w:noProof/>
          </w:rPr>
          <w:t>Iteración 4 (29 oct 2015 a 12 nov 2015)</w:t>
        </w:r>
        <w:r w:rsidR="00496C9D">
          <w:rPr>
            <w:noProof/>
            <w:webHidden/>
          </w:rPr>
          <w:tab/>
        </w:r>
        <w:r w:rsidR="00496C9D">
          <w:rPr>
            <w:noProof/>
            <w:webHidden/>
          </w:rPr>
          <w:fldChar w:fldCharType="begin"/>
        </w:r>
        <w:r w:rsidR="00496C9D">
          <w:rPr>
            <w:noProof/>
            <w:webHidden/>
          </w:rPr>
          <w:instrText xml:space="preserve"> PAGEREF _Toc442285829 \h </w:instrText>
        </w:r>
        <w:r w:rsidR="00496C9D">
          <w:rPr>
            <w:noProof/>
            <w:webHidden/>
          </w:rPr>
        </w:r>
        <w:r w:rsidR="00496C9D">
          <w:rPr>
            <w:noProof/>
            <w:webHidden/>
          </w:rPr>
          <w:fldChar w:fldCharType="separate"/>
        </w:r>
        <w:r w:rsidR="00496C9D">
          <w:rPr>
            <w:noProof/>
            <w:webHidden/>
          </w:rPr>
          <w:t>13</w:t>
        </w:r>
        <w:r w:rsidR="00496C9D">
          <w:rPr>
            <w:noProof/>
            <w:webHidden/>
          </w:rPr>
          <w:fldChar w:fldCharType="end"/>
        </w:r>
      </w:hyperlink>
    </w:p>
    <w:p w14:paraId="6099335E"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30" w:history="1">
        <w:r w:rsidR="00496C9D" w:rsidRPr="00C12334">
          <w:rPr>
            <w:rStyle w:val="Hipervnculo"/>
            <w:noProof/>
          </w:rPr>
          <w:t>2.5.</w:t>
        </w:r>
        <w:r w:rsidR="00496C9D">
          <w:rPr>
            <w:rFonts w:asciiTheme="minorHAnsi" w:eastAsiaTheme="minorEastAsia" w:hAnsiTheme="minorHAnsi"/>
            <w:noProof/>
            <w:sz w:val="22"/>
            <w:lang w:eastAsia="es-ES"/>
          </w:rPr>
          <w:tab/>
        </w:r>
        <w:r w:rsidR="00496C9D" w:rsidRPr="00C12334">
          <w:rPr>
            <w:rStyle w:val="Hipervnculo"/>
            <w:noProof/>
          </w:rPr>
          <w:t>Iteración 5 (12 nov 2015 a 26 nov 2015)</w:t>
        </w:r>
        <w:r w:rsidR="00496C9D">
          <w:rPr>
            <w:noProof/>
            <w:webHidden/>
          </w:rPr>
          <w:tab/>
        </w:r>
        <w:r w:rsidR="00496C9D">
          <w:rPr>
            <w:noProof/>
            <w:webHidden/>
          </w:rPr>
          <w:fldChar w:fldCharType="begin"/>
        </w:r>
        <w:r w:rsidR="00496C9D">
          <w:rPr>
            <w:noProof/>
            <w:webHidden/>
          </w:rPr>
          <w:instrText xml:space="preserve"> PAGEREF _Toc442285830 \h </w:instrText>
        </w:r>
        <w:r w:rsidR="00496C9D">
          <w:rPr>
            <w:noProof/>
            <w:webHidden/>
          </w:rPr>
        </w:r>
        <w:r w:rsidR="00496C9D">
          <w:rPr>
            <w:noProof/>
            <w:webHidden/>
          </w:rPr>
          <w:fldChar w:fldCharType="separate"/>
        </w:r>
        <w:r w:rsidR="00496C9D">
          <w:rPr>
            <w:noProof/>
            <w:webHidden/>
          </w:rPr>
          <w:t>15</w:t>
        </w:r>
        <w:r w:rsidR="00496C9D">
          <w:rPr>
            <w:noProof/>
            <w:webHidden/>
          </w:rPr>
          <w:fldChar w:fldCharType="end"/>
        </w:r>
      </w:hyperlink>
    </w:p>
    <w:p w14:paraId="705497BA"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31" w:history="1">
        <w:r w:rsidR="00496C9D" w:rsidRPr="00C12334">
          <w:rPr>
            <w:rStyle w:val="Hipervnculo"/>
            <w:noProof/>
          </w:rPr>
          <w:t>2.6.</w:t>
        </w:r>
        <w:r w:rsidR="00496C9D">
          <w:rPr>
            <w:rFonts w:asciiTheme="minorHAnsi" w:eastAsiaTheme="minorEastAsia" w:hAnsiTheme="minorHAnsi"/>
            <w:noProof/>
            <w:sz w:val="22"/>
            <w:lang w:eastAsia="es-ES"/>
          </w:rPr>
          <w:tab/>
        </w:r>
        <w:r w:rsidR="00496C9D" w:rsidRPr="00C12334">
          <w:rPr>
            <w:rStyle w:val="Hipervnculo"/>
            <w:noProof/>
          </w:rPr>
          <w:t>Iteración 6 (26 nov 2015 a 10 dic 2015)</w:t>
        </w:r>
        <w:r w:rsidR="00496C9D">
          <w:rPr>
            <w:noProof/>
            <w:webHidden/>
          </w:rPr>
          <w:tab/>
        </w:r>
        <w:r w:rsidR="00496C9D">
          <w:rPr>
            <w:noProof/>
            <w:webHidden/>
          </w:rPr>
          <w:fldChar w:fldCharType="begin"/>
        </w:r>
        <w:r w:rsidR="00496C9D">
          <w:rPr>
            <w:noProof/>
            <w:webHidden/>
          </w:rPr>
          <w:instrText xml:space="preserve"> PAGEREF _Toc442285831 \h </w:instrText>
        </w:r>
        <w:r w:rsidR="00496C9D">
          <w:rPr>
            <w:noProof/>
            <w:webHidden/>
          </w:rPr>
        </w:r>
        <w:r w:rsidR="00496C9D">
          <w:rPr>
            <w:noProof/>
            <w:webHidden/>
          </w:rPr>
          <w:fldChar w:fldCharType="separate"/>
        </w:r>
        <w:r w:rsidR="00496C9D">
          <w:rPr>
            <w:noProof/>
            <w:webHidden/>
          </w:rPr>
          <w:t>17</w:t>
        </w:r>
        <w:r w:rsidR="00496C9D">
          <w:rPr>
            <w:noProof/>
            <w:webHidden/>
          </w:rPr>
          <w:fldChar w:fldCharType="end"/>
        </w:r>
      </w:hyperlink>
    </w:p>
    <w:p w14:paraId="784DC110"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32" w:history="1">
        <w:r w:rsidR="00496C9D" w:rsidRPr="00C12334">
          <w:rPr>
            <w:rStyle w:val="Hipervnculo"/>
            <w:noProof/>
          </w:rPr>
          <w:t>2.7.</w:t>
        </w:r>
        <w:r w:rsidR="00496C9D">
          <w:rPr>
            <w:rFonts w:asciiTheme="minorHAnsi" w:eastAsiaTheme="minorEastAsia" w:hAnsiTheme="minorHAnsi"/>
            <w:noProof/>
            <w:sz w:val="22"/>
            <w:lang w:eastAsia="es-ES"/>
          </w:rPr>
          <w:tab/>
        </w:r>
        <w:r w:rsidR="00496C9D" w:rsidRPr="00C12334">
          <w:rPr>
            <w:rStyle w:val="Hipervnculo"/>
            <w:noProof/>
          </w:rPr>
          <w:t>Iteración 7 (10 dic 2015 a 24 dic 2015)</w:t>
        </w:r>
        <w:r w:rsidR="00496C9D">
          <w:rPr>
            <w:noProof/>
            <w:webHidden/>
          </w:rPr>
          <w:tab/>
        </w:r>
        <w:r w:rsidR="00496C9D">
          <w:rPr>
            <w:noProof/>
            <w:webHidden/>
          </w:rPr>
          <w:fldChar w:fldCharType="begin"/>
        </w:r>
        <w:r w:rsidR="00496C9D">
          <w:rPr>
            <w:noProof/>
            <w:webHidden/>
          </w:rPr>
          <w:instrText xml:space="preserve"> PAGEREF _Toc442285832 \h </w:instrText>
        </w:r>
        <w:r w:rsidR="00496C9D">
          <w:rPr>
            <w:noProof/>
            <w:webHidden/>
          </w:rPr>
        </w:r>
        <w:r w:rsidR="00496C9D">
          <w:rPr>
            <w:noProof/>
            <w:webHidden/>
          </w:rPr>
          <w:fldChar w:fldCharType="separate"/>
        </w:r>
        <w:r w:rsidR="00496C9D">
          <w:rPr>
            <w:noProof/>
            <w:webHidden/>
          </w:rPr>
          <w:t>19</w:t>
        </w:r>
        <w:r w:rsidR="00496C9D">
          <w:rPr>
            <w:noProof/>
            <w:webHidden/>
          </w:rPr>
          <w:fldChar w:fldCharType="end"/>
        </w:r>
      </w:hyperlink>
    </w:p>
    <w:p w14:paraId="59F484D0"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33" w:history="1">
        <w:r w:rsidR="00496C9D" w:rsidRPr="00C12334">
          <w:rPr>
            <w:rStyle w:val="Hipervnculo"/>
            <w:noProof/>
          </w:rPr>
          <w:t>2.8.</w:t>
        </w:r>
        <w:r w:rsidR="00496C9D">
          <w:rPr>
            <w:rFonts w:asciiTheme="minorHAnsi" w:eastAsiaTheme="minorEastAsia" w:hAnsiTheme="minorHAnsi"/>
            <w:noProof/>
            <w:sz w:val="22"/>
            <w:lang w:eastAsia="es-ES"/>
          </w:rPr>
          <w:tab/>
        </w:r>
        <w:r w:rsidR="00496C9D" w:rsidRPr="00C12334">
          <w:rPr>
            <w:rStyle w:val="Hipervnculo"/>
            <w:noProof/>
          </w:rPr>
          <w:t>Iteración 8 (24 dic 2015 a 7 ene 2016)</w:t>
        </w:r>
        <w:r w:rsidR="00496C9D">
          <w:rPr>
            <w:noProof/>
            <w:webHidden/>
          </w:rPr>
          <w:tab/>
        </w:r>
        <w:r w:rsidR="00496C9D">
          <w:rPr>
            <w:noProof/>
            <w:webHidden/>
          </w:rPr>
          <w:fldChar w:fldCharType="begin"/>
        </w:r>
        <w:r w:rsidR="00496C9D">
          <w:rPr>
            <w:noProof/>
            <w:webHidden/>
          </w:rPr>
          <w:instrText xml:space="preserve"> PAGEREF _Toc442285833 \h </w:instrText>
        </w:r>
        <w:r w:rsidR="00496C9D">
          <w:rPr>
            <w:noProof/>
            <w:webHidden/>
          </w:rPr>
        </w:r>
        <w:r w:rsidR="00496C9D">
          <w:rPr>
            <w:noProof/>
            <w:webHidden/>
          </w:rPr>
          <w:fldChar w:fldCharType="separate"/>
        </w:r>
        <w:r w:rsidR="00496C9D">
          <w:rPr>
            <w:noProof/>
            <w:webHidden/>
          </w:rPr>
          <w:t>20</w:t>
        </w:r>
        <w:r w:rsidR="00496C9D">
          <w:rPr>
            <w:noProof/>
            <w:webHidden/>
          </w:rPr>
          <w:fldChar w:fldCharType="end"/>
        </w:r>
      </w:hyperlink>
    </w:p>
    <w:p w14:paraId="1497FF19"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34" w:history="1">
        <w:r w:rsidR="00496C9D" w:rsidRPr="00C12334">
          <w:rPr>
            <w:rStyle w:val="Hipervnculo"/>
            <w:noProof/>
          </w:rPr>
          <w:t>2.9.</w:t>
        </w:r>
        <w:r w:rsidR="00496C9D">
          <w:rPr>
            <w:rFonts w:asciiTheme="minorHAnsi" w:eastAsiaTheme="minorEastAsia" w:hAnsiTheme="minorHAnsi"/>
            <w:noProof/>
            <w:sz w:val="22"/>
            <w:lang w:eastAsia="es-ES"/>
          </w:rPr>
          <w:tab/>
        </w:r>
        <w:r w:rsidR="00496C9D" w:rsidRPr="00C12334">
          <w:rPr>
            <w:rStyle w:val="Hipervnculo"/>
            <w:noProof/>
          </w:rPr>
          <w:t>Iteración 9 (7 ene 2016 a 21 ene 2016)</w:t>
        </w:r>
        <w:r w:rsidR="00496C9D">
          <w:rPr>
            <w:noProof/>
            <w:webHidden/>
          </w:rPr>
          <w:tab/>
        </w:r>
        <w:r w:rsidR="00496C9D">
          <w:rPr>
            <w:noProof/>
            <w:webHidden/>
          </w:rPr>
          <w:fldChar w:fldCharType="begin"/>
        </w:r>
        <w:r w:rsidR="00496C9D">
          <w:rPr>
            <w:noProof/>
            <w:webHidden/>
          </w:rPr>
          <w:instrText xml:space="preserve"> PAGEREF _Toc442285834 \h </w:instrText>
        </w:r>
        <w:r w:rsidR="00496C9D">
          <w:rPr>
            <w:noProof/>
            <w:webHidden/>
          </w:rPr>
        </w:r>
        <w:r w:rsidR="00496C9D">
          <w:rPr>
            <w:noProof/>
            <w:webHidden/>
          </w:rPr>
          <w:fldChar w:fldCharType="separate"/>
        </w:r>
        <w:r w:rsidR="00496C9D">
          <w:rPr>
            <w:noProof/>
            <w:webHidden/>
          </w:rPr>
          <w:t>22</w:t>
        </w:r>
        <w:r w:rsidR="00496C9D">
          <w:rPr>
            <w:noProof/>
            <w:webHidden/>
          </w:rPr>
          <w:fldChar w:fldCharType="end"/>
        </w:r>
      </w:hyperlink>
    </w:p>
    <w:p w14:paraId="26222C43"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35" w:history="1">
        <w:r w:rsidR="00496C9D" w:rsidRPr="00C12334">
          <w:rPr>
            <w:rStyle w:val="Hipervnculo"/>
            <w:noProof/>
          </w:rPr>
          <w:t>2.10.</w:t>
        </w:r>
        <w:r w:rsidR="00496C9D">
          <w:rPr>
            <w:rFonts w:asciiTheme="minorHAnsi" w:eastAsiaTheme="minorEastAsia" w:hAnsiTheme="minorHAnsi"/>
            <w:noProof/>
            <w:sz w:val="22"/>
            <w:lang w:eastAsia="es-ES"/>
          </w:rPr>
          <w:tab/>
        </w:r>
        <w:r w:rsidR="00496C9D" w:rsidRPr="00C12334">
          <w:rPr>
            <w:rStyle w:val="Hipervnculo"/>
            <w:noProof/>
          </w:rPr>
          <w:t>Iteración 10 (21 ene 2016 a 4 feb 2016)</w:t>
        </w:r>
        <w:r w:rsidR="00496C9D">
          <w:rPr>
            <w:noProof/>
            <w:webHidden/>
          </w:rPr>
          <w:tab/>
        </w:r>
        <w:r w:rsidR="00496C9D">
          <w:rPr>
            <w:noProof/>
            <w:webHidden/>
          </w:rPr>
          <w:fldChar w:fldCharType="begin"/>
        </w:r>
        <w:r w:rsidR="00496C9D">
          <w:rPr>
            <w:noProof/>
            <w:webHidden/>
          </w:rPr>
          <w:instrText xml:space="preserve"> PAGEREF _Toc442285835 \h </w:instrText>
        </w:r>
        <w:r w:rsidR="00496C9D">
          <w:rPr>
            <w:noProof/>
            <w:webHidden/>
          </w:rPr>
        </w:r>
        <w:r w:rsidR="00496C9D">
          <w:rPr>
            <w:noProof/>
            <w:webHidden/>
          </w:rPr>
          <w:fldChar w:fldCharType="separate"/>
        </w:r>
        <w:r w:rsidR="00496C9D">
          <w:rPr>
            <w:noProof/>
            <w:webHidden/>
          </w:rPr>
          <w:t>23</w:t>
        </w:r>
        <w:r w:rsidR="00496C9D">
          <w:rPr>
            <w:noProof/>
            <w:webHidden/>
          </w:rPr>
          <w:fldChar w:fldCharType="end"/>
        </w:r>
      </w:hyperlink>
    </w:p>
    <w:p w14:paraId="0808D970"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36" w:history="1">
        <w:r w:rsidR="00496C9D" w:rsidRPr="00C12334">
          <w:rPr>
            <w:rStyle w:val="Hipervnculo"/>
            <w:noProof/>
          </w:rPr>
          <w:t>3.</w:t>
        </w:r>
        <w:r w:rsidR="00496C9D">
          <w:rPr>
            <w:rFonts w:asciiTheme="minorHAnsi" w:eastAsiaTheme="minorEastAsia" w:hAnsiTheme="minorHAnsi"/>
            <w:noProof/>
            <w:sz w:val="22"/>
            <w:lang w:eastAsia="es-ES"/>
          </w:rPr>
          <w:tab/>
        </w:r>
        <w:r w:rsidR="00496C9D" w:rsidRPr="00C12334">
          <w:rPr>
            <w:rStyle w:val="Hipervnculo"/>
            <w:noProof/>
          </w:rPr>
          <w:t>Estudio de viabilidad</w:t>
        </w:r>
        <w:r w:rsidR="00496C9D">
          <w:rPr>
            <w:noProof/>
            <w:webHidden/>
          </w:rPr>
          <w:tab/>
        </w:r>
        <w:r w:rsidR="00496C9D">
          <w:rPr>
            <w:noProof/>
            <w:webHidden/>
          </w:rPr>
          <w:fldChar w:fldCharType="begin"/>
        </w:r>
        <w:r w:rsidR="00496C9D">
          <w:rPr>
            <w:noProof/>
            <w:webHidden/>
          </w:rPr>
          <w:instrText xml:space="preserve"> PAGEREF _Toc442285836 \h </w:instrText>
        </w:r>
        <w:r w:rsidR="00496C9D">
          <w:rPr>
            <w:noProof/>
            <w:webHidden/>
          </w:rPr>
        </w:r>
        <w:r w:rsidR="00496C9D">
          <w:rPr>
            <w:noProof/>
            <w:webHidden/>
          </w:rPr>
          <w:fldChar w:fldCharType="separate"/>
        </w:r>
        <w:r w:rsidR="00496C9D">
          <w:rPr>
            <w:noProof/>
            <w:webHidden/>
          </w:rPr>
          <w:t>25</w:t>
        </w:r>
        <w:r w:rsidR="00496C9D">
          <w:rPr>
            <w:noProof/>
            <w:webHidden/>
          </w:rPr>
          <w:fldChar w:fldCharType="end"/>
        </w:r>
      </w:hyperlink>
    </w:p>
    <w:p w14:paraId="568A6205"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37" w:history="1">
        <w:r w:rsidR="00496C9D" w:rsidRPr="00C12334">
          <w:rPr>
            <w:rStyle w:val="Hipervnculo"/>
            <w:noProof/>
          </w:rPr>
          <w:t>3.1.</w:t>
        </w:r>
        <w:r w:rsidR="00496C9D">
          <w:rPr>
            <w:rFonts w:asciiTheme="minorHAnsi" w:eastAsiaTheme="minorEastAsia" w:hAnsiTheme="minorHAnsi"/>
            <w:noProof/>
            <w:sz w:val="22"/>
            <w:lang w:eastAsia="es-ES"/>
          </w:rPr>
          <w:tab/>
        </w:r>
        <w:r w:rsidR="00496C9D" w:rsidRPr="00C12334">
          <w:rPr>
            <w:rStyle w:val="Hipervnculo"/>
            <w:noProof/>
          </w:rPr>
          <w:t>Estudio de viabilidad legal</w:t>
        </w:r>
        <w:r w:rsidR="00496C9D">
          <w:rPr>
            <w:noProof/>
            <w:webHidden/>
          </w:rPr>
          <w:tab/>
        </w:r>
        <w:r w:rsidR="00496C9D">
          <w:rPr>
            <w:noProof/>
            <w:webHidden/>
          </w:rPr>
          <w:fldChar w:fldCharType="begin"/>
        </w:r>
        <w:r w:rsidR="00496C9D">
          <w:rPr>
            <w:noProof/>
            <w:webHidden/>
          </w:rPr>
          <w:instrText xml:space="preserve"> PAGEREF _Toc442285837 \h </w:instrText>
        </w:r>
        <w:r w:rsidR="00496C9D">
          <w:rPr>
            <w:noProof/>
            <w:webHidden/>
          </w:rPr>
        </w:r>
        <w:r w:rsidR="00496C9D">
          <w:rPr>
            <w:noProof/>
            <w:webHidden/>
          </w:rPr>
          <w:fldChar w:fldCharType="separate"/>
        </w:r>
        <w:r w:rsidR="00496C9D">
          <w:rPr>
            <w:noProof/>
            <w:webHidden/>
          </w:rPr>
          <w:t>25</w:t>
        </w:r>
        <w:r w:rsidR="00496C9D">
          <w:rPr>
            <w:noProof/>
            <w:webHidden/>
          </w:rPr>
          <w:fldChar w:fldCharType="end"/>
        </w:r>
      </w:hyperlink>
    </w:p>
    <w:p w14:paraId="15DF4CD6"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38" w:history="1">
        <w:r w:rsidR="00496C9D" w:rsidRPr="00C12334">
          <w:rPr>
            <w:rStyle w:val="Hipervnculo"/>
            <w:noProof/>
          </w:rPr>
          <w:t>3.2.</w:t>
        </w:r>
        <w:r w:rsidR="00496C9D">
          <w:rPr>
            <w:rFonts w:asciiTheme="minorHAnsi" w:eastAsiaTheme="minorEastAsia" w:hAnsiTheme="minorHAnsi"/>
            <w:noProof/>
            <w:sz w:val="22"/>
            <w:lang w:eastAsia="es-ES"/>
          </w:rPr>
          <w:tab/>
        </w:r>
        <w:r w:rsidR="00496C9D" w:rsidRPr="00C12334">
          <w:rPr>
            <w:rStyle w:val="Hipervnculo"/>
            <w:noProof/>
          </w:rPr>
          <w:t>Estudio de viabilid</w:t>
        </w:r>
        <w:r w:rsidR="00496C9D" w:rsidRPr="00C12334">
          <w:rPr>
            <w:rStyle w:val="Hipervnculo"/>
            <w:noProof/>
          </w:rPr>
          <w:t>a</w:t>
        </w:r>
        <w:r w:rsidR="00496C9D" w:rsidRPr="00C12334">
          <w:rPr>
            <w:rStyle w:val="Hipervnculo"/>
            <w:noProof/>
          </w:rPr>
          <w:t>d económica</w:t>
        </w:r>
        <w:r w:rsidR="00496C9D">
          <w:rPr>
            <w:noProof/>
            <w:webHidden/>
          </w:rPr>
          <w:tab/>
        </w:r>
        <w:r w:rsidR="00496C9D">
          <w:rPr>
            <w:noProof/>
            <w:webHidden/>
          </w:rPr>
          <w:fldChar w:fldCharType="begin"/>
        </w:r>
        <w:r w:rsidR="00496C9D">
          <w:rPr>
            <w:noProof/>
            <w:webHidden/>
          </w:rPr>
          <w:instrText xml:space="preserve"> PAGEREF _Toc442285838 \h </w:instrText>
        </w:r>
        <w:r w:rsidR="00496C9D">
          <w:rPr>
            <w:noProof/>
            <w:webHidden/>
          </w:rPr>
        </w:r>
        <w:r w:rsidR="00496C9D">
          <w:rPr>
            <w:noProof/>
            <w:webHidden/>
          </w:rPr>
          <w:fldChar w:fldCharType="separate"/>
        </w:r>
        <w:r w:rsidR="00496C9D">
          <w:rPr>
            <w:noProof/>
            <w:webHidden/>
          </w:rPr>
          <w:t>26</w:t>
        </w:r>
        <w:r w:rsidR="00496C9D">
          <w:rPr>
            <w:noProof/>
            <w:webHidden/>
          </w:rPr>
          <w:fldChar w:fldCharType="end"/>
        </w:r>
      </w:hyperlink>
    </w:p>
    <w:p w14:paraId="32935A40" w14:textId="77777777" w:rsidR="00496C9D" w:rsidRDefault="00DD2D73">
      <w:pPr>
        <w:pStyle w:val="TDC1"/>
        <w:tabs>
          <w:tab w:val="left" w:pos="480"/>
          <w:tab w:val="right" w:leader="dot" w:pos="6197"/>
        </w:tabs>
        <w:rPr>
          <w:rFonts w:asciiTheme="minorHAnsi" w:eastAsiaTheme="minorEastAsia" w:hAnsiTheme="minorHAnsi"/>
          <w:noProof/>
          <w:sz w:val="22"/>
          <w:lang w:eastAsia="es-ES"/>
        </w:rPr>
      </w:pPr>
      <w:hyperlink w:anchor="_Toc442285839" w:history="1">
        <w:r w:rsidR="00496C9D" w:rsidRPr="00C12334">
          <w:rPr>
            <w:rStyle w:val="Hipervnculo"/>
            <w:noProof/>
          </w:rPr>
          <w:t>II -</w:t>
        </w:r>
        <w:r w:rsidR="00496C9D">
          <w:rPr>
            <w:rFonts w:asciiTheme="minorHAnsi" w:eastAsiaTheme="minorEastAsia" w:hAnsiTheme="minorHAnsi"/>
            <w:noProof/>
            <w:sz w:val="22"/>
            <w:lang w:eastAsia="es-ES"/>
          </w:rPr>
          <w:tab/>
        </w:r>
        <w:r w:rsidR="00496C9D" w:rsidRPr="00C12334">
          <w:rPr>
            <w:rStyle w:val="Hipervnculo"/>
            <w:noProof/>
          </w:rPr>
          <w:t>Especificación de requisitos</w:t>
        </w:r>
        <w:r w:rsidR="00496C9D">
          <w:rPr>
            <w:noProof/>
            <w:webHidden/>
          </w:rPr>
          <w:tab/>
        </w:r>
        <w:r w:rsidR="00496C9D">
          <w:rPr>
            <w:noProof/>
            <w:webHidden/>
          </w:rPr>
          <w:fldChar w:fldCharType="begin"/>
        </w:r>
        <w:r w:rsidR="00496C9D">
          <w:rPr>
            <w:noProof/>
            <w:webHidden/>
          </w:rPr>
          <w:instrText xml:space="preserve"> PAGEREF _Toc442285839 \h </w:instrText>
        </w:r>
        <w:r w:rsidR="00496C9D">
          <w:rPr>
            <w:noProof/>
            <w:webHidden/>
          </w:rPr>
        </w:r>
        <w:r w:rsidR="00496C9D">
          <w:rPr>
            <w:noProof/>
            <w:webHidden/>
          </w:rPr>
          <w:fldChar w:fldCharType="separate"/>
        </w:r>
        <w:r w:rsidR="00496C9D">
          <w:rPr>
            <w:noProof/>
            <w:webHidden/>
          </w:rPr>
          <w:t>30</w:t>
        </w:r>
        <w:r w:rsidR="00496C9D">
          <w:rPr>
            <w:noProof/>
            <w:webHidden/>
          </w:rPr>
          <w:fldChar w:fldCharType="end"/>
        </w:r>
      </w:hyperlink>
    </w:p>
    <w:p w14:paraId="59FA1F0B"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40" w:history="1">
        <w:r w:rsidR="00496C9D" w:rsidRPr="00C12334">
          <w:rPr>
            <w:rStyle w:val="Hipervnculo"/>
            <w:noProof/>
          </w:rPr>
          <w:t>1.</w:t>
        </w:r>
        <w:r w:rsidR="00496C9D">
          <w:rPr>
            <w:rFonts w:asciiTheme="minorHAnsi" w:eastAsiaTheme="minorEastAsia" w:hAnsiTheme="minorHAnsi"/>
            <w:noProof/>
            <w:sz w:val="22"/>
            <w:lang w:eastAsia="es-ES"/>
          </w:rPr>
          <w:tab/>
        </w:r>
        <w:r w:rsidR="00496C9D" w:rsidRPr="00C12334">
          <w:rPr>
            <w:rStyle w:val="Hipervnculo"/>
            <w:noProof/>
          </w:rPr>
          <w:t>Introducción</w:t>
        </w:r>
        <w:r w:rsidR="00496C9D">
          <w:rPr>
            <w:noProof/>
            <w:webHidden/>
          </w:rPr>
          <w:tab/>
        </w:r>
        <w:r w:rsidR="00496C9D">
          <w:rPr>
            <w:noProof/>
            <w:webHidden/>
          </w:rPr>
          <w:fldChar w:fldCharType="begin"/>
        </w:r>
        <w:r w:rsidR="00496C9D">
          <w:rPr>
            <w:noProof/>
            <w:webHidden/>
          </w:rPr>
          <w:instrText xml:space="preserve"> PAGEREF _Toc442285840 \h </w:instrText>
        </w:r>
        <w:r w:rsidR="00496C9D">
          <w:rPr>
            <w:noProof/>
            <w:webHidden/>
          </w:rPr>
        </w:r>
        <w:r w:rsidR="00496C9D">
          <w:rPr>
            <w:noProof/>
            <w:webHidden/>
          </w:rPr>
          <w:fldChar w:fldCharType="separate"/>
        </w:r>
        <w:r w:rsidR="00496C9D">
          <w:rPr>
            <w:noProof/>
            <w:webHidden/>
          </w:rPr>
          <w:t>30</w:t>
        </w:r>
        <w:r w:rsidR="00496C9D">
          <w:rPr>
            <w:noProof/>
            <w:webHidden/>
          </w:rPr>
          <w:fldChar w:fldCharType="end"/>
        </w:r>
      </w:hyperlink>
    </w:p>
    <w:p w14:paraId="6B85C202"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41" w:history="1">
        <w:r w:rsidR="00496C9D" w:rsidRPr="00C12334">
          <w:rPr>
            <w:rStyle w:val="Hipervnculo"/>
            <w:noProof/>
          </w:rPr>
          <w:t>2.</w:t>
        </w:r>
        <w:r w:rsidR="00496C9D">
          <w:rPr>
            <w:rFonts w:asciiTheme="minorHAnsi" w:eastAsiaTheme="minorEastAsia" w:hAnsiTheme="minorHAnsi"/>
            <w:noProof/>
            <w:sz w:val="22"/>
            <w:lang w:eastAsia="es-ES"/>
          </w:rPr>
          <w:tab/>
        </w:r>
        <w:r w:rsidR="00496C9D" w:rsidRPr="00C12334">
          <w:rPr>
            <w:rStyle w:val="Hipervnculo"/>
            <w:noProof/>
          </w:rPr>
          <w:t>Requisitos funcionales</w:t>
        </w:r>
        <w:r w:rsidR="00496C9D">
          <w:rPr>
            <w:noProof/>
            <w:webHidden/>
          </w:rPr>
          <w:tab/>
        </w:r>
        <w:r w:rsidR="00496C9D">
          <w:rPr>
            <w:noProof/>
            <w:webHidden/>
          </w:rPr>
          <w:fldChar w:fldCharType="begin"/>
        </w:r>
        <w:r w:rsidR="00496C9D">
          <w:rPr>
            <w:noProof/>
            <w:webHidden/>
          </w:rPr>
          <w:instrText xml:space="preserve"> PAGEREF _Toc442285841 \h </w:instrText>
        </w:r>
        <w:r w:rsidR="00496C9D">
          <w:rPr>
            <w:noProof/>
            <w:webHidden/>
          </w:rPr>
        </w:r>
        <w:r w:rsidR="00496C9D">
          <w:rPr>
            <w:noProof/>
            <w:webHidden/>
          </w:rPr>
          <w:fldChar w:fldCharType="separate"/>
        </w:r>
        <w:r w:rsidR="00496C9D">
          <w:rPr>
            <w:noProof/>
            <w:webHidden/>
          </w:rPr>
          <w:t>30</w:t>
        </w:r>
        <w:r w:rsidR="00496C9D">
          <w:rPr>
            <w:noProof/>
            <w:webHidden/>
          </w:rPr>
          <w:fldChar w:fldCharType="end"/>
        </w:r>
      </w:hyperlink>
    </w:p>
    <w:p w14:paraId="0570BED7"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42" w:history="1">
        <w:r w:rsidR="00496C9D" w:rsidRPr="00C12334">
          <w:rPr>
            <w:rStyle w:val="Hipervnculo"/>
            <w:noProof/>
          </w:rPr>
          <w:t>2.1.</w:t>
        </w:r>
        <w:r w:rsidR="00496C9D">
          <w:rPr>
            <w:rFonts w:asciiTheme="minorHAnsi" w:eastAsiaTheme="minorEastAsia" w:hAnsiTheme="minorHAnsi"/>
            <w:noProof/>
            <w:sz w:val="22"/>
            <w:lang w:eastAsia="es-ES"/>
          </w:rPr>
          <w:tab/>
        </w:r>
        <w:r w:rsidR="00496C9D" w:rsidRPr="00C12334">
          <w:rPr>
            <w:rStyle w:val="Hipervnculo"/>
            <w:noProof/>
          </w:rPr>
          <w:t>Propios de Moodle</w:t>
        </w:r>
        <w:r w:rsidR="00496C9D">
          <w:rPr>
            <w:noProof/>
            <w:webHidden/>
          </w:rPr>
          <w:tab/>
        </w:r>
        <w:r w:rsidR="00496C9D">
          <w:rPr>
            <w:noProof/>
            <w:webHidden/>
          </w:rPr>
          <w:fldChar w:fldCharType="begin"/>
        </w:r>
        <w:r w:rsidR="00496C9D">
          <w:rPr>
            <w:noProof/>
            <w:webHidden/>
          </w:rPr>
          <w:instrText xml:space="preserve"> PAGEREF _Toc442285842 \h </w:instrText>
        </w:r>
        <w:r w:rsidR="00496C9D">
          <w:rPr>
            <w:noProof/>
            <w:webHidden/>
          </w:rPr>
        </w:r>
        <w:r w:rsidR="00496C9D">
          <w:rPr>
            <w:noProof/>
            <w:webHidden/>
          </w:rPr>
          <w:fldChar w:fldCharType="separate"/>
        </w:r>
        <w:r w:rsidR="00496C9D">
          <w:rPr>
            <w:noProof/>
            <w:webHidden/>
          </w:rPr>
          <w:t>30</w:t>
        </w:r>
        <w:r w:rsidR="00496C9D">
          <w:rPr>
            <w:noProof/>
            <w:webHidden/>
          </w:rPr>
          <w:fldChar w:fldCharType="end"/>
        </w:r>
      </w:hyperlink>
    </w:p>
    <w:p w14:paraId="5155F82D"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43" w:history="1">
        <w:r w:rsidR="00496C9D" w:rsidRPr="00C12334">
          <w:rPr>
            <w:rStyle w:val="Hipervnculo"/>
            <w:noProof/>
          </w:rPr>
          <w:t>2.2.</w:t>
        </w:r>
        <w:r w:rsidR="00496C9D">
          <w:rPr>
            <w:rFonts w:asciiTheme="minorHAnsi" w:eastAsiaTheme="minorEastAsia" w:hAnsiTheme="minorHAnsi"/>
            <w:noProof/>
            <w:sz w:val="22"/>
            <w:lang w:eastAsia="es-ES"/>
          </w:rPr>
          <w:tab/>
        </w:r>
        <w:r w:rsidR="00496C9D" w:rsidRPr="00C12334">
          <w:rPr>
            <w:rStyle w:val="Hipervnculo"/>
            <w:noProof/>
          </w:rPr>
          <w:t>Propios de la aplicación web</w:t>
        </w:r>
        <w:r w:rsidR="00496C9D">
          <w:rPr>
            <w:noProof/>
            <w:webHidden/>
          </w:rPr>
          <w:tab/>
        </w:r>
        <w:r w:rsidR="00496C9D">
          <w:rPr>
            <w:noProof/>
            <w:webHidden/>
          </w:rPr>
          <w:fldChar w:fldCharType="begin"/>
        </w:r>
        <w:r w:rsidR="00496C9D">
          <w:rPr>
            <w:noProof/>
            <w:webHidden/>
          </w:rPr>
          <w:instrText xml:space="preserve"> PAGEREF _Toc442285843 \h </w:instrText>
        </w:r>
        <w:r w:rsidR="00496C9D">
          <w:rPr>
            <w:noProof/>
            <w:webHidden/>
          </w:rPr>
        </w:r>
        <w:r w:rsidR="00496C9D">
          <w:rPr>
            <w:noProof/>
            <w:webHidden/>
          </w:rPr>
          <w:fldChar w:fldCharType="separate"/>
        </w:r>
        <w:r w:rsidR="00496C9D">
          <w:rPr>
            <w:noProof/>
            <w:webHidden/>
          </w:rPr>
          <w:t>30</w:t>
        </w:r>
        <w:r w:rsidR="00496C9D">
          <w:rPr>
            <w:noProof/>
            <w:webHidden/>
          </w:rPr>
          <w:fldChar w:fldCharType="end"/>
        </w:r>
      </w:hyperlink>
    </w:p>
    <w:p w14:paraId="6A1EA76B"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44" w:history="1">
        <w:r w:rsidR="00496C9D" w:rsidRPr="00C12334">
          <w:rPr>
            <w:rStyle w:val="Hipervnculo"/>
            <w:noProof/>
          </w:rPr>
          <w:t>2.3.</w:t>
        </w:r>
        <w:r w:rsidR="00496C9D">
          <w:rPr>
            <w:rFonts w:asciiTheme="minorHAnsi" w:eastAsiaTheme="minorEastAsia" w:hAnsiTheme="minorHAnsi"/>
            <w:noProof/>
            <w:sz w:val="22"/>
            <w:lang w:eastAsia="es-ES"/>
          </w:rPr>
          <w:tab/>
        </w:r>
        <w:r w:rsidR="00496C9D" w:rsidRPr="00C12334">
          <w:rPr>
            <w:rStyle w:val="Hipervnculo"/>
            <w:noProof/>
          </w:rPr>
          <w:t>Requisitos de restricción</w:t>
        </w:r>
        <w:r w:rsidR="00496C9D">
          <w:rPr>
            <w:noProof/>
            <w:webHidden/>
          </w:rPr>
          <w:tab/>
        </w:r>
        <w:r w:rsidR="00496C9D">
          <w:rPr>
            <w:noProof/>
            <w:webHidden/>
          </w:rPr>
          <w:fldChar w:fldCharType="begin"/>
        </w:r>
        <w:r w:rsidR="00496C9D">
          <w:rPr>
            <w:noProof/>
            <w:webHidden/>
          </w:rPr>
          <w:instrText xml:space="preserve"> PAGEREF _Toc442285844 \h </w:instrText>
        </w:r>
        <w:r w:rsidR="00496C9D">
          <w:rPr>
            <w:noProof/>
            <w:webHidden/>
          </w:rPr>
        </w:r>
        <w:r w:rsidR="00496C9D">
          <w:rPr>
            <w:noProof/>
            <w:webHidden/>
          </w:rPr>
          <w:fldChar w:fldCharType="separate"/>
        </w:r>
        <w:r w:rsidR="00496C9D">
          <w:rPr>
            <w:noProof/>
            <w:webHidden/>
          </w:rPr>
          <w:t>32</w:t>
        </w:r>
        <w:r w:rsidR="00496C9D">
          <w:rPr>
            <w:noProof/>
            <w:webHidden/>
          </w:rPr>
          <w:fldChar w:fldCharType="end"/>
        </w:r>
      </w:hyperlink>
    </w:p>
    <w:p w14:paraId="3509A23E"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45" w:history="1">
        <w:r w:rsidR="00496C9D" w:rsidRPr="00C12334">
          <w:rPr>
            <w:rStyle w:val="Hipervnculo"/>
            <w:noProof/>
          </w:rPr>
          <w:t>3.</w:t>
        </w:r>
        <w:r w:rsidR="00496C9D">
          <w:rPr>
            <w:rFonts w:asciiTheme="minorHAnsi" w:eastAsiaTheme="minorEastAsia" w:hAnsiTheme="minorHAnsi"/>
            <w:noProof/>
            <w:sz w:val="22"/>
            <w:lang w:eastAsia="es-ES"/>
          </w:rPr>
          <w:tab/>
        </w:r>
        <w:r w:rsidR="00496C9D" w:rsidRPr="00C12334">
          <w:rPr>
            <w:rStyle w:val="Hipervnculo"/>
            <w:noProof/>
          </w:rPr>
          <w:t>Requisitos no funcionales</w:t>
        </w:r>
        <w:r w:rsidR="00496C9D">
          <w:rPr>
            <w:noProof/>
            <w:webHidden/>
          </w:rPr>
          <w:tab/>
        </w:r>
        <w:r w:rsidR="00496C9D">
          <w:rPr>
            <w:noProof/>
            <w:webHidden/>
          </w:rPr>
          <w:fldChar w:fldCharType="begin"/>
        </w:r>
        <w:r w:rsidR="00496C9D">
          <w:rPr>
            <w:noProof/>
            <w:webHidden/>
          </w:rPr>
          <w:instrText xml:space="preserve"> PAGEREF _Toc442285845 \h </w:instrText>
        </w:r>
        <w:r w:rsidR="00496C9D">
          <w:rPr>
            <w:noProof/>
            <w:webHidden/>
          </w:rPr>
        </w:r>
        <w:r w:rsidR="00496C9D">
          <w:rPr>
            <w:noProof/>
            <w:webHidden/>
          </w:rPr>
          <w:fldChar w:fldCharType="separate"/>
        </w:r>
        <w:r w:rsidR="00496C9D">
          <w:rPr>
            <w:noProof/>
            <w:webHidden/>
          </w:rPr>
          <w:t>32</w:t>
        </w:r>
        <w:r w:rsidR="00496C9D">
          <w:rPr>
            <w:noProof/>
            <w:webHidden/>
          </w:rPr>
          <w:fldChar w:fldCharType="end"/>
        </w:r>
      </w:hyperlink>
    </w:p>
    <w:p w14:paraId="4DA1ED5A"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46" w:history="1">
        <w:r w:rsidR="00496C9D" w:rsidRPr="00C12334">
          <w:rPr>
            <w:rStyle w:val="Hipervnculo"/>
            <w:noProof/>
          </w:rPr>
          <w:t>4.</w:t>
        </w:r>
        <w:r w:rsidR="00496C9D">
          <w:rPr>
            <w:rFonts w:asciiTheme="minorHAnsi" w:eastAsiaTheme="minorEastAsia" w:hAnsiTheme="minorHAnsi"/>
            <w:noProof/>
            <w:sz w:val="22"/>
            <w:lang w:eastAsia="es-ES"/>
          </w:rPr>
          <w:tab/>
        </w:r>
        <w:r w:rsidR="00496C9D" w:rsidRPr="00C12334">
          <w:rPr>
            <w:rStyle w:val="Hipervnculo"/>
            <w:noProof/>
          </w:rPr>
          <w:t>Diagrama de casos de uso</w:t>
        </w:r>
        <w:r w:rsidR="00496C9D">
          <w:rPr>
            <w:noProof/>
            <w:webHidden/>
          </w:rPr>
          <w:tab/>
        </w:r>
        <w:r w:rsidR="00496C9D">
          <w:rPr>
            <w:noProof/>
            <w:webHidden/>
          </w:rPr>
          <w:fldChar w:fldCharType="begin"/>
        </w:r>
        <w:r w:rsidR="00496C9D">
          <w:rPr>
            <w:noProof/>
            <w:webHidden/>
          </w:rPr>
          <w:instrText xml:space="preserve"> PAGEREF _Toc442285846 \h </w:instrText>
        </w:r>
        <w:r w:rsidR="00496C9D">
          <w:rPr>
            <w:noProof/>
            <w:webHidden/>
          </w:rPr>
        </w:r>
        <w:r w:rsidR="00496C9D">
          <w:rPr>
            <w:noProof/>
            <w:webHidden/>
          </w:rPr>
          <w:fldChar w:fldCharType="separate"/>
        </w:r>
        <w:r w:rsidR="00496C9D">
          <w:rPr>
            <w:noProof/>
            <w:webHidden/>
          </w:rPr>
          <w:t>33</w:t>
        </w:r>
        <w:r w:rsidR="00496C9D">
          <w:rPr>
            <w:noProof/>
            <w:webHidden/>
          </w:rPr>
          <w:fldChar w:fldCharType="end"/>
        </w:r>
      </w:hyperlink>
    </w:p>
    <w:p w14:paraId="581B84D0"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47" w:history="1">
        <w:r w:rsidR="00496C9D" w:rsidRPr="00C12334">
          <w:rPr>
            <w:rStyle w:val="Hipervnculo"/>
            <w:noProof/>
          </w:rPr>
          <w:t>4.1.</w:t>
        </w:r>
        <w:r w:rsidR="00496C9D">
          <w:rPr>
            <w:rFonts w:asciiTheme="minorHAnsi" w:eastAsiaTheme="minorEastAsia" w:hAnsiTheme="minorHAnsi"/>
            <w:noProof/>
            <w:sz w:val="22"/>
            <w:lang w:eastAsia="es-ES"/>
          </w:rPr>
          <w:tab/>
        </w:r>
        <w:r w:rsidR="00496C9D" w:rsidRPr="00C12334">
          <w:rPr>
            <w:rStyle w:val="Hipervnculo"/>
            <w:noProof/>
          </w:rPr>
          <w:t>Plantillas de casos de uso</w:t>
        </w:r>
        <w:r w:rsidR="00496C9D">
          <w:rPr>
            <w:noProof/>
            <w:webHidden/>
          </w:rPr>
          <w:tab/>
        </w:r>
        <w:r w:rsidR="00496C9D">
          <w:rPr>
            <w:noProof/>
            <w:webHidden/>
          </w:rPr>
          <w:fldChar w:fldCharType="begin"/>
        </w:r>
        <w:r w:rsidR="00496C9D">
          <w:rPr>
            <w:noProof/>
            <w:webHidden/>
          </w:rPr>
          <w:instrText xml:space="preserve"> PAGEREF _Toc442285847 \h </w:instrText>
        </w:r>
        <w:r w:rsidR="00496C9D">
          <w:rPr>
            <w:noProof/>
            <w:webHidden/>
          </w:rPr>
        </w:r>
        <w:r w:rsidR="00496C9D">
          <w:rPr>
            <w:noProof/>
            <w:webHidden/>
          </w:rPr>
          <w:fldChar w:fldCharType="separate"/>
        </w:r>
        <w:r w:rsidR="00496C9D">
          <w:rPr>
            <w:noProof/>
            <w:webHidden/>
          </w:rPr>
          <w:t>36</w:t>
        </w:r>
        <w:r w:rsidR="00496C9D">
          <w:rPr>
            <w:noProof/>
            <w:webHidden/>
          </w:rPr>
          <w:fldChar w:fldCharType="end"/>
        </w:r>
      </w:hyperlink>
    </w:p>
    <w:p w14:paraId="32C307B7" w14:textId="77777777" w:rsidR="00496C9D" w:rsidRDefault="00DD2D73">
      <w:pPr>
        <w:pStyle w:val="TDC1"/>
        <w:tabs>
          <w:tab w:val="left" w:pos="660"/>
          <w:tab w:val="right" w:leader="dot" w:pos="6197"/>
        </w:tabs>
        <w:rPr>
          <w:rFonts w:asciiTheme="minorHAnsi" w:eastAsiaTheme="minorEastAsia" w:hAnsiTheme="minorHAnsi"/>
          <w:noProof/>
          <w:sz w:val="22"/>
          <w:lang w:eastAsia="es-ES"/>
        </w:rPr>
      </w:pPr>
      <w:hyperlink w:anchor="_Toc442285848" w:history="1">
        <w:r w:rsidR="00496C9D" w:rsidRPr="00C12334">
          <w:rPr>
            <w:rStyle w:val="Hipervnculo"/>
            <w:noProof/>
          </w:rPr>
          <w:t>III -</w:t>
        </w:r>
        <w:r w:rsidR="00496C9D">
          <w:rPr>
            <w:rFonts w:asciiTheme="minorHAnsi" w:eastAsiaTheme="minorEastAsia" w:hAnsiTheme="minorHAnsi"/>
            <w:noProof/>
            <w:sz w:val="22"/>
            <w:lang w:eastAsia="es-ES"/>
          </w:rPr>
          <w:tab/>
        </w:r>
        <w:r w:rsidR="00496C9D" w:rsidRPr="00C12334">
          <w:rPr>
            <w:rStyle w:val="Hipervnculo"/>
            <w:noProof/>
          </w:rPr>
          <w:t>Especificación de diseño</w:t>
        </w:r>
        <w:r w:rsidR="00496C9D">
          <w:rPr>
            <w:noProof/>
            <w:webHidden/>
          </w:rPr>
          <w:tab/>
        </w:r>
        <w:r w:rsidR="00496C9D">
          <w:rPr>
            <w:noProof/>
            <w:webHidden/>
          </w:rPr>
          <w:fldChar w:fldCharType="begin"/>
        </w:r>
        <w:r w:rsidR="00496C9D">
          <w:rPr>
            <w:noProof/>
            <w:webHidden/>
          </w:rPr>
          <w:instrText xml:space="preserve"> PAGEREF _Toc442285848 \h </w:instrText>
        </w:r>
        <w:r w:rsidR="00496C9D">
          <w:rPr>
            <w:noProof/>
            <w:webHidden/>
          </w:rPr>
        </w:r>
        <w:r w:rsidR="00496C9D">
          <w:rPr>
            <w:noProof/>
            <w:webHidden/>
          </w:rPr>
          <w:fldChar w:fldCharType="separate"/>
        </w:r>
        <w:r w:rsidR="00496C9D">
          <w:rPr>
            <w:noProof/>
            <w:webHidden/>
          </w:rPr>
          <w:t>51</w:t>
        </w:r>
        <w:r w:rsidR="00496C9D">
          <w:rPr>
            <w:noProof/>
            <w:webHidden/>
          </w:rPr>
          <w:fldChar w:fldCharType="end"/>
        </w:r>
      </w:hyperlink>
    </w:p>
    <w:p w14:paraId="7F0BBD63"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49" w:history="1">
        <w:r w:rsidR="00496C9D" w:rsidRPr="00C12334">
          <w:rPr>
            <w:rStyle w:val="Hipervnculo"/>
            <w:noProof/>
          </w:rPr>
          <w:t>1.</w:t>
        </w:r>
        <w:r w:rsidR="00496C9D">
          <w:rPr>
            <w:rFonts w:asciiTheme="minorHAnsi" w:eastAsiaTheme="minorEastAsia" w:hAnsiTheme="minorHAnsi"/>
            <w:noProof/>
            <w:sz w:val="22"/>
            <w:lang w:eastAsia="es-ES"/>
          </w:rPr>
          <w:tab/>
        </w:r>
        <w:r w:rsidR="00496C9D" w:rsidRPr="00C12334">
          <w:rPr>
            <w:rStyle w:val="Hipervnculo"/>
            <w:noProof/>
          </w:rPr>
          <w:t>Diseño de datos</w:t>
        </w:r>
        <w:r w:rsidR="00496C9D">
          <w:rPr>
            <w:noProof/>
            <w:webHidden/>
          </w:rPr>
          <w:tab/>
        </w:r>
        <w:r w:rsidR="00496C9D">
          <w:rPr>
            <w:noProof/>
            <w:webHidden/>
          </w:rPr>
          <w:fldChar w:fldCharType="begin"/>
        </w:r>
        <w:r w:rsidR="00496C9D">
          <w:rPr>
            <w:noProof/>
            <w:webHidden/>
          </w:rPr>
          <w:instrText xml:space="preserve"> PAGEREF _Toc442285849 \h </w:instrText>
        </w:r>
        <w:r w:rsidR="00496C9D">
          <w:rPr>
            <w:noProof/>
            <w:webHidden/>
          </w:rPr>
        </w:r>
        <w:r w:rsidR="00496C9D">
          <w:rPr>
            <w:noProof/>
            <w:webHidden/>
          </w:rPr>
          <w:fldChar w:fldCharType="separate"/>
        </w:r>
        <w:r w:rsidR="00496C9D">
          <w:rPr>
            <w:noProof/>
            <w:webHidden/>
          </w:rPr>
          <w:t>51</w:t>
        </w:r>
        <w:r w:rsidR="00496C9D">
          <w:rPr>
            <w:noProof/>
            <w:webHidden/>
          </w:rPr>
          <w:fldChar w:fldCharType="end"/>
        </w:r>
      </w:hyperlink>
    </w:p>
    <w:p w14:paraId="006D6ADE"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50" w:history="1">
        <w:r w:rsidR="00496C9D" w:rsidRPr="00C12334">
          <w:rPr>
            <w:rStyle w:val="Hipervnculo"/>
            <w:noProof/>
          </w:rPr>
          <w:t>1.1.</w:t>
        </w:r>
        <w:r w:rsidR="00496C9D">
          <w:rPr>
            <w:rFonts w:asciiTheme="minorHAnsi" w:eastAsiaTheme="minorEastAsia" w:hAnsiTheme="minorHAnsi"/>
            <w:noProof/>
            <w:sz w:val="22"/>
            <w:lang w:eastAsia="es-ES"/>
          </w:rPr>
          <w:tab/>
        </w:r>
        <w:r w:rsidR="00496C9D" w:rsidRPr="00C12334">
          <w:rPr>
            <w:rStyle w:val="Hipervnculo"/>
            <w:noProof/>
          </w:rPr>
          <w:t>Base de datos</w:t>
        </w:r>
        <w:r w:rsidR="00496C9D">
          <w:rPr>
            <w:noProof/>
            <w:webHidden/>
          </w:rPr>
          <w:tab/>
        </w:r>
        <w:r w:rsidR="00496C9D">
          <w:rPr>
            <w:noProof/>
            <w:webHidden/>
          </w:rPr>
          <w:fldChar w:fldCharType="begin"/>
        </w:r>
        <w:r w:rsidR="00496C9D">
          <w:rPr>
            <w:noProof/>
            <w:webHidden/>
          </w:rPr>
          <w:instrText xml:space="preserve"> PAGEREF _Toc442285850 \h </w:instrText>
        </w:r>
        <w:r w:rsidR="00496C9D">
          <w:rPr>
            <w:noProof/>
            <w:webHidden/>
          </w:rPr>
        </w:r>
        <w:r w:rsidR="00496C9D">
          <w:rPr>
            <w:noProof/>
            <w:webHidden/>
          </w:rPr>
          <w:fldChar w:fldCharType="separate"/>
        </w:r>
        <w:r w:rsidR="00496C9D">
          <w:rPr>
            <w:noProof/>
            <w:webHidden/>
          </w:rPr>
          <w:t>51</w:t>
        </w:r>
        <w:r w:rsidR="00496C9D">
          <w:rPr>
            <w:noProof/>
            <w:webHidden/>
          </w:rPr>
          <w:fldChar w:fldCharType="end"/>
        </w:r>
      </w:hyperlink>
    </w:p>
    <w:p w14:paraId="00A96958"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51" w:history="1">
        <w:r w:rsidR="00496C9D" w:rsidRPr="00C12334">
          <w:rPr>
            <w:rStyle w:val="Hipervnculo"/>
            <w:noProof/>
          </w:rPr>
          <w:t>1.2.</w:t>
        </w:r>
        <w:r w:rsidR="00496C9D">
          <w:rPr>
            <w:rFonts w:asciiTheme="minorHAnsi" w:eastAsiaTheme="minorEastAsia" w:hAnsiTheme="minorHAnsi"/>
            <w:noProof/>
            <w:sz w:val="22"/>
            <w:lang w:eastAsia="es-ES"/>
          </w:rPr>
          <w:tab/>
        </w:r>
        <w:r w:rsidR="00496C9D" w:rsidRPr="00C12334">
          <w:rPr>
            <w:rStyle w:val="Hipervnculo"/>
            <w:noProof/>
          </w:rPr>
          <w:t>Diagrama de paquetes</w:t>
        </w:r>
        <w:r w:rsidR="00496C9D">
          <w:rPr>
            <w:noProof/>
            <w:webHidden/>
          </w:rPr>
          <w:tab/>
        </w:r>
        <w:r w:rsidR="00496C9D">
          <w:rPr>
            <w:noProof/>
            <w:webHidden/>
          </w:rPr>
          <w:fldChar w:fldCharType="begin"/>
        </w:r>
        <w:r w:rsidR="00496C9D">
          <w:rPr>
            <w:noProof/>
            <w:webHidden/>
          </w:rPr>
          <w:instrText xml:space="preserve"> PAGEREF _Toc442285851 \h </w:instrText>
        </w:r>
        <w:r w:rsidR="00496C9D">
          <w:rPr>
            <w:noProof/>
            <w:webHidden/>
          </w:rPr>
        </w:r>
        <w:r w:rsidR="00496C9D">
          <w:rPr>
            <w:noProof/>
            <w:webHidden/>
          </w:rPr>
          <w:fldChar w:fldCharType="separate"/>
        </w:r>
        <w:r w:rsidR="00496C9D">
          <w:rPr>
            <w:noProof/>
            <w:webHidden/>
          </w:rPr>
          <w:t>58</w:t>
        </w:r>
        <w:r w:rsidR="00496C9D">
          <w:rPr>
            <w:noProof/>
            <w:webHidden/>
          </w:rPr>
          <w:fldChar w:fldCharType="end"/>
        </w:r>
      </w:hyperlink>
    </w:p>
    <w:p w14:paraId="7E3B0C43"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52" w:history="1">
        <w:r w:rsidR="00496C9D" w:rsidRPr="00C12334">
          <w:rPr>
            <w:rStyle w:val="Hipervnculo"/>
            <w:noProof/>
          </w:rPr>
          <w:t>1.3.</w:t>
        </w:r>
        <w:r w:rsidR="00496C9D">
          <w:rPr>
            <w:rFonts w:asciiTheme="minorHAnsi" w:eastAsiaTheme="minorEastAsia" w:hAnsiTheme="minorHAnsi"/>
            <w:noProof/>
            <w:sz w:val="22"/>
            <w:lang w:eastAsia="es-ES"/>
          </w:rPr>
          <w:tab/>
        </w:r>
        <w:r w:rsidR="00496C9D" w:rsidRPr="00C12334">
          <w:rPr>
            <w:rStyle w:val="Hipervnculo"/>
            <w:noProof/>
          </w:rPr>
          <w:t>Diagrama de clases</w:t>
        </w:r>
        <w:r w:rsidR="00496C9D">
          <w:rPr>
            <w:noProof/>
            <w:webHidden/>
          </w:rPr>
          <w:tab/>
        </w:r>
        <w:r w:rsidR="00496C9D">
          <w:rPr>
            <w:noProof/>
            <w:webHidden/>
          </w:rPr>
          <w:fldChar w:fldCharType="begin"/>
        </w:r>
        <w:r w:rsidR="00496C9D">
          <w:rPr>
            <w:noProof/>
            <w:webHidden/>
          </w:rPr>
          <w:instrText xml:space="preserve"> PAGEREF _Toc442285852 \h </w:instrText>
        </w:r>
        <w:r w:rsidR="00496C9D">
          <w:rPr>
            <w:noProof/>
            <w:webHidden/>
          </w:rPr>
        </w:r>
        <w:r w:rsidR="00496C9D">
          <w:rPr>
            <w:noProof/>
            <w:webHidden/>
          </w:rPr>
          <w:fldChar w:fldCharType="separate"/>
        </w:r>
        <w:r w:rsidR="00496C9D">
          <w:rPr>
            <w:noProof/>
            <w:webHidden/>
          </w:rPr>
          <w:t>60</w:t>
        </w:r>
        <w:r w:rsidR="00496C9D">
          <w:rPr>
            <w:noProof/>
            <w:webHidden/>
          </w:rPr>
          <w:fldChar w:fldCharType="end"/>
        </w:r>
      </w:hyperlink>
    </w:p>
    <w:p w14:paraId="3A5273FD"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53" w:history="1">
        <w:r w:rsidR="00496C9D" w:rsidRPr="00C12334">
          <w:rPr>
            <w:rStyle w:val="Hipervnculo"/>
            <w:noProof/>
          </w:rPr>
          <w:t>2.</w:t>
        </w:r>
        <w:r w:rsidR="00496C9D">
          <w:rPr>
            <w:rFonts w:asciiTheme="minorHAnsi" w:eastAsiaTheme="minorEastAsia" w:hAnsiTheme="minorHAnsi"/>
            <w:noProof/>
            <w:sz w:val="22"/>
            <w:lang w:eastAsia="es-ES"/>
          </w:rPr>
          <w:tab/>
        </w:r>
        <w:r w:rsidR="00496C9D" w:rsidRPr="00C12334">
          <w:rPr>
            <w:rStyle w:val="Hipervnculo"/>
            <w:noProof/>
          </w:rPr>
          <w:t>Diseño procedimental</w:t>
        </w:r>
        <w:r w:rsidR="00496C9D">
          <w:rPr>
            <w:noProof/>
            <w:webHidden/>
          </w:rPr>
          <w:tab/>
        </w:r>
        <w:r w:rsidR="00496C9D">
          <w:rPr>
            <w:noProof/>
            <w:webHidden/>
          </w:rPr>
          <w:fldChar w:fldCharType="begin"/>
        </w:r>
        <w:r w:rsidR="00496C9D">
          <w:rPr>
            <w:noProof/>
            <w:webHidden/>
          </w:rPr>
          <w:instrText xml:space="preserve"> PAGEREF _Toc442285853 \h </w:instrText>
        </w:r>
        <w:r w:rsidR="00496C9D">
          <w:rPr>
            <w:noProof/>
            <w:webHidden/>
          </w:rPr>
        </w:r>
        <w:r w:rsidR="00496C9D">
          <w:rPr>
            <w:noProof/>
            <w:webHidden/>
          </w:rPr>
          <w:fldChar w:fldCharType="separate"/>
        </w:r>
        <w:r w:rsidR="00496C9D">
          <w:rPr>
            <w:noProof/>
            <w:webHidden/>
          </w:rPr>
          <w:t>62</w:t>
        </w:r>
        <w:r w:rsidR="00496C9D">
          <w:rPr>
            <w:noProof/>
            <w:webHidden/>
          </w:rPr>
          <w:fldChar w:fldCharType="end"/>
        </w:r>
      </w:hyperlink>
    </w:p>
    <w:p w14:paraId="083895FE"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54" w:history="1">
        <w:r w:rsidR="00496C9D" w:rsidRPr="00C12334">
          <w:rPr>
            <w:rStyle w:val="Hipervnculo"/>
            <w:noProof/>
          </w:rPr>
          <w:t>2.1.</w:t>
        </w:r>
        <w:r w:rsidR="00496C9D">
          <w:rPr>
            <w:rFonts w:asciiTheme="minorHAnsi" w:eastAsiaTheme="minorEastAsia" w:hAnsiTheme="minorHAnsi"/>
            <w:noProof/>
            <w:sz w:val="22"/>
            <w:lang w:eastAsia="es-ES"/>
          </w:rPr>
          <w:tab/>
        </w:r>
        <w:r w:rsidR="00496C9D" w:rsidRPr="00C12334">
          <w:rPr>
            <w:rStyle w:val="Hipervnculo"/>
            <w:noProof/>
          </w:rPr>
          <w:t>Diagramas de secuencias</w:t>
        </w:r>
        <w:r w:rsidR="00496C9D">
          <w:rPr>
            <w:noProof/>
            <w:webHidden/>
          </w:rPr>
          <w:tab/>
        </w:r>
        <w:r w:rsidR="00496C9D">
          <w:rPr>
            <w:noProof/>
            <w:webHidden/>
          </w:rPr>
          <w:fldChar w:fldCharType="begin"/>
        </w:r>
        <w:r w:rsidR="00496C9D">
          <w:rPr>
            <w:noProof/>
            <w:webHidden/>
          </w:rPr>
          <w:instrText xml:space="preserve"> PAGEREF _Toc442285854 \h </w:instrText>
        </w:r>
        <w:r w:rsidR="00496C9D">
          <w:rPr>
            <w:noProof/>
            <w:webHidden/>
          </w:rPr>
        </w:r>
        <w:r w:rsidR="00496C9D">
          <w:rPr>
            <w:noProof/>
            <w:webHidden/>
          </w:rPr>
          <w:fldChar w:fldCharType="separate"/>
        </w:r>
        <w:r w:rsidR="00496C9D">
          <w:rPr>
            <w:noProof/>
            <w:webHidden/>
          </w:rPr>
          <w:t>62</w:t>
        </w:r>
        <w:r w:rsidR="00496C9D">
          <w:rPr>
            <w:noProof/>
            <w:webHidden/>
          </w:rPr>
          <w:fldChar w:fldCharType="end"/>
        </w:r>
      </w:hyperlink>
    </w:p>
    <w:p w14:paraId="7DDEE605"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55" w:history="1">
        <w:r w:rsidR="00496C9D" w:rsidRPr="00C12334">
          <w:rPr>
            <w:rStyle w:val="Hipervnculo"/>
            <w:noProof/>
          </w:rPr>
          <w:t>3.</w:t>
        </w:r>
        <w:r w:rsidR="00496C9D">
          <w:rPr>
            <w:rFonts w:asciiTheme="minorHAnsi" w:eastAsiaTheme="minorEastAsia" w:hAnsiTheme="minorHAnsi"/>
            <w:noProof/>
            <w:sz w:val="22"/>
            <w:lang w:eastAsia="es-ES"/>
          </w:rPr>
          <w:tab/>
        </w:r>
        <w:r w:rsidR="00496C9D" w:rsidRPr="00C12334">
          <w:rPr>
            <w:rStyle w:val="Hipervnculo"/>
            <w:noProof/>
          </w:rPr>
          <w:t>Diseño arquitectónico</w:t>
        </w:r>
        <w:r w:rsidR="00496C9D">
          <w:rPr>
            <w:noProof/>
            <w:webHidden/>
          </w:rPr>
          <w:tab/>
        </w:r>
        <w:r w:rsidR="00496C9D">
          <w:rPr>
            <w:noProof/>
            <w:webHidden/>
          </w:rPr>
          <w:fldChar w:fldCharType="begin"/>
        </w:r>
        <w:r w:rsidR="00496C9D">
          <w:rPr>
            <w:noProof/>
            <w:webHidden/>
          </w:rPr>
          <w:instrText xml:space="preserve"> PAGEREF _Toc442285855 \h </w:instrText>
        </w:r>
        <w:r w:rsidR="00496C9D">
          <w:rPr>
            <w:noProof/>
            <w:webHidden/>
          </w:rPr>
        </w:r>
        <w:r w:rsidR="00496C9D">
          <w:rPr>
            <w:noProof/>
            <w:webHidden/>
          </w:rPr>
          <w:fldChar w:fldCharType="separate"/>
        </w:r>
        <w:r w:rsidR="00496C9D">
          <w:rPr>
            <w:noProof/>
            <w:webHidden/>
          </w:rPr>
          <w:t>67</w:t>
        </w:r>
        <w:r w:rsidR="00496C9D">
          <w:rPr>
            <w:noProof/>
            <w:webHidden/>
          </w:rPr>
          <w:fldChar w:fldCharType="end"/>
        </w:r>
      </w:hyperlink>
    </w:p>
    <w:p w14:paraId="6B2B4939"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56" w:history="1">
        <w:r w:rsidR="00496C9D" w:rsidRPr="00C12334">
          <w:rPr>
            <w:rStyle w:val="Hipervnculo"/>
            <w:noProof/>
          </w:rPr>
          <w:t>3.1.</w:t>
        </w:r>
        <w:r w:rsidR="00496C9D">
          <w:rPr>
            <w:rFonts w:asciiTheme="minorHAnsi" w:eastAsiaTheme="minorEastAsia" w:hAnsiTheme="minorHAnsi"/>
            <w:noProof/>
            <w:sz w:val="22"/>
            <w:lang w:eastAsia="es-ES"/>
          </w:rPr>
          <w:tab/>
        </w:r>
        <w:r w:rsidR="00496C9D" w:rsidRPr="00C12334">
          <w:rPr>
            <w:rStyle w:val="Hipervnculo"/>
            <w:noProof/>
          </w:rPr>
          <w:t>Diagrama de despliegue</w:t>
        </w:r>
        <w:r w:rsidR="00496C9D">
          <w:rPr>
            <w:noProof/>
            <w:webHidden/>
          </w:rPr>
          <w:tab/>
        </w:r>
        <w:r w:rsidR="00496C9D">
          <w:rPr>
            <w:noProof/>
            <w:webHidden/>
          </w:rPr>
          <w:fldChar w:fldCharType="begin"/>
        </w:r>
        <w:r w:rsidR="00496C9D">
          <w:rPr>
            <w:noProof/>
            <w:webHidden/>
          </w:rPr>
          <w:instrText xml:space="preserve"> PAGEREF _Toc442285856 \h </w:instrText>
        </w:r>
        <w:r w:rsidR="00496C9D">
          <w:rPr>
            <w:noProof/>
            <w:webHidden/>
          </w:rPr>
        </w:r>
        <w:r w:rsidR="00496C9D">
          <w:rPr>
            <w:noProof/>
            <w:webHidden/>
          </w:rPr>
          <w:fldChar w:fldCharType="separate"/>
        </w:r>
        <w:r w:rsidR="00496C9D">
          <w:rPr>
            <w:noProof/>
            <w:webHidden/>
          </w:rPr>
          <w:t>67</w:t>
        </w:r>
        <w:r w:rsidR="00496C9D">
          <w:rPr>
            <w:noProof/>
            <w:webHidden/>
          </w:rPr>
          <w:fldChar w:fldCharType="end"/>
        </w:r>
      </w:hyperlink>
    </w:p>
    <w:p w14:paraId="76A4EFD6" w14:textId="77777777" w:rsidR="00496C9D" w:rsidRDefault="00DD2D73">
      <w:pPr>
        <w:pStyle w:val="TDC1"/>
        <w:tabs>
          <w:tab w:val="left" w:pos="660"/>
          <w:tab w:val="right" w:leader="dot" w:pos="6197"/>
        </w:tabs>
        <w:rPr>
          <w:rFonts w:asciiTheme="minorHAnsi" w:eastAsiaTheme="minorEastAsia" w:hAnsiTheme="minorHAnsi"/>
          <w:noProof/>
          <w:sz w:val="22"/>
          <w:lang w:eastAsia="es-ES"/>
        </w:rPr>
      </w:pPr>
      <w:hyperlink w:anchor="_Toc442285857" w:history="1">
        <w:r w:rsidR="00496C9D" w:rsidRPr="00C12334">
          <w:rPr>
            <w:rStyle w:val="Hipervnculo"/>
            <w:noProof/>
          </w:rPr>
          <w:t>IV -</w:t>
        </w:r>
        <w:r w:rsidR="00496C9D">
          <w:rPr>
            <w:rFonts w:asciiTheme="minorHAnsi" w:eastAsiaTheme="minorEastAsia" w:hAnsiTheme="minorHAnsi"/>
            <w:noProof/>
            <w:sz w:val="22"/>
            <w:lang w:eastAsia="es-ES"/>
          </w:rPr>
          <w:tab/>
        </w:r>
        <w:r w:rsidR="00496C9D" w:rsidRPr="00C12334">
          <w:rPr>
            <w:rStyle w:val="Hipervnculo"/>
            <w:noProof/>
          </w:rPr>
          <w:t>Manual del programador</w:t>
        </w:r>
        <w:r w:rsidR="00496C9D">
          <w:rPr>
            <w:noProof/>
            <w:webHidden/>
          </w:rPr>
          <w:tab/>
        </w:r>
        <w:r w:rsidR="00496C9D">
          <w:rPr>
            <w:noProof/>
            <w:webHidden/>
          </w:rPr>
          <w:fldChar w:fldCharType="begin"/>
        </w:r>
        <w:r w:rsidR="00496C9D">
          <w:rPr>
            <w:noProof/>
            <w:webHidden/>
          </w:rPr>
          <w:instrText xml:space="preserve"> PAGEREF _Toc442285857 \h </w:instrText>
        </w:r>
        <w:r w:rsidR="00496C9D">
          <w:rPr>
            <w:noProof/>
            <w:webHidden/>
          </w:rPr>
        </w:r>
        <w:r w:rsidR="00496C9D">
          <w:rPr>
            <w:noProof/>
            <w:webHidden/>
          </w:rPr>
          <w:fldChar w:fldCharType="separate"/>
        </w:r>
        <w:r w:rsidR="00496C9D">
          <w:rPr>
            <w:noProof/>
            <w:webHidden/>
          </w:rPr>
          <w:t>68</w:t>
        </w:r>
        <w:r w:rsidR="00496C9D">
          <w:rPr>
            <w:noProof/>
            <w:webHidden/>
          </w:rPr>
          <w:fldChar w:fldCharType="end"/>
        </w:r>
      </w:hyperlink>
    </w:p>
    <w:p w14:paraId="3091E6BE"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58" w:history="1">
        <w:r w:rsidR="00496C9D" w:rsidRPr="00C12334">
          <w:rPr>
            <w:rStyle w:val="Hipervnculo"/>
            <w:noProof/>
          </w:rPr>
          <w:t>1.</w:t>
        </w:r>
        <w:r w:rsidR="00496C9D">
          <w:rPr>
            <w:rFonts w:asciiTheme="minorHAnsi" w:eastAsiaTheme="minorEastAsia" w:hAnsiTheme="minorHAnsi"/>
            <w:noProof/>
            <w:sz w:val="22"/>
            <w:lang w:eastAsia="es-ES"/>
          </w:rPr>
          <w:tab/>
        </w:r>
        <w:r w:rsidR="00496C9D" w:rsidRPr="00C12334">
          <w:rPr>
            <w:rStyle w:val="Hipervnculo"/>
            <w:noProof/>
          </w:rPr>
          <w:t>Introducción</w:t>
        </w:r>
        <w:r w:rsidR="00496C9D">
          <w:rPr>
            <w:noProof/>
            <w:webHidden/>
          </w:rPr>
          <w:tab/>
        </w:r>
        <w:r w:rsidR="00496C9D">
          <w:rPr>
            <w:noProof/>
            <w:webHidden/>
          </w:rPr>
          <w:fldChar w:fldCharType="begin"/>
        </w:r>
        <w:r w:rsidR="00496C9D">
          <w:rPr>
            <w:noProof/>
            <w:webHidden/>
          </w:rPr>
          <w:instrText xml:space="preserve"> PAGEREF _Toc442285858 \h </w:instrText>
        </w:r>
        <w:r w:rsidR="00496C9D">
          <w:rPr>
            <w:noProof/>
            <w:webHidden/>
          </w:rPr>
        </w:r>
        <w:r w:rsidR="00496C9D">
          <w:rPr>
            <w:noProof/>
            <w:webHidden/>
          </w:rPr>
          <w:fldChar w:fldCharType="separate"/>
        </w:r>
        <w:r w:rsidR="00496C9D">
          <w:rPr>
            <w:noProof/>
            <w:webHidden/>
          </w:rPr>
          <w:t>68</w:t>
        </w:r>
        <w:r w:rsidR="00496C9D">
          <w:rPr>
            <w:noProof/>
            <w:webHidden/>
          </w:rPr>
          <w:fldChar w:fldCharType="end"/>
        </w:r>
      </w:hyperlink>
    </w:p>
    <w:p w14:paraId="684DE68E"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59" w:history="1">
        <w:r w:rsidR="00496C9D" w:rsidRPr="00C12334">
          <w:rPr>
            <w:rStyle w:val="Hipervnculo"/>
            <w:noProof/>
          </w:rPr>
          <w:t>2.</w:t>
        </w:r>
        <w:r w:rsidR="00496C9D">
          <w:rPr>
            <w:rFonts w:asciiTheme="minorHAnsi" w:eastAsiaTheme="minorEastAsia" w:hAnsiTheme="minorHAnsi"/>
            <w:noProof/>
            <w:sz w:val="22"/>
            <w:lang w:eastAsia="es-ES"/>
          </w:rPr>
          <w:tab/>
        </w:r>
        <w:r w:rsidR="00496C9D" w:rsidRPr="00C12334">
          <w:rPr>
            <w:rStyle w:val="Hipervnculo"/>
            <w:noProof/>
          </w:rPr>
          <w:t>Estructura de directorios</w:t>
        </w:r>
        <w:r w:rsidR="00496C9D">
          <w:rPr>
            <w:noProof/>
            <w:webHidden/>
          </w:rPr>
          <w:tab/>
        </w:r>
        <w:r w:rsidR="00496C9D">
          <w:rPr>
            <w:noProof/>
            <w:webHidden/>
          </w:rPr>
          <w:fldChar w:fldCharType="begin"/>
        </w:r>
        <w:r w:rsidR="00496C9D">
          <w:rPr>
            <w:noProof/>
            <w:webHidden/>
          </w:rPr>
          <w:instrText xml:space="preserve"> PAGEREF _Toc442285859 \h </w:instrText>
        </w:r>
        <w:r w:rsidR="00496C9D">
          <w:rPr>
            <w:noProof/>
            <w:webHidden/>
          </w:rPr>
        </w:r>
        <w:r w:rsidR="00496C9D">
          <w:rPr>
            <w:noProof/>
            <w:webHidden/>
          </w:rPr>
          <w:fldChar w:fldCharType="separate"/>
        </w:r>
        <w:r w:rsidR="00496C9D">
          <w:rPr>
            <w:noProof/>
            <w:webHidden/>
          </w:rPr>
          <w:t>68</w:t>
        </w:r>
        <w:r w:rsidR="00496C9D">
          <w:rPr>
            <w:noProof/>
            <w:webHidden/>
          </w:rPr>
          <w:fldChar w:fldCharType="end"/>
        </w:r>
      </w:hyperlink>
    </w:p>
    <w:p w14:paraId="0F92C622"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60" w:history="1">
        <w:r w:rsidR="00496C9D" w:rsidRPr="00C12334">
          <w:rPr>
            <w:rStyle w:val="Hipervnculo"/>
            <w:noProof/>
          </w:rPr>
          <w:t>3.</w:t>
        </w:r>
        <w:r w:rsidR="00496C9D">
          <w:rPr>
            <w:rFonts w:asciiTheme="minorHAnsi" w:eastAsiaTheme="minorEastAsia" w:hAnsiTheme="minorHAnsi"/>
            <w:noProof/>
            <w:sz w:val="22"/>
            <w:lang w:eastAsia="es-ES"/>
          </w:rPr>
          <w:tab/>
        </w:r>
        <w:r w:rsidR="00496C9D" w:rsidRPr="00C12334">
          <w:rPr>
            <w:rStyle w:val="Hipervnculo"/>
            <w:noProof/>
          </w:rPr>
          <w:t>Estructura del código fuente</w:t>
        </w:r>
        <w:r w:rsidR="00496C9D">
          <w:rPr>
            <w:noProof/>
            <w:webHidden/>
          </w:rPr>
          <w:tab/>
        </w:r>
        <w:r w:rsidR="00496C9D">
          <w:rPr>
            <w:noProof/>
            <w:webHidden/>
          </w:rPr>
          <w:fldChar w:fldCharType="begin"/>
        </w:r>
        <w:r w:rsidR="00496C9D">
          <w:rPr>
            <w:noProof/>
            <w:webHidden/>
          </w:rPr>
          <w:instrText xml:space="preserve"> PAGEREF _Toc442285860 \h </w:instrText>
        </w:r>
        <w:r w:rsidR="00496C9D">
          <w:rPr>
            <w:noProof/>
            <w:webHidden/>
          </w:rPr>
        </w:r>
        <w:r w:rsidR="00496C9D">
          <w:rPr>
            <w:noProof/>
            <w:webHidden/>
          </w:rPr>
          <w:fldChar w:fldCharType="separate"/>
        </w:r>
        <w:r w:rsidR="00496C9D">
          <w:rPr>
            <w:noProof/>
            <w:webHidden/>
          </w:rPr>
          <w:t>68</w:t>
        </w:r>
        <w:r w:rsidR="00496C9D">
          <w:rPr>
            <w:noProof/>
            <w:webHidden/>
          </w:rPr>
          <w:fldChar w:fldCharType="end"/>
        </w:r>
      </w:hyperlink>
    </w:p>
    <w:p w14:paraId="0CC7B316"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61" w:history="1">
        <w:r w:rsidR="00496C9D" w:rsidRPr="00C12334">
          <w:rPr>
            <w:rStyle w:val="Hipervnculo"/>
            <w:noProof/>
          </w:rPr>
          <w:t>4.</w:t>
        </w:r>
        <w:r w:rsidR="00496C9D">
          <w:rPr>
            <w:rFonts w:asciiTheme="minorHAnsi" w:eastAsiaTheme="minorEastAsia" w:hAnsiTheme="minorHAnsi"/>
            <w:noProof/>
            <w:sz w:val="22"/>
            <w:lang w:eastAsia="es-ES"/>
          </w:rPr>
          <w:tab/>
        </w:r>
        <w:r w:rsidR="00496C9D" w:rsidRPr="00C12334">
          <w:rPr>
            <w:rStyle w:val="Hipervnculo"/>
            <w:noProof/>
          </w:rPr>
          <w:t>Instalación de herramientas</w:t>
        </w:r>
        <w:r w:rsidR="00496C9D">
          <w:rPr>
            <w:noProof/>
            <w:webHidden/>
          </w:rPr>
          <w:tab/>
        </w:r>
        <w:r w:rsidR="00496C9D">
          <w:rPr>
            <w:noProof/>
            <w:webHidden/>
          </w:rPr>
          <w:fldChar w:fldCharType="begin"/>
        </w:r>
        <w:r w:rsidR="00496C9D">
          <w:rPr>
            <w:noProof/>
            <w:webHidden/>
          </w:rPr>
          <w:instrText xml:space="preserve"> PAGEREF _Toc442285861 \h </w:instrText>
        </w:r>
        <w:r w:rsidR="00496C9D">
          <w:rPr>
            <w:noProof/>
            <w:webHidden/>
          </w:rPr>
        </w:r>
        <w:r w:rsidR="00496C9D">
          <w:rPr>
            <w:noProof/>
            <w:webHidden/>
          </w:rPr>
          <w:fldChar w:fldCharType="separate"/>
        </w:r>
        <w:r w:rsidR="00496C9D">
          <w:rPr>
            <w:noProof/>
            <w:webHidden/>
          </w:rPr>
          <w:t>75</w:t>
        </w:r>
        <w:r w:rsidR="00496C9D">
          <w:rPr>
            <w:noProof/>
            <w:webHidden/>
          </w:rPr>
          <w:fldChar w:fldCharType="end"/>
        </w:r>
      </w:hyperlink>
    </w:p>
    <w:p w14:paraId="642E1753"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62" w:history="1">
        <w:r w:rsidR="00496C9D" w:rsidRPr="00C12334">
          <w:rPr>
            <w:rStyle w:val="Hipervnculo"/>
            <w:noProof/>
          </w:rPr>
          <w:t>4.1.</w:t>
        </w:r>
        <w:r w:rsidR="00496C9D">
          <w:rPr>
            <w:rFonts w:asciiTheme="minorHAnsi" w:eastAsiaTheme="minorEastAsia" w:hAnsiTheme="minorHAnsi"/>
            <w:noProof/>
            <w:sz w:val="22"/>
            <w:lang w:eastAsia="es-ES"/>
          </w:rPr>
          <w:tab/>
        </w:r>
        <w:r w:rsidR="00496C9D" w:rsidRPr="00C12334">
          <w:rPr>
            <w:rStyle w:val="Hipervnculo"/>
            <w:noProof/>
          </w:rPr>
          <w:t>Sistema operativo</w:t>
        </w:r>
        <w:r w:rsidR="00496C9D">
          <w:rPr>
            <w:noProof/>
            <w:webHidden/>
          </w:rPr>
          <w:tab/>
        </w:r>
        <w:r w:rsidR="00496C9D">
          <w:rPr>
            <w:noProof/>
            <w:webHidden/>
          </w:rPr>
          <w:fldChar w:fldCharType="begin"/>
        </w:r>
        <w:r w:rsidR="00496C9D">
          <w:rPr>
            <w:noProof/>
            <w:webHidden/>
          </w:rPr>
          <w:instrText xml:space="preserve"> PAGEREF _Toc442285862 \h </w:instrText>
        </w:r>
        <w:r w:rsidR="00496C9D">
          <w:rPr>
            <w:noProof/>
            <w:webHidden/>
          </w:rPr>
        </w:r>
        <w:r w:rsidR="00496C9D">
          <w:rPr>
            <w:noProof/>
            <w:webHidden/>
          </w:rPr>
          <w:fldChar w:fldCharType="separate"/>
        </w:r>
        <w:r w:rsidR="00496C9D">
          <w:rPr>
            <w:noProof/>
            <w:webHidden/>
          </w:rPr>
          <w:t>75</w:t>
        </w:r>
        <w:r w:rsidR="00496C9D">
          <w:rPr>
            <w:noProof/>
            <w:webHidden/>
          </w:rPr>
          <w:fldChar w:fldCharType="end"/>
        </w:r>
      </w:hyperlink>
    </w:p>
    <w:p w14:paraId="5741BE2B"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63" w:history="1">
        <w:r w:rsidR="00496C9D" w:rsidRPr="00C12334">
          <w:rPr>
            <w:rStyle w:val="Hipervnculo"/>
            <w:noProof/>
          </w:rPr>
          <w:t>4.2.</w:t>
        </w:r>
        <w:r w:rsidR="00496C9D">
          <w:rPr>
            <w:rFonts w:asciiTheme="minorHAnsi" w:eastAsiaTheme="minorEastAsia" w:hAnsiTheme="minorHAnsi"/>
            <w:noProof/>
            <w:sz w:val="22"/>
            <w:lang w:eastAsia="es-ES"/>
          </w:rPr>
          <w:tab/>
        </w:r>
        <w:r w:rsidR="00496C9D" w:rsidRPr="00C12334">
          <w:rPr>
            <w:rStyle w:val="Hipervnculo"/>
            <w:noProof/>
          </w:rPr>
          <w:t>Servidor</w:t>
        </w:r>
        <w:r w:rsidR="00496C9D">
          <w:rPr>
            <w:noProof/>
            <w:webHidden/>
          </w:rPr>
          <w:tab/>
        </w:r>
        <w:r w:rsidR="00496C9D">
          <w:rPr>
            <w:noProof/>
            <w:webHidden/>
          </w:rPr>
          <w:fldChar w:fldCharType="begin"/>
        </w:r>
        <w:r w:rsidR="00496C9D">
          <w:rPr>
            <w:noProof/>
            <w:webHidden/>
          </w:rPr>
          <w:instrText xml:space="preserve"> PAGEREF _Toc442285863 \h </w:instrText>
        </w:r>
        <w:r w:rsidR="00496C9D">
          <w:rPr>
            <w:noProof/>
            <w:webHidden/>
          </w:rPr>
        </w:r>
        <w:r w:rsidR="00496C9D">
          <w:rPr>
            <w:noProof/>
            <w:webHidden/>
          </w:rPr>
          <w:fldChar w:fldCharType="separate"/>
        </w:r>
        <w:r w:rsidR="00496C9D">
          <w:rPr>
            <w:noProof/>
            <w:webHidden/>
          </w:rPr>
          <w:t>75</w:t>
        </w:r>
        <w:r w:rsidR="00496C9D">
          <w:rPr>
            <w:noProof/>
            <w:webHidden/>
          </w:rPr>
          <w:fldChar w:fldCharType="end"/>
        </w:r>
      </w:hyperlink>
    </w:p>
    <w:p w14:paraId="10294A7F"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64" w:history="1">
        <w:r w:rsidR="00496C9D" w:rsidRPr="00C12334">
          <w:rPr>
            <w:rStyle w:val="Hipervnculo"/>
            <w:noProof/>
          </w:rPr>
          <w:t>4.3.</w:t>
        </w:r>
        <w:r w:rsidR="00496C9D">
          <w:rPr>
            <w:rFonts w:asciiTheme="minorHAnsi" w:eastAsiaTheme="minorEastAsia" w:hAnsiTheme="minorHAnsi"/>
            <w:noProof/>
            <w:sz w:val="22"/>
            <w:lang w:eastAsia="es-ES"/>
          </w:rPr>
          <w:tab/>
        </w:r>
        <w:r w:rsidR="00496C9D" w:rsidRPr="00C12334">
          <w:rPr>
            <w:rStyle w:val="Hipervnculo"/>
            <w:noProof/>
          </w:rPr>
          <w:t>Base de datos</w:t>
        </w:r>
        <w:r w:rsidR="00496C9D">
          <w:rPr>
            <w:noProof/>
            <w:webHidden/>
          </w:rPr>
          <w:tab/>
        </w:r>
        <w:r w:rsidR="00496C9D">
          <w:rPr>
            <w:noProof/>
            <w:webHidden/>
          </w:rPr>
          <w:fldChar w:fldCharType="begin"/>
        </w:r>
        <w:r w:rsidR="00496C9D">
          <w:rPr>
            <w:noProof/>
            <w:webHidden/>
          </w:rPr>
          <w:instrText xml:space="preserve"> PAGEREF _Toc442285864 \h </w:instrText>
        </w:r>
        <w:r w:rsidR="00496C9D">
          <w:rPr>
            <w:noProof/>
            <w:webHidden/>
          </w:rPr>
        </w:r>
        <w:r w:rsidR="00496C9D">
          <w:rPr>
            <w:noProof/>
            <w:webHidden/>
          </w:rPr>
          <w:fldChar w:fldCharType="separate"/>
        </w:r>
        <w:r w:rsidR="00496C9D">
          <w:rPr>
            <w:noProof/>
            <w:webHidden/>
          </w:rPr>
          <w:t>77</w:t>
        </w:r>
        <w:r w:rsidR="00496C9D">
          <w:rPr>
            <w:noProof/>
            <w:webHidden/>
          </w:rPr>
          <w:fldChar w:fldCharType="end"/>
        </w:r>
      </w:hyperlink>
    </w:p>
    <w:p w14:paraId="1B1B9992"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65" w:history="1">
        <w:r w:rsidR="00496C9D" w:rsidRPr="00C12334">
          <w:rPr>
            <w:rStyle w:val="Hipervnculo"/>
            <w:noProof/>
          </w:rPr>
          <w:t>4.4.</w:t>
        </w:r>
        <w:r w:rsidR="00496C9D">
          <w:rPr>
            <w:rFonts w:asciiTheme="minorHAnsi" w:eastAsiaTheme="minorEastAsia" w:hAnsiTheme="minorHAnsi"/>
            <w:noProof/>
            <w:sz w:val="22"/>
            <w:lang w:eastAsia="es-ES"/>
          </w:rPr>
          <w:tab/>
        </w:r>
        <w:r w:rsidR="00496C9D" w:rsidRPr="00C12334">
          <w:rPr>
            <w:rStyle w:val="Hipervnculo"/>
            <w:noProof/>
          </w:rPr>
          <w:t>Java JDK</w:t>
        </w:r>
        <w:r w:rsidR="00496C9D">
          <w:rPr>
            <w:noProof/>
            <w:webHidden/>
          </w:rPr>
          <w:tab/>
        </w:r>
        <w:r w:rsidR="00496C9D">
          <w:rPr>
            <w:noProof/>
            <w:webHidden/>
          </w:rPr>
          <w:fldChar w:fldCharType="begin"/>
        </w:r>
        <w:r w:rsidR="00496C9D">
          <w:rPr>
            <w:noProof/>
            <w:webHidden/>
          </w:rPr>
          <w:instrText xml:space="preserve"> PAGEREF _Toc442285865 \h </w:instrText>
        </w:r>
        <w:r w:rsidR="00496C9D">
          <w:rPr>
            <w:noProof/>
            <w:webHidden/>
          </w:rPr>
        </w:r>
        <w:r w:rsidR="00496C9D">
          <w:rPr>
            <w:noProof/>
            <w:webHidden/>
          </w:rPr>
          <w:fldChar w:fldCharType="separate"/>
        </w:r>
        <w:r w:rsidR="00496C9D">
          <w:rPr>
            <w:noProof/>
            <w:webHidden/>
          </w:rPr>
          <w:t>79</w:t>
        </w:r>
        <w:r w:rsidR="00496C9D">
          <w:rPr>
            <w:noProof/>
            <w:webHidden/>
          </w:rPr>
          <w:fldChar w:fldCharType="end"/>
        </w:r>
      </w:hyperlink>
    </w:p>
    <w:p w14:paraId="0CDF28B2"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66" w:history="1">
        <w:r w:rsidR="00496C9D" w:rsidRPr="00C12334">
          <w:rPr>
            <w:rStyle w:val="Hipervnculo"/>
            <w:noProof/>
          </w:rPr>
          <w:t>4.5.</w:t>
        </w:r>
        <w:r w:rsidR="00496C9D">
          <w:rPr>
            <w:rFonts w:asciiTheme="minorHAnsi" w:eastAsiaTheme="minorEastAsia" w:hAnsiTheme="minorHAnsi"/>
            <w:noProof/>
            <w:sz w:val="22"/>
            <w:lang w:eastAsia="es-ES"/>
          </w:rPr>
          <w:tab/>
        </w:r>
        <w:r w:rsidR="00496C9D" w:rsidRPr="00C12334">
          <w:rPr>
            <w:rStyle w:val="Hipervnculo"/>
            <w:noProof/>
          </w:rPr>
          <w:t>Maven</w:t>
        </w:r>
        <w:r w:rsidR="00496C9D">
          <w:rPr>
            <w:noProof/>
            <w:webHidden/>
          </w:rPr>
          <w:tab/>
        </w:r>
        <w:r w:rsidR="00496C9D">
          <w:rPr>
            <w:noProof/>
            <w:webHidden/>
          </w:rPr>
          <w:fldChar w:fldCharType="begin"/>
        </w:r>
        <w:r w:rsidR="00496C9D">
          <w:rPr>
            <w:noProof/>
            <w:webHidden/>
          </w:rPr>
          <w:instrText xml:space="preserve"> PAGEREF _Toc442285866 \h </w:instrText>
        </w:r>
        <w:r w:rsidR="00496C9D">
          <w:rPr>
            <w:noProof/>
            <w:webHidden/>
          </w:rPr>
        </w:r>
        <w:r w:rsidR="00496C9D">
          <w:rPr>
            <w:noProof/>
            <w:webHidden/>
          </w:rPr>
          <w:fldChar w:fldCharType="separate"/>
        </w:r>
        <w:r w:rsidR="00496C9D">
          <w:rPr>
            <w:noProof/>
            <w:webHidden/>
          </w:rPr>
          <w:t>80</w:t>
        </w:r>
        <w:r w:rsidR="00496C9D">
          <w:rPr>
            <w:noProof/>
            <w:webHidden/>
          </w:rPr>
          <w:fldChar w:fldCharType="end"/>
        </w:r>
      </w:hyperlink>
    </w:p>
    <w:p w14:paraId="6828E00C"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67" w:history="1">
        <w:r w:rsidR="00496C9D" w:rsidRPr="00C12334">
          <w:rPr>
            <w:rStyle w:val="Hipervnculo"/>
            <w:noProof/>
          </w:rPr>
          <w:t>4.6.</w:t>
        </w:r>
        <w:r w:rsidR="00496C9D">
          <w:rPr>
            <w:rFonts w:asciiTheme="minorHAnsi" w:eastAsiaTheme="minorEastAsia" w:hAnsiTheme="minorHAnsi"/>
            <w:noProof/>
            <w:sz w:val="22"/>
            <w:lang w:eastAsia="es-ES"/>
          </w:rPr>
          <w:tab/>
        </w:r>
        <w:r w:rsidR="00496C9D" w:rsidRPr="00C12334">
          <w:rPr>
            <w:rStyle w:val="Hipervnculo"/>
            <w:noProof/>
          </w:rPr>
          <w:t>Plugins Reportes</w:t>
        </w:r>
        <w:r w:rsidR="00496C9D">
          <w:rPr>
            <w:noProof/>
            <w:webHidden/>
          </w:rPr>
          <w:tab/>
        </w:r>
        <w:r w:rsidR="00496C9D">
          <w:rPr>
            <w:noProof/>
            <w:webHidden/>
          </w:rPr>
          <w:fldChar w:fldCharType="begin"/>
        </w:r>
        <w:r w:rsidR="00496C9D">
          <w:rPr>
            <w:noProof/>
            <w:webHidden/>
          </w:rPr>
          <w:instrText xml:space="preserve"> PAGEREF _Toc442285867 \h </w:instrText>
        </w:r>
        <w:r w:rsidR="00496C9D">
          <w:rPr>
            <w:noProof/>
            <w:webHidden/>
          </w:rPr>
        </w:r>
        <w:r w:rsidR="00496C9D">
          <w:rPr>
            <w:noProof/>
            <w:webHidden/>
          </w:rPr>
          <w:fldChar w:fldCharType="separate"/>
        </w:r>
        <w:r w:rsidR="00496C9D">
          <w:rPr>
            <w:noProof/>
            <w:webHidden/>
          </w:rPr>
          <w:t>80</w:t>
        </w:r>
        <w:r w:rsidR="00496C9D">
          <w:rPr>
            <w:noProof/>
            <w:webHidden/>
          </w:rPr>
          <w:fldChar w:fldCharType="end"/>
        </w:r>
      </w:hyperlink>
    </w:p>
    <w:p w14:paraId="03280CB9"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68" w:history="1">
        <w:r w:rsidR="00496C9D" w:rsidRPr="00C12334">
          <w:rPr>
            <w:rStyle w:val="Hipervnculo"/>
            <w:noProof/>
          </w:rPr>
          <w:t>4.7.</w:t>
        </w:r>
        <w:r w:rsidR="00496C9D">
          <w:rPr>
            <w:rFonts w:asciiTheme="minorHAnsi" w:eastAsiaTheme="minorEastAsia" w:hAnsiTheme="minorHAnsi"/>
            <w:noProof/>
            <w:sz w:val="22"/>
            <w:lang w:eastAsia="es-ES"/>
          </w:rPr>
          <w:tab/>
        </w:r>
        <w:r w:rsidR="00496C9D" w:rsidRPr="00C12334">
          <w:rPr>
            <w:rStyle w:val="Hipervnculo"/>
            <w:noProof/>
          </w:rPr>
          <w:t>CakePHP</w:t>
        </w:r>
        <w:r w:rsidR="00496C9D">
          <w:rPr>
            <w:noProof/>
            <w:webHidden/>
          </w:rPr>
          <w:tab/>
        </w:r>
        <w:r w:rsidR="00496C9D">
          <w:rPr>
            <w:noProof/>
            <w:webHidden/>
          </w:rPr>
          <w:fldChar w:fldCharType="begin"/>
        </w:r>
        <w:r w:rsidR="00496C9D">
          <w:rPr>
            <w:noProof/>
            <w:webHidden/>
          </w:rPr>
          <w:instrText xml:space="preserve"> PAGEREF _Toc442285868 \h </w:instrText>
        </w:r>
        <w:r w:rsidR="00496C9D">
          <w:rPr>
            <w:noProof/>
            <w:webHidden/>
          </w:rPr>
        </w:r>
        <w:r w:rsidR="00496C9D">
          <w:rPr>
            <w:noProof/>
            <w:webHidden/>
          </w:rPr>
          <w:fldChar w:fldCharType="separate"/>
        </w:r>
        <w:r w:rsidR="00496C9D">
          <w:rPr>
            <w:noProof/>
            <w:webHidden/>
          </w:rPr>
          <w:t>81</w:t>
        </w:r>
        <w:r w:rsidR="00496C9D">
          <w:rPr>
            <w:noProof/>
            <w:webHidden/>
          </w:rPr>
          <w:fldChar w:fldCharType="end"/>
        </w:r>
      </w:hyperlink>
    </w:p>
    <w:p w14:paraId="327CB8F3"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69" w:history="1">
        <w:r w:rsidR="00496C9D" w:rsidRPr="00C12334">
          <w:rPr>
            <w:rStyle w:val="Hipervnculo"/>
            <w:noProof/>
          </w:rPr>
          <w:t>4.8.</w:t>
        </w:r>
        <w:r w:rsidR="00496C9D">
          <w:rPr>
            <w:rFonts w:asciiTheme="minorHAnsi" w:eastAsiaTheme="minorEastAsia" w:hAnsiTheme="minorHAnsi"/>
            <w:noProof/>
            <w:sz w:val="22"/>
            <w:lang w:eastAsia="es-ES"/>
          </w:rPr>
          <w:tab/>
        </w:r>
        <w:r w:rsidR="00496C9D" w:rsidRPr="00C12334">
          <w:rPr>
            <w:rStyle w:val="Hipervnculo"/>
            <w:noProof/>
          </w:rPr>
          <w:t>Moodle</w:t>
        </w:r>
        <w:r w:rsidR="00496C9D">
          <w:rPr>
            <w:noProof/>
            <w:webHidden/>
          </w:rPr>
          <w:tab/>
        </w:r>
        <w:r w:rsidR="00496C9D">
          <w:rPr>
            <w:noProof/>
            <w:webHidden/>
          </w:rPr>
          <w:fldChar w:fldCharType="begin"/>
        </w:r>
        <w:r w:rsidR="00496C9D">
          <w:rPr>
            <w:noProof/>
            <w:webHidden/>
          </w:rPr>
          <w:instrText xml:space="preserve"> PAGEREF _Toc442285869 \h </w:instrText>
        </w:r>
        <w:r w:rsidR="00496C9D">
          <w:rPr>
            <w:noProof/>
            <w:webHidden/>
          </w:rPr>
        </w:r>
        <w:r w:rsidR="00496C9D">
          <w:rPr>
            <w:noProof/>
            <w:webHidden/>
          </w:rPr>
          <w:fldChar w:fldCharType="separate"/>
        </w:r>
        <w:r w:rsidR="00496C9D">
          <w:rPr>
            <w:noProof/>
            <w:webHidden/>
          </w:rPr>
          <w:t>82</w:t>
        </w:r>
        <w:r w:rsidR="00496C9D">
          <w:rPr>
            <w:noProof/>
            <w:webHidden/>
          </w:rPr>
          <w:fldChar w:fldCharType="end"/>
        </w:r>
      </w:hyperlink>
    </w:p>
    <w:p w14:paraId="75D00E67"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70" w:history="1">
        <w:r w:rsidR="00496C9D" w:rsidRPr="00C12334">
          <w:rPr>
            <w:rStyle w:val="Hipervnculo"/>
            <w:noProof/>
          </w:rPr>
          <w:t>4.9.</w:t>
        </w:r>
        <w:r w:rsidR="00496C9D">
          <w:rPr>
            <w:rFonts w:asciiTheme="minorHAnsi" w:eastAsiaTheme="minorEastAsia" w:hAnsiTheme="minorHAnsi"/>
            <w:noProof/>
            <w:sz w:val="22"/>
            <w:lang w:eastAsia="es-ES"/>
          </w:rPr>
          <w:tab/>
        </w:r>
        <w:r w:rsidR="00496C9D" w:rsidRPr="00C12334">
          <w:rPr>
            <w:rStyle w:val="Hipervnculo"/>
            <w:noProof/>
          </w:rPr>
          <w:t>Plugin LTI</w:t>
        </w:r>
        <w:r w:rsidR="00496C9D">
          <w:rPr>
            <w:noProof/>
            <w:webHidden/>
          </w:rPr>
          <w:tab/>
        </w:r>
        <w:r w:rsidR="00496C9D">
          <w:rPr>
            <w:noProof/>
            <w:webHidden/>
          </w:rPr>
          <w:fldChar w:fldCharType="begin"/>
        </w:r>
        <w:r w:rsidR="00496C9D">
          <w:rPr>
            <w:noProof/>
            <w:webHidden/>
          </w:rPr>
          <w:instrText xml:space="preserve"> PAGEREF _Toc442285870 \h </w:instrText>
        </w:r>
        <w:r w:rsidR="00496C9D">
          <w:rPr>
            <w:noProof/>
            <w:webHidden/>
          </w:rPr>
        </w:r>
        <w:r w:rsidR="00496C9D">
          <w:rPr>
            <w:noProof/>
            <w:webHidden/>
          </w:rPr>
          <w:fldChar w:fldCharType="separate"/>
        </w:r>
        <w:r w:rsidR="00496C9D">
          <w:rPr>
            <w:noProof/>
            <w:webHidden/>
          </w:rPr>
          <w:t>84</w:t>
        </w:r>
        <w:r w:rsidR="00496C9D">
          <w:rPr>
            <w:noProof/>
            <w:webHidden/>
          </w:rPr>
          <w:fldChar w:fldCharType="end"/>
        </w:r>
      </w:hyperlink>
    </w:p>
    <w:p w14:paraId="49C58B3D"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71" w:history="1">
        <w:r w:rsidR="00496C9D" w:rsidRPr="00C12334">
          <w:rPr>
            <w:rStyle w:val="Hipervnculo"/>
            <w:noProof/>
          </w:rPr>
          <w:t>4.10.</w:t>
        </w:r>
        <w:r w:rsidR="00496C9D">
          <w:rPr>
            <w:rFonts w:asciiTheme="minorHAnsi" w:eastAsiaTheme="minorEastAsia" w:hAnsiTheme="minorHAnsi"/>
            <w:noProof/>
            <w:sz w:val="22"/>
            <w:lang w:eastAsia="es-ES"/>
          </w:rPr>
          <w:tab/>
        </w:r>
        <w:r w:rsidR="00496C9D" w:rsidRPr="00C12334">
          <w:rPr>
            <w:rStyle w:val="Hipervnculo"/>
            <w:noProof/>
          </w:rPr>
          <w:t>PHPUnit</w:t>
        </w:r>
        <w:r w:rsidR="00496C9D">
          <w:rPr>
            <w:noProof/>
            <w:webHidden/>
          </w:rPr>
          <w:tab/>
        </w:r>
        <w:r w:rsidR="00496C9D">
          <w:rPr>
            <w:noProof/>
            <w:webHidden/>
          </w:rPr>
          <w:fldChar w:fldCharType="begin"/>
        </w:r>
        <w:r w:rsidR="00496C9D">
          <w:rPr>
            <w:noProof/>
            <w:webHidden/>
          </w:rPr>
          <w:instrText xml:space="preserve"> PAGEREF _Toc442285871 \h </w:instrText>
        </w:r>
        <w:r w:rsidR="00496C9D">
          <w:rPr>
            <w:noProof/>
            <w:webHidden/>
          </w:rPr>
        </w:r>
        <w:r w:rsidR="00496C9D">
          <w:rPr>
            <w:noProof/>
            <w:webHidden/>
          </w:rPr>
          <w:fldChar w:fldCharType="separate"/>
        </w:r>
        <w:r w:rsidR="00496C9D">
          <w:rPr>
            <w:noProof/>
            <w:webHidden/>
          </w:rPr>
          <w:t>84</w:t>
        </w:r>
        <w:r w:rsidR="00496C9D">
          <w:rPr>
            <w:noProof/>
            <w:webHidden/>
          </w:rPr>
          <w:fldChar w:fldCharType="end"/>
        </w:r>
      </w:hyperlink>
    </w:p>
    <w:p w14:paraId="3A7B8CE2"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72" w:history="1">
        <w:r w:rsidR="00496C9D" w:rsidRPr="00C12334">
          <w:rPr>
            <w:rStyle w:val="Hipervnculo"/>
            <w:noProof/>
          </w:rPr>
          <w:t>4.11.</w:t>
        </w:r>
        <w:r w:rsidR="00496C9D">
          <w:rPr>
            <w:rFonts w:asciiTheme="minorHAnsi" w:eastAsiaTheme="minorEastAsia" w:hAnsiTheme="minorHAnsi"/>
            <w:noProof/>
            <w:sz w:val="22"/>
            <w:lang w:eastAsia="es-ES"/>
          </w:rPr>
          <w:tab/>
        </w:r>
        <w:r w:rsidR="00496C9D" w:rsidRPr="00C12334">
          <w:rPr>
            <w:rStyle w:val="Hipervnculo"/>
            <w:noProof/>
          </w:rPr>
          <w:t>Instalación de un IDE</w:t>
        </w:r>
        <w:r w:rsidR="00496C9D">
          <w:rPr>
            <w:noProof/>
            <w:webHidden/>
          </w:rPr>
          <w:tab/>
        </w:r>
        <w:r w:rsidR="00496C9D">
          <w:rPr>
            <w:noProof/>
            <w:webHidden/>
          </w:rPr>
          <w:fldChar w:fldCharType="begin"/>
        </w:r>
        <w:r w:rsidR="00496C9D">
          <w:rPr>
            <w:noProof/>
            <w:webHidden/>
          </w:rPr>
          <w:instrText xml:space="preserve"> PAGEREF _Toc442285872 \h </w:instrText>
        </w:r>
        <w:r w:rsidR="00496C9D">
          <w:rPr>
            <w:noProof/>
            <w:webHidden/>
          </w:rPr>
        </w:r>
        <w:r w:rsidR="00496C9D">
          <w:rPr>
            <w:noProof/>
            <w:webHidden/>
          </w:rPr>
          <w:fldChar w:fldCharType="separate"/>
        </w:r>
        <w:r w:rsidR="00496C9D">
          <w:rPr>
            <w:noProof/>
            <w:webHidden/>
          </w:rPr>
          <w:t>84</w:t>
        </w:r>
        <w:r w:rsidR="00496C9D">
          <w:rPr>
            <w:noProof/>
            <w:webHidden/>
          </w:rPr>
          <w:fldChar w:fldCharType="end"/>
        </w:r>
      </w:hyperlink>
    </w:p>
    <w:p w14:paraId="30D89F42"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73" w:history="1">
        <w:r w:rsidR="00496C9D" w:rsidRPr="00C12334">
          <w:rPr>
            <w:rStyle w:val="Hipervnculo"/>
            <w:noProof/>
          </w:rPr>
          <w:t>5.</w:t>
        </w:r>
        <w:r w:rsidR="00496C9D">
          <w:rPr>
            <w:rFonts w:asciiTheme="minorHAnsi" w:eastAsiaTheme="minorEastAsia" w:hAnsiTheme="minorHAnsi"/>
            <w:noProof/>
            <w:sz w:val="22"/>
            <w:lang w:eastAsia="es-ES"/>
          </w:rPr>
          <w:tab/>
        </w:r>
        <w:r w:rsidR="00496C9D" w:rsidRPr="00C12334">
          <w:rPr>
            <w:rStyle w:val="Hipervnculo"/>
            <w:noProof/>
          </w:rPr>
          <w:t>Co</w:t>
        </w:r>
        <w:r w:rsidR="00496C9D" w:rsidRPr="00C12334">
          <w:rPr>
            <w:rStyle w:val="Hipervnculo"/>
            <w:noProof/>
          </w:rPr>
          <w:t>n</w:t>
        </w:r>
        <w:r w:rsidR="00496C9D" w:rsidRPr="00C12334">
          <w:rPr>
            <w:rStyle w:val="Hipervnculo"/>
            <w:noProof/>
          </w:rPr>
          <w:t>exión LTI</w:t>
        </w:r>
        <w:r w:rsidR="00496C9D">
          <w:rPr>
            <w:noProof/>
            <w:webHidden/>
          </w:rPr>
          <w:tab/>
        </w:r>
        <w:r w:rsidR="00496C9D">
          <w:rPr>
            <w:noProof/>
            <w:webHidden/>
          </w:rPr>
          <w:fldChar w:fldCharType="begin"/>
        </w:r>
        <w:r w:rsidR="00496C9D">
          <w:rPr>
            <w:noProof/>
            <w:webHidden/>
          </w:rPr>
          <w:instrText xml:space="preserve"> PAGEREF _Toc442285873 \h </w:instrText>
        </w:r>
        <w:r w:rsidR="00496C9D">
          <w:rPr>
            <w:noProof/>
            <w:webHidden/>
          </w:rPr>
        </w:r>
        <w:r w:rsidR="00496C9D">
          <w:rPr>
            <w:noProof/>
            <w:webHidden/>
          </w:rPr>
          <w:fldChar w:fldCharType="separate"/>
        </w:r>
        <w:r w:rsidR="00496C9D">
          <w:rPr>
            <w:noProof/>
            <w:webHidden/>
          </w:rPr>
          <w:t>85</w:t>
        </w:r>
        <w:r w:rsidR="00496C9D">
          <w:rPr>
            <w:noProof/>
            <w:webHidden/>
          </w:rPr>
          <w:fldChar w:fldCharType="end"/>
        </w:r>
      </w:hyperlink>
    </w:p>
    <w:p w14:paraId="016262B3"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74" w:history="1">
        <w:r w:rsidR="00496C9D" w:rsidRPr="00C12334">
          <w:rPr>
            <w:rStyle w:val="Hipervnculo"/>
            <w:noProof/>
          </w:rPr>
          <w:t>6.</w:t>
        </w:r>
        <w:r w:rsidR="00496C9D">
          <w:rPr>
            <w:rFonts w:asciiTheme="minorHAnsi" w:eastAsiaTheme="minorEastAsia" w:hAnsiTheme="minorHAnsi"/>
            <w:noProof/>
            <w:sz w:val="22"/>
            <w:lang w:eastAsia="es-ES"/>
          </w:rPr>
          <w:tab/>
        </w:r>
        <w:r w:rsidR="00496C9D" w:rsidRPr="00C12334">
          <w:rPr>
            <w:rStyle w:val="Hipervnculo"/>
            <w:noProof/>
          </w:rPr>
          <w:t>Procesamiento de los test, prácticas y generación de informes</w:t>
        </w:r>
        <w:r w:rsidR="00496C9D">
          <w:rPr>
            <w:noProof/>
            <w:webHidden/>
          </w:rPr>
          <w:tab/>
        </w:r>
        <w:r w:rsidR="00496C9D">
          <w:rPr>
            <w:noProof/>
            <w:webHidden/>
          </w:rPr>
          <w:fldChar w:fldCharType="begin"/>
        </w:r>
        <w:r w:rsidR="00496C9D">
          <w:rPr>
            <w:noProof/>
            <w:webHidden/>
          </w:rPr>
          <w:instrText xml:space="preserve"> PAGEREF _Toc442285874 \h </w:instrText>
        </w:r>
        <w:r w:rsidR="00496C9D">
          <w:rPr>
            <w:noProof/>
            <w:webHidden/>
          </w:rPr>
        </w:r>
        <w:r w:rsidR="00496C9D">
          <w:rPr>
            <w:noProof/>
            <w:webHidden/>
          </w:rPr>
          <w:fldChar w:fldCharType="separate"/>
        </w:r>
        <w:r w:rsidR="00496C9D">
          <w:rPr>
            <w:noProof/>
            <w:webHidden/>
          </w:rPr>
          <w:t>86</w:t>
        </w:r>
        <w:r w:rsidR="00496C9D">
          <w:rPr>
            <w:noProof/>
            <w:webHidden/>
          </w:rPr>
          <w:fldChar w:fldCharType="end"/>
        </w:r>
      </w:hyperlink>
    </w:p>
    <w:p w14:paraId="36711796"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75" w:history="1">
        <w:r w:rsidR="00496C9D" w:rsidRPr="00C12334">
          <w:rPr>
            <w:rStyle w:val="Hipervnculo"/>
            <w:noProof/>
          </w:rPr>
          <w:t>7.</w:t>
        </w:r>
        <w:r w:rsidR="00496C9D">
          <w:rPr>
            <w:rFonts w:asciiTheme="minorHAnsi" w:eastAsiaTheme="minorEastAsia" w:hAnsiTheme="minorHAnsi"/>
            <w:noProof/>
            <w:sz w:val="22"/>
            <w:lang w:eastAsia="es-ES"/>
          </w:rPr>
          <w:tab/>
        </w:r>
        <w:r w:rsidR="00496C9D" w:rsidRPr="00C12334">
          <w:rPr>
            <w:rStyle w:val="Hipervnculo"/>
            <w:noProof/>
          </w:rPr>
          <w:t>Pruebas</w:t>
        </w:r>
        <w:r w:rsidR="00496C9D">
          <w:rPr>
            <w:noProof/>
            <w:webHidden/>
          </w:rPr>
          <w:tab/>
        </w:r>
        <w:r w:rsidR="00496C9D">
          <w:rPr>
            <w:noProof/>
            <w:webHidden/>
          </w:rPr>
          <w:fldChar w:fldCharType="begin"/>
        </w:r>
        <w:r w:rsidR="00496C9D">
          <w:rPr>
            <w:noProof/>
            <w:webHidden/>
          </w:rPr>
          <w:instrText xml:space="preserve"> PAGEREF _Toc442285875 \h </w:instrText>
        </w:r>
        <w:r w:rsidR="00496C9D">
          <w:rPr>
            <w:noProof/>
            <w:webHidden/>
          </w:rPr>
        </w:r>
        <w:r w:rsidR="00496C9D">
          <w:rPr>
            <w:noProof/>
            <w:webHidden/>
          </w:rPr>
          <w:fldChar w:fldCharType="separate"/>
        </w:r>
        <w:r w:rsidR="00496C9D">
          <w:rPr>
            <w:noProof/>
            <w:webHidden/>
          </w:rPr>
          <w:t>87</w:t>
        </w:r>
        <w:r w:rsidR="00496C9D">
          <w:rPr>
            <w:noProof/>
            <w:webHidden/>
          </w:rPr>
          <w:fldChar w:fldCharType="end"/>
        </w:r>
      </w:hyperlink>
    </w:p>
    <w:p w14:paraId="2BA2B5ED"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76" w:history="1">
        <w:r w:rsidR="00496C9D" w:rsidRPr="00C12334">
          <w:rPr>
            <w:rStyle w:val="Hipervnculo"/>
            <w:noProof/>
          </w:rPr>
          <w:t>7.1.</w:t>
        </w:r>
        <w:r w:rsidR="00496C9D">
          <w:rPr>
            <w:rFonts w:asciiTheme="minorHAnsi" w:eastAsiaTheme="minorEastAsia" w:hAnsiTheme="minorHAnsi"/>
            <w:noProof/>
            <w:sz w:val="22"/>
            <w:lang w:eastAsia="es-ES"/>
          </w:rPr>
          <w:tab/>
        </w:r>
        <w:r w:rsidR="00496C9D" w:rsidRPr="00C12334">
          <w:rPr>
            <w:rStyle w:val="Hipervnculo"/>
            <w:noProof/>
          </w:rPr>
          <w:t>Ejecutar pruebas</w:t>
        </w:r>
        <w:r w:rsidR="00496C9D">
          <w:rPr>
            <w:noProof/>
            <w:webHidden/>
          </w:rPr>
          <w:tab/>
        </w:r>
        <w:r w:rsidR="00496C9D">
          <w:rPr>
            <w:noProof/>
            <w:webHidden/>
          </w:rPr>
          <w:fldChar w:fldCharType="begin"/>
        </w:r>
        <w:r w:rsidR="00496C9D">
          <w:rPr>
            <w:noProof/>
            <w:webHidden/>
          </w:rPr>
          <w:instrText xml:space="preserve"> PAGEREF _Toc442285876 \h </w:instrText>
        </w:r>
        <w:r w:rsidR="00496C9D">
          <w:rPr>
            <w:noProof/>
            <w:webHidden/>
          </w:rPr>
        </w:r>
        <w:r w:rsidR="00496C9D">
          <w:rPr>
            <w:noProof/>
            <w:webHidden/>
          </w:rPr>
          <w:fldChar w:fldCharType="separate"/>
        </w:r>
        <w:r w:rsidR="00496C9D">
          <w:rPr>
            <w:noProof/>
            <w:webHidden/>
          </w:rPr>
          <w:t>87</w:t>
        </w:r>
        <w:r w:rsidR="00496C9D">
          <w:rPr>
            <w:noProof/>
            <w:webHidden/>
          </w:rPr>
          <w:fldChar w:fldCharType="end"/>
        </w:r>
      </w:hyperlink>
    </w:p>
    <w:p w14:paraId="1C2A21A3"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77" w:history="1">
        <w:r w:rsidR="00496C9D" w:rsidRPr="00C12334">
          <w:rPr>
            <w:rStyle w:val="Hipervnculo"/>
            <w:noProof/>
          </w:rPr>
          <w:t>7.2.</w:t>
        </w:r>
        <w:r w:rsidR="00496C9D">
          <w:rPr>
            <w:rFonts w:asciiTheme="minorHAnsi" w:eastAsiaTheme="minorEastAsia" w:hAnsiTheme="minorHAnsi"/>
            <w:noProof/>
            <w:sz w:val="22"/>
            <w:lang w:eastAsia="es-ES"/>
          </w:rPr>
          <w:tab/>
        </w:r>
        <w:r w:rsidR="00496C9D" w:rsidRPr="00C12334">
          <w:rPr>
            <w:rStyle w:val="Hipervnculo"/>
            <w:noProof/>
          </w:rPr>
          <w:t>Pruebas unitarias</w:t>
        </w:r>
        <w:r w:rsidR="00496C9D">
          <w:rPr>
            <w:noProof/>
            <w:webHidden/>
          </w:rPr>
          <w:tab/>
        </w:r>
        <w:r w:rsidR="00496C9D">
          <w:rPr>
            <w:noProof/>
            <w:webHidden/>
          </w:rPr>
          <w:fldChar w:fldCharType="begin"/>
        </w:r>
        <w:r w:rsidR="00496C9D">
          <w:rPr>
            <w:noProof/>
            <w:webHidden/>
          </w:rPr>
          <w:instrText xml:space="preserve"> PAGEREF _Toc442285877 \h </w:instrText>
        </w:r>
        <w:r w:rsidR="00496C9D">
          <w:rPr>
            <w:noProof/>
            <w:webHidden/>
          </w:rPr>
        </w:r>
        <w:r w:rsidR="00496C9D">
          <w:rPr>
            <w:noProof/>
            <w:webHidden/>
          </w:rPr>
          <w:fldChar w:fldCharType="separate"/>
        </w:r>
        <w:r w:rsidR="00496C9D">
          <w:rPr>
            <w:noProof/>
            <w:webHidden/>
          </w:rPr>
          <w:t>89</w:t>
        </w:r>
        <w:r w:rsidR="00496C9D">
          <w:rPr>
            <w:noProof/>
            <w:webHidden/>
          </w:rPr>
          <w:fldChar w:fldCharType="end"/>
        </w:r>
      </w:hyperlink>
    </w:p>
    <w:p w14:paraId="17592A35"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78" w:history="1">
        <w:r w:rsidR="00496C9D" w:rsidRPr="00C12334">
          <w:rPr>
            <w:rStyle w:val="Hipervnculo"/>
            <w:noProof/>
          </w:rPr>
          <w:t>7.3.</w:t>
        </w:r>
        <w:r w:rsidR="00496C9D">
          <w:rPr>
            <w:rFonts w:asciiTheme="minorHAnsi" w:eastAsiaTheme="minorEastAsia" w:hAnsiTheme="minorHAnsi"/>
            <w:noProof/>
            <w:sz w:val="22"/>
            <w:lang w:eastAsia="es-ES"/>
          </w:rPr>
          <w:tab/>
        </w:r>
        <w:r w:rsidR="00496C9D" w:rsidRPr="00C12334">
          <w:rPr>
            <w:rStyle w:val="Hipervnculo"/>
            <w:noProof/>
          </w:rPr>
          <w:t>Pruebas de cobertura de código</w:t>
        </w:r>
        <w:r w:rsidR="00496C9D">
          <w:rPr>
            <w:noProof/>
            <w:webHidden/>
          </w:rPr>
          <w:tab/>
        </w:r>
        <w:r w:rsidR="00496C9D">
          <w:rPr>
            <w:noProof/>
            <w:webHidden/>
          </w:rPr>
          <w:fldChar w:fldCharType="begin"/>
        </w:r>
        <w:r w:rsidR="00496C9D">
          <w:rPr>
            <w:noProof/>
            <w:webHidden/>
          </w:rPr>
          <w:instrText xml:space="preserve"> PAGEREF _Toc442285878 \h </w:instrText>
        </w:r>
        <w:r w:rsidR="00496C9D">
          <w:rPr>
            <w:noProof/>
            <w:webHidden/>
          </w:rPr>
        </w:r>
        <w:r w:rsidR="00496C9D">
          <w:rPr>
            <w:noProof/>
            <w:webHidden/>
          </w:rPr>
          <w:fldChar w:fldCharType="separate"/>
        </w:r>
        <w:r w:rsidR="00496C9D">
          <w:rPr>
            <w:noProof/>
            <w:webHidden/>
          </w:rPr>
          <w:t>91</w:t>
        </w:r>
        <w:r w:rsidR="00496C9D">
          <w:rPr>
            <w:noProof/>
            <w:webHidden/>
          </w:rPr>
          <w:fldChar w:fldCharType="end"/>
        </w:r>
      </w:hyperlink>
    </w:p>
    <w:p w14:paraId="52B4EB60" w14:textId="77777777" w:rsidR="00496C9D" w:rsidRDefault="00DD2D73">
      <w:pPr>
        <w:pStyle w:val="TDC1"/>
        <w:tabs>
          <w:tab w:val="left" w:pos="480"/>
          <w:tab w:val="right" w:leader="dot" w:pos="6197"/>
        </w:tabs>
        <w:rPr>
          <w:rFonts w:asciiTheme="minorHAnsi" w:eastAsiaTheme="minorEastAsia" w:hAnsiTheme="minorHAnsi"/>
          <w:noProof/>
          <w:sz w:val="22"/>
          <w:lang w:eastAsia="es-ES"/>
        </w:rPr>
      </w:pPr>
      <w:hyperlink w:anchor="_Toc442285879" w:history="1">
        <w:r w:rsidR="00496C9D" w:rsidRPr="00C12334">
          <w:rPr>
            <w:rStyle w:val="Hipervnculo"/>
            <w:noProof/>
          </w:rPr>
          <w:t>V -</w:t>
        </w:r>
        <w:r w:rsidR="00496C9D">
          <w:rPr>
            <w:rFonts w:asciiTheme="minorHAnsi" w:eastAsiaTheme="minorEastAsia" w:hAnsiTheme="minorHAnsi"/>
            <w:noProof/>
            <w:sz w:val="22"/>
            <w:lang w:eastAsia="es-ES"/>
          </w:rPr>
          <w:tab/>
        </w:r>
        <w:r w:rsidR="00496C9D" w:rsidRPr="00C12334">
          <w:rPr>
            <w:rStyle w:val="Hipervnculo"/>
            <w:noProof/>
          </w:rPr>
          <w:t>Manual del usuario</w:t>
        </w:r>
        <w:r w:rsidR="00496C9D">
          <w:rPr>
            <w:noProof/>
            <w:webHidden/>
          </w:rPr>
          <w:tab/>
        </w:r>
        <w:r w:rsidR="00496C9D">
          <w:rPr>
            <w:noProof/>
            <w:webHidden/>
          </w:rPr>
          <w:fldChar w:fldCharType="begin"/>
        </w:r>
        <w:r w:rsidR="00496C9D">
          <w:rPr>
            <w:noProof/>
            <w:webHidden/>
          </w:rPr>
          <w:instrText xml:space="preserve"> PAGEREF _Toc442285879 \h </w:instrText>
        </w:r>
        <w:r w:rsidR="00496C9D">
          <w:rPr>
            <w:noProof/>
            <w:webHidden/>
          </w:rPr>
        </w:r>
        <w:r w:rsidR="00496C9D">
          <w:rPr>
            <w:noProof/>
            <w:webHidden/>
          </w:rPr>
          <w:fldChar w:fldCharType="separate"/>
        </w:r>
        <w:r w:rsidR="00496C9D">
          <w:rPr>
            <w:noProof/>
            <w:webHidden/>
          </w:rPr>
          <w:t>92</w:t>
        </w:r>
        <w:r w:rsidR="00496C9D">
          <w:rPr>
            <w:noProof/>
            <w:webHidden/>
          </w:rPr>
          <w:fldChar w:fldCharType="end"/>
        </w:r>
      </w:hyperlink>
    </w:p>
    <w:p w14:paraId="01B69D97"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80" w:history="1">
        <w:r w:rsidR="00496C9D" w:rsidRPr="00C12334">
          <w:rPr>
            <w:rStyle w:val="Hipervnculo"/>
            <w:noProof/>
          </w:rPr>
          <w:t>1.</w:t>
        </w:r>
        <w:r w:rsidR="00496C9D">
          <w:rPr>
            <w:rFonts w:asciiTheme="minorHAnsi" w:eastAsiaTheme="minorEastAsia" w:hAnsiTheme="minorHAnsi"/>
            <w:noProof/>
            <w:sz w:val="22"/>
            <w:lang w:eastAsia="es-ES"/>
          </w:rPr>
          <w:tab/>
        </w:r>
        <w:r w:rsidR="00496C9D" w:rsidRPr="00C12334">
          <w:rPr>
            <w:rStyle w:val="Hipervnculo"/>
            <w:noProof/>
          </w:rPr>
          <w:t>Manual del profesor</w:t>
        </w:r>
        <w:r w:rsidR="00496C9D">
          <w:rPr>
            <w:noProof/>
            <w:webHidden/>
          </w:rPr>
          <w:tab/>
        </w:r>
        <w:r w:rsidR="00496C9D">
          <w:rPr>
            <w:noProof/>
            <w:webHidden/>
          </w:rPr>
          <w:fldChar w:fldCharType="begin"/>
        </w:r>
        <w:r w:rsidR="00496C9D">
          <w:rPr>
            <w:noProof/>
            <w:webHidden/>
          </w:rPr>
          <w:instrText xml:space="preserve"> PAGEREF _Toc442285880 \h </w:instrText>
        </w:r>
        <w:r w:rsidR="00496C9D">
          <w:rPr>
            <w:noProof/>
            <w:webHidden/>
          </w:rPr>
        </w:r>
        <w:r w:rsidR="00496C9D">
          <w:rPr>
            <w:noProof/>
            <w:webHidden/>
          </w:rPr>
          <w:fldChar w:fldCharType="separate"/>
        </w:r>
        <w:r w:rsidR="00496C9D">
          <w:rPr>
            <w:noProof/>
            <w:webHidden/>
          </w:rPr>
          <w:t>92</w:t>
        </w:r>
        <w:r w:rsidR="00496C9D">
          <w:rPr>
            <w:noProof/>
            <w:webHidden/>
          </w:rPr>
          <w:fldChar w:fldCharType="end"/>
        </w:r>
      </w:hyperlink>
    </w:p>
    <w:p w14:paraId="55C869EB"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81" w:history="1">
        <w:r w:rsidR="00496C9D" w:rsidRPr="00C12334">
          <w:rPr>
            <w:rStyle w:val="Hipervnculo"/>
            <w:noProof/>
          </w:rPr>
          <w:t>1.1.</w:t>
        </w:r>
        <w:r w:rsidR="00496C9D">
          <w:rPr>
            <w:rFonts w:asciiTheme="minorHAnsi" w:eastAsiaTheme="minorEastAsia" w:hAnsiTheme="minorHAnsi"/>
            <w:noProof/>
            <w:sz w:val="22"/>
            <w:lang w:eastAsia="es-ES"/>
          </w:rPr>
          <w:tab/>
        </w:r>
        <w:r w:rsidR="00496C9D" w:rsidRPr="00C12334">
          <w:rPr>
            <w:rStyle w:val="Hipervnculo"/>
            <w:noProof/>
          </w:rPr>
          <w:t>Registrar profesor en la aplicación</w:t>
        </w:r>
        <w:r w:rsidR="00496C9D">
          <w:rPr>
            <w:noProof/>
            <w:webHidden/>
          </w:rPr>
          <w:tab/>
        </w:r>
        <w:r w:rsidR="00496C9D">
          <w:rPr>
            <w:noProof/>
            <w:webHidden/>
          </w:rPr>
          <w:fldChar w:fldCharType="begin"/>
        </w:r>
        <w:r w:rsidR="00496C9D">
          <w:rPr>
            <w:noProof/>
            <w:webHidden/>
          </w:rPr>
          <w:instrText xml:space="preserve"> PAGEREF _Toc442285881 \h </w:instrText>
        </w:r>
        <w:r w:rsidR="00496C9D">
          <w:rPr>
            <w:noProof/>
            <w:webHidden/>
          </w:rPr>
        </w:r>
        <w:r w:rsidR="00496C9D">
          <w:rPr>
            <w:noProof/>
            <w:webHidden/>
          </w:rPr>
          <w:fldChar w:fldCharType="separate"/>
        </w:r>
        <w:r w:rsidR="00496C9D">
          <w:rPr>
            <w:noProof/>
            <w:webHidden/>
          </w:rPr>
          <w:t>92</w:t>
        </w:r>
        <w:r w:rsidR="00496C9D">
          <w:rPr>
            <w:noProof/>
            <w:webHidden/>
          </w:rPr>
          <w:fldChar w:fldCharType="end"/>
        </w:r>
      </w:hyperlink>
    </w:p>
    <w:p w14:paraId="049441D5"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82" w:history="1">
        <w:r w:rsidR="00496C9D" w:rsidRPr="00C12334">
          <w:rPr>
            <w:rStyle w:val="Hipervnculo"/>
            <w:noProof/>
          </w:rPr>
          <w:t>1.2.</w:t>
        </w:r>
        <w:r w:rsidR="00496C9D">
          <w:rPr>
            <w:rFonts w:asciiTheme="minorHAnsi" w:eastAsiaTheme="minorEastAsia" w:hAnsiTheme="minorHAnsi"/>
            <w:noProof/>
            <w:sz w:val="22"/>
            <w:lang w:eastAsia="es-ES"/>
          </w:rPr>
          <w:tab/>
        </w:r>
        <w:r w:rsidR="00496C9D" w:rsidRPr="00C12334">
          <w:rPr>
            <w:rStyle w:val="Hipervnculo"/>
            <w:noProof/>
          </w:rPr>
          <w:t>Panel principal</w:t>
        </w:r>
        <w:r w:rsidR="00496C9D">
          <w:rPr>
            <w:noProof/>
            <w:webHidden/>
          </w:rPr>
          <w:tab/>
        </w:r>
        <w:r w:rsidR="00496C9D">
          <w:rPr>
            <w:noProof/>
            <w:webHidden/>
          </w:rPr>
          <w:fldChar w:fldCharType="begin"/>
        </w:r>
        <w:r w:rsidR="00496C9D">
          <w:rPr>
            <w:noProof/>
            <w:webHidden/>
          </w:rPr>
          <w:instrText xml:space="preserve"> PAGEREF _Toc442285882 \h </w:instrText>
        </w:r>
        <w:r w:rsidR="00496C9D">
          <w:rPr>
            <w:noProof/>
            <w:webHidden/>
          </w:rPr>
        </w:r>
        <w:r w:rsidR="00496C9D">
          <w:rPr>
            <w:noProof/>
            <w:webHidden/>
          </w:rPr>
          <w:fldChar w:fldCharType="separate"/>
        </w:r>
        <w:r w:rsidR="00496C9D">
          <w:rPr>
            <w:noProof/>
            <w:webHidden/>
          </w:rPr>
          <w:t>97</w:t>
        </w:r>
        <w:r w:rsidR="00496C9D">
          <w:rPr>
            <w:noProof/>
            <w:webHidden/>
          </w:rPr>
          <w:fldChar w:fldCharType="end"/>
        </w:r>
      </w:hyperlink>
    </w:p>
    <w:p w14:paraId="46AE2A3F"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83" w:history="1">
        <w:r w:rsidR="00496C9D" w:rsidRPr="00C12334">
          <w:rPr>
            <w:rStyle w:val="Hipervnculo"/>
            <w:noProof/>
          </w:rPr>
          <w:t>1.3.</w:t>
        </w:r>
        <w:r w:rsidR="00496C9D">
          <w:rPr>
            <w:rFonts w:asciiTheme="minorHAnsi" w:eastAsiaTheme="minorEastAsia" w:hAnsiTheme="minorHAnsi"/>
            <w:noProof/>
            <w:sz w:val="22"/>
            <w:lang w:eastAsia="es-ES"/>
          </w:rPr>
          <w:tab/>
        </w:r>
        <w:r w:rsidR="00496C9D" w:rsidRPr="00C12334">
          <w:rPr>
            <w:rStyle w:val="Hipervnculo"/>
            <w:noProof/>
          </w:rPr>
          <w:t>Panel Configuración</w:t>
        </w:r>
        <w:r w:rsidR="00496C9D">
          <w:rPr>
            <w:noProof/>
            <w:webHidden/>
          </w:rPr>
          <w:tab/>
        </w:r>
        <w:r w:rsidR="00496C9D">
          <w:rPr>
            <w:noProof/>
            <w:webHidden/>
          </w:rPr>
          <w:fldChar w:fldCharType="begin"/>
        </w:r>
        <w:r w:rsidR="00496C9D">
          <w:rPr>
            <w:noProof/>
            <w:webHidden/>
          </w:rPr>
          <w:instrText xml:space="preserve"> PAGEREF _Toc442285883 \h </w:instrText>
        </w:r>
        <w:r w:rsidR="00496C9D">
          <w:rPr>
            <w:noProof/>
            <w:webHidden/>
          </w:rPr>
        </w:r>
        <w:r w:rsidR="00496C9D">
          <w:rPr>
            <w:noProof/>
            <w:webHidden/>
          </w:rPr>
          <w:fldChar w:fldCharType="separate"/>
        </w:r>
        <w:r w:rsidR="00496C9D">
          <w:rPr>
            <w:noProof/>
            <w:webHidden/>
          </w:rPr>
          <w:t>97</w:t>
        </w:r>
        <w:r w:rsidR="00496C9D">
          <w:rPr>
            <w:noProof/>
            <w:webHidden/>
          </w:rPr>
          <w:fldChar w:fldCharType="end"/>
        </w:r>
      </w:hyperlink>
    </w:p>
    <w:p w14:paraId="229790A0"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84" w:history="1">
        <w:r w:rsidR="00496C9D" w:rsidRPr="00C12334">
          <w:rPr>
            <w:rStyle w:val="Hipervnculo"/>
            <w:noProof/>
          </w:rPr>
          <w:t>1.4.</w:t>
        </w:r>
        <w:r w:rsidR="00496C9D">
          <w:rPr>
            <w:rFonts w:asciiTheme="minorHAnsi" w:eastAsiaTheme="minorEastAsia" w:hAnsiTheme="minorHAnsi"/>
            <w:noProof/>
            <w:sz w:val="22"/>
            <w:lang w:eastAsia="es-ES"/>
          </w:rPr>
          <w:tab/>
        </w:r>
        <w:r w:rsidR="00496C9D" w:rsidRPr="00C12334">
          <w:rPr>
            <w:rStyle w:val="Hipervnculo"/>
            <w:noProof/>
          </w:rPr>
          <w:t>Panel Subida</w:t>
        </w:r>
        <w:r w:rsidR="00496C9D">
          <w:rPr>
            <w:noProof/>
            <w:webHidden/>
          </w:rPr>
          <w:tab/>
        </w:r>
        <w:r w:rsidR="00496C9D">
          <w:rPr>
            <w:noProof/>
            <w:webHidden/>
          </w:rPr>
          <w:fldChar w:fldCharType="begin"/>
        </w:r>
        <w:r w:rsidR="00496C9D">
          <w:rPr>
            <w:noProof/>
            <w:webHidden/>
          </w:rPr>
          <w:instrText xml:space="preserve"> PAGEREF _Toc442285884 \h </w:instrText>
        </w:r>
        <w:r w:rsidR="00496C9D">
          <w:rPr>
            <w:noProof/>
            <w:webHidden/>
          </w:rPr>
        </w:r>
        <w:r w:rsidR="00496C9D">
          <w:rPr>
            <w:noProof/>
            <w:webHidden/>
          </w:rPr>
          <w:fldChar w:fldCharType="separate"/>
        </w:r>
        <w:r w:rsidR="00496C9D">
          <w:rPr>
            <w:noProof/>
            <w:webHidden/>
          </w:rPr>
          <w:t>98</w:t>
        </w:r>
        <w:r w:rsidR="00496C9D">
          <w:rPr>
            <w:noProof/>
            <w:webHidden/>
          </w:rPr>
          <w:fldChar w:fldCharType="end"/>
        </w:r>
      </w:hyperlink>
    </w:p>
    <w:p w14:paraId="2B940685"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85" w:history="1">
        <w:r w:rsidR="00496C9D" w:rsidRPr="00C12334">
          <w:rPr>
            <w:rStyle w:val="Hipervnculo"/>
            <w:noProof/>
          </w:rPr>
          <w:t>1.5.</w:t>
        </w:r>
        <w:r w:rsidR="00496C9D">
          <w:rPr>
            <w:rFonts w:asciiTheme="minorHAnsi" w:eastAsiaTheme="minorEastAsia" w:hAnsiTheme="minorHAnsi"/>
            <w:noProof/>
            <w:sz w:val="22"/>
            <w:lang w:eastAsia="es-ES"/>
          </w:rPr>
          <w:tab/>
        </w:r>
        <w:r w:rsidR="00496C9D" w:rsidRPr="00C12334">
          <w:rPr>
            <w:rStyle w:val="Hipervnculo"/>
            <w:noProof/>
          </w:rPr>
          <w:t>Panel Estadísticas</w:t>
        </w:r>
        <w:r w:rsidR="00496C9D">
          <w:rPr>
            <w:noProof/>
            <w:webHidden/>
          </w:rPr>
          <w:tab/>
        </w:r>
        <w:r w:rsidR="00496C9D">
          <w:rPr>
            <w:noProof/>
            <w:webHidden/>
          </w:rPr>
          <w:fldChar w:fldCharType="begin"/>
        </w:r>
        <w:r w:rsidR="00496C9D">
          <w:rPr>
            <w:noProof/>
            <w:webHidden/>
          </w:rPr>
          <w:instrText xml:space="preserve"> PAGEREF _Toc442285885 \h </w:instrText>
        </w:r>
        <w:r w:rsidR="00496C9D">
          <w:rPr>
            <w:noProof/>
            <w:webHidden/>
          </w:rPr>
        </w:r>
        <w:r w:rsidR="00496C9D">
          <w:rPr>
            <w:noProof/>
            <w:webHidden/>
          </w:rPr>
          <w:fldChar w:fldCharType="separate"/>
        </w:r>
        <w:r w:rsidR="00496C9D">
          <w:rPr>
            <w:noProof/>
            <w:webHidden/>
          </w:rPr>
          <w:t>99</w:t>
        </w:r>
        <w:r w:rsidR="00496C9D">
          <w:rPr>
            <w:noProof/>
            <w:webHidden/>
          </w:rPr>
          <w:fldChar w:fldCharType="end"/>
        </w:r>
      </w:hyperlink>
    </w:p>
    <w:p w14:paraId="68CADF3A"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86" w:history="1">
        <w:r w:rsidR="00496C9D" w:rsidRPr="00C12334">
          <w:rPr>
            <w:rStyle w:val="Hipervnculo"/>
            <w:noProof/>
          </w:rPr>
          <w:t>1.6.</w:t>
        </w:r>
        <w:r w:rsidR="00496C9D">
          <w:rPr>
            <w:rFonts w:asciiTheme="minorHAnsi" w:eastAsiaTheme="minorEastAsia" w:hAnsiTheme="minorHAnsi"/>
            <w:noProof/>
            <w:sz w:val="22"/>
            <w:lang w:eastAsia="es-ES"/>
          </w:rPr>
          <w:tab/>
        </w:r>
        <w:r w:rsidR="00496C9D" w:rsidRPr="00C12334">
          <w:rPr>
            <w:rStyle w:val="Hipervnculo"/>
            <w:noProof/>
          </w:rPr>
          <w:t>Panel Gráficas</w:t>
        </w:r>
        <w:r w:rsidR="00496C9D">
          <w:rPr>
            <w:noProof/>
            <w:webHidden/>
          </w:rPr>
          <w:tab/>
        </w:r>
        <w:r w:rsidR="00496C9D">
          <w:rPr>
            <w:noProof/>
            <w:webHidden/>
          </w:rPr>
          <w:fldChar w:fldCharType="begin"/>
        </w:r>
        <w:r w:rsidR="00496C9D">
          <w:rPr>
            <w:noProof/>
            <w:webHidden/>
          </w:rPr>
          <w:instrText xml:space="preserve"> PAGEREF _Toc442285886 \h </w:instrText>
        </w:r>
        <w:r w:rsidR="00496C9D">
          <w:rPr>
            <w:noProof/>
            <w:webHidden/>
          </w:rPr>
        </w:r>
        <w:r w:rsidR="00496C9D">
          <w:rPr>
            <w:noProof/>
            <w:webHidden/>
          </w:rPr>
          <w:fldChar w:fldCharType="separate"/>
        </w:r>
        <w:r w:rsidR="00496C9D">
          <w:rPr>
            <w:noProof/>
            <w:webHidden/>
          </w:rPr>
          <w:t>100</w:t>
        </w:r>
        <w:r w:rsidR="00496C9D">
          <w:rPr>
            <w:noProof/>
            <w:webHidden/>
          </w:rPr>
          <w:fldChar w:fldCharType="end"/>
        </w:r>
      </w:hyperlink>
    </w:p>
    <w:p w14:paraId="49E295C7"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87" w:history="1">
        <w:r w:rsidR="00496C9D" w:rsidRPr="00C12334">
          <w:rPr>
            <w:rStyle w:val="Hipervnculo"/>
            <w:noProof/>
          </w:rPr>
          <w:t>1.7.</w:t>
        </w:r>
        <w:r w:rsidR="00496C9D">
          <w:rPr>
            <w:rFonts w:asciiTheme="minorHAnsi" w:eastAsiaTheme="minorEastAsia" w:hAnsiTheme="minorHAnsi"/>
            <w:noProof/>
            <w:sz w:val="22"/>
            <w:lang w:eastAsia="es-ES"/>
          </w:rPr>
          <w:tab/>
        </w:r>
        <w:r w:rsidR="00496C9D" w:rsidRPr="00C12334">
          <w:rPr>
            <w:rStyle w:val="Hipervnculo"/>
            <w:noProof/>
          </w:rPr>
          <w:t>Panel Plagios</w:t>
        </w:r>
        <w:r w:rsidR="00496C9D">
          <w:rPr>
            <w:noProof/>
            <w:webHidden/>
          </w:rPr>
          <w:tab/>
        </w:r>
        <w:r w:rsidR="00496C9D">
          <w:rPr>
            <w:noProof/>
            <w:webHidden/>
          </w:rPr>
          <w:fldChar w:fldCharType="begin"/>
        </w:r>
        <w:r w:rsidR="00496C9D">
          <w:rPr>
            <w:noProof/>
            <w:webHidden/>
          </w:rPr>
          <w:instrText xml:space="preserve"> PAGEREF _Toc442285887 \h </w:instrText>
        </w:r>
        <w:r w:rsidR="00496C9D">
          <w:rPr>
            <w:noProof/>
            <w:webHidden/>
          </w:rPr>
        </w:r>
        <w:r w:rsidR="00496C9D">
          <w:rPr>
            <w:noProof/>
            <w:webHidden/>
          </w:rPr>
          <w:fldChar w:fldCharType="separate"/>
        </w:r>
        <w:r w:rsidR="00496C9D">
          <w:rPr>
            <w:noProof/>
            <w:webHidden/>
          </w:rPr>
          <w:t>101</w:t>
        </w:r>
        <w:r w:rsidR="00496C9D">
          <w:rPr>
            <w:noProof/>
            <w:webHidden/>
          </w:rPr>
          <w:fldChar w:fldCharType="end"/>
        </w:r>
      </w:hyperlink>
    </w:p>
    <w:p w14:paraId="1498C7BD"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88" w:history="1">
        <w:r w:rsidR="00496C9D" w:rsidRPr="00C12334">
          <w:rPr>
            <w:rStyle w:val="Hipervnculo"/>
            <w:noProof/>
          </w:rPr>
          <w:t>2.</w:t>
        </w:r>
        <w:r w:rsidR="00496C9D">
          <w:rPr>
            <w:rFonts w:asciiTheme="minorHAnsi" w:eastAsiaTheme="minorEastAsia" w:hAnsiTheme="minorHAnsi"/>
            <w:noProof/>
            <w:sz w:val="22"/>
            <w:lang w:eastAsia="es-ES"/>
          </w:rPr>
          <w:tab/>
        </w:r>
        <w:r w:rsidR="00496C9D" w:rsidRPr="00C12334">
          <w:rPr>
            <w:rStyle w:val="Hipervnculo"/>
            <w:noProof/>
          </w:rPr>
          <w:t>Manual del alumno</w:t>
        </w:r>
        <w:r w:rsidR="00496C9D">
          <w:rPr>
            <w:noProof/>
            <w:webHidden/>
          </w:rPr>
          <w:tab/>
        </w:r>
        <w:r w:rsidR="00496C9D">
          <w:rPr>
            <w:noProof/>
            <w:webHidden/>
          </w:rPr>
          <w:fldChar w:fldCharType="begin"/>
        </w:r>
        <w:r w:rsidR="00496C9D">
          <w:rPr>
            <w:noProof/>
            <w:webHidden/>
          </w:rPr>
          <w:instrText xml:space="preserve"> PAGEREF _Toc442285888 \h </w:instrText>
        </w:r>
        <w:r w:rsidR="00496C9D">
          <w:rPr>
            <w:noProof/>
            <w:webHidden/>
          </w:rPr>
        </w:r>
        <w:r w:rsidR="00496C9D">
          <w:rPr>
            <w:noProof/>
            <w:webHidden/>
          </w:rPr>
          <w:fldChar w:fldCharType="separate"/>
        </w:r>
        <w:r w:rsidR="00496C9D">
          <w:rPr>
            <w:noProof/>
            <w:webHidden/>
          </w:rPr>
          <w:t>103</w:t>
        </w:r>
        <w:r w:rsidR="00496C9D">
          <w:rPr>
            <w:noProof/>
            <w:webHidden/>
          </w:rPr>
          <w:fldChar w:fldCharType="end"/>
        </w:r>
      </w:hyperlink>
    </w:p>
    <w:p w14:paraId="44336C56"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89" w:history="1">
        <w:r w:rsidR="00496C9D" w:rsidRPr="00C12334">
          <w:rPr>
            <w:rStyle w:val="Hipervnculo"/>
            <w:noProof/>
          </w:rPr>
          <w:t>2.1.</w:t>
        </w:r>
        <w:r w:rsidR="00496C9D">
          <w:rPr>
            <w:rFonts w:asciiTheme="minorHAnsi" w:eastAsiaTheme="minorEastAsia" w:hAnsiTheme="minorHAnsi"/>
            <w:noProof/>
            <w:sz w:val="22"/>
            <w:lang w:eastAsia="es-ES"/>
          </w:rPr>
          <w:tab/>
        </w:r>
        <w:r w:rsidR="00496C9D" w:rsidRPr="00C12334">
          <w:rPr>
            <w:rStyle w:val="Hipervnculo"/>
            <w:noProof/>
          </w:rPr>
          <w:t>Aspecto Inicial</w:t>
        </w:r>
        <w:r w:rsidR="00496C9D">
          <w:rPr>
            <w:noProof/>
            <w:webHidden/>
          </w:rPr>
          <w:tab/>
        </w:r>
        <w:r w:rsidR="00496C9D">
          <w:rPr>
            <w:noProof/>
            <w:webHidden/>
          </w:rPr>
          <w:fldChar w:fldCharType="begin"/>
        </w:r>
        <w:r w:rsidR="00496C9D">
          <w:rPr>
            <w:noProof/>
            <w:webHidden/>
          </w:rPr>
          <w:instrText xml:space="preserve"> PAGEREF _Toc442285889 \h </w:instrText>
        </w:r>
        <w:r w:rsidR="00496C9D">
          <w:rPr>
            <w:noProof/>
            <w:webHidden/>
          </w:rPr>
        </w:r>
        <w:r w:rsidR="00496C9D">
          <w:rPr>
            <w:noProof/>
            <w:webHidden/>
          </w:rPr>
          <w:fldChar w:fldCharType="separate"/>
        </w:r>
        <w:r w:rsidR="00496C9D">
          <w:rPr>
            <w:noProof/>
            <w:webHidden/>
          </w:rPr>
          <w:t>103</w:t>
        </w:r>
        <w:r w:rsidR="00496C9D">
          <w:rPr>
            <w:noProof/>
            <w:webHidden/>
          </w:rPr>
          <w:fldChar w:fldCharType="end"/>
        </w:r>
      </w:hyperlink>
    </w:p>
    <w:p w14:paraId="03CFEE72"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90" w:history="1">
        <w:r w:rsidR="00496C9D" w:rsidRPr="00C12334">
          <w:rPr>
            <w:rStyle w:val="Hipervnculo"/>
            <w:noProof/>
          </w:rPr>
          <w:t>2.2.</w:t>
        </w:r>
        <w:r w:rsidR="00496C9D">
          <w:rPr>
            <w:rFonts w:asciiTheme="minorHAnsi" w:eastAsiaTheme="minorEastAsia" w:hAnsiTheme="minorHAnsi"/>
            <w:noProof/>
            <w:sz w:val="22"/>
            <w:lang w:eastAsia="es-ES"/>
          </w:rPr>
          <w:tab/>
        </w:r>
        <w:r w:rsidR="00496C9D" w:rsidRPr="00C12334">
          <w:rPr>
            <w:rStyle w:val="Hipervnculo"/>
            <w:noProof/>
          </w:rPr>
          <w:t>Información y Enunciado</w:t>
        </w:r>
        <w:r w:rsidR="00496C9D">
          <w:rPr>
            <w:noProof/>
            <w:webHidden/>
          </w:rPr>
          <w:tab/>
        </w:r>
        <w:r w:rsidR="00496C9D">
          <w:rPr>
            <w:noProof/>
            <w:webHidden/>
          </w:rPr>
          <w:fldChar w:fldCharType="begin"/>
        </w:r>
        <w:r w:rsidR="00496C9D">
          <w:rPr>
            <w:noProof/>
            <w:webHidden/>
          </w:rPr>
          <w:instrText xml:space="preserve"> PAGEREF _Toc442285890 \h </w:instrText>
        </w:r>
        <w:r w:rsidR="00496C9D">
          <w:rPr>
            <w:noProof/>
            <w:webHidden/>
          </w:rPr>
        </w:r>
        <w:r w:rsidR="00496C9D">
          <w:rPr>
            <w:noProof/>
            <w:webHidden/>
          </w:rPr>
          <w:fldChar w:fldCharType="separate"/>
        </w:r>
        <w:r w:rsidR="00496C9D">
          <w:rPr>
            <w:noProof/>
            <w:webHidden/>
          </w:rPr>
          <w:t>104</w:t>
        </w:r>
        <w:r w:rsidR="00496C9D">
          <w:rPr>
            <w:noProof/>
            <w:webHidden/>
          </w:rPr>
          <w:fldChar w:fldCharType="end"/>
        </w:r>
      </w:hyperlink>
    </w:p>
    <w:p w14:paraId="5AFB3EAA"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91" w:history="1">
        <w:r w:rsidR="00496C9D" w:rsidRPr="00C12334">
          <w:rPr>
            <w:rStyle w:val="Hipervnculo"/>
            <w:noProof/>
          </w:rPr>
          <w:t>2.3.</w:t>
        </w:r>
        <w:r w:rsidR="00496C9D">
          <w:rPr>
            <w:rFonts w:asciiTheme="minorHAnsi" w:eastAsiaTheme="minorEastAsia" w:hAnsiTheme="minorHAnsi"/>
            <w:noProof/>
            <w:sz w:val="22"/>
            <w:lang w:eastAsia="es-ES"/>
          </w:rPr>
          <w:tab/>
        </w:r>
        <w:r w:rsidR="00496C9D" w:rsidRPr="00C12334">
          <w:rPr>
            <w:rStyle w:val="Hipervnculo"/>
            <w:noProof/>
          </w:rPr>
          <w:t>Parámetros de la tarea</w:t>
        </w:r>
        <w:r w:rsidR="00496C9D">
          <w:rPr>
            <w:noProof/>
            <w:webHidden/>
          </w:rPr>
          <w:tab/>
        </w:r>
        <w:r w:rsidR="00496C9D">
          <w:rPr>
            <w:noProof/>
            <w:webHidden/>
          </w:rPr>
          <w:fldChar w:fldCharType="begin"/>
        </w:r>
        <w:r w:rsidR="00496C9D">
          <w:rPr>
            <w:noProof/>
            <w:webHidden/>
          </w:rPr>
          <w:instrText xml:space="preserve"> PAGEREF _Toc442285891 \h </w:instrText>
        </w:r>
        <w:r w:rsidR="00496C9D">
          <w:rPr>
            <w:noProof/>
            <w:webHidden/>
          </w:rPr>
        </w:r>
        <w:r w:rsidR="00496C9D">
          <w:rPr>
            <w:noProof/>
            <w:webHidden/>
          </w:rPr>
          <w:fldChar w:fldCharType="separate"/>
        </w:r>
        <w:r w:rsidR="00496C9D">
          <w:rPr>
            <w:noProof/>
            <w:webHidden/>
          </w:rPr>
          <w:t>105</w:t>
        </w:r>
        <w:r w:rsidR="00496C9D">
          <w:rPr>
            <w:noProof/>
            <w:webHidden/>
          </w:rPr>
          <w:fldChar w:fldCharType="end"/>
        </w:r>
      </w:hyperlink>
    </w:p>
    <w:p w14:paraId="739FE2E3"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92" w:history="1">
        <w:r w:rsidR="00496C9D" w:rsidRPr="00C12334">
          <w:rPr>
            <w:rStyle w:val="Hipervnculo"/>
            <w:noProof/>
          </w:rPr>
          <w:t>2.4.</w:t>
        </w:r>
        <w:r w:rsidR="00496C9D">
          <w:rPr>
            <w:rFonts w:asciiTheme="minorHAnsi" w:eastAsiaTheme="minorEastAsia" w:hAnsiTheme="minorHAnsi"/>
            <w:noProof/>
            <w:sz w:val="22"/>
            <w:lang w:eastAsia="es-ES"/>
          </w:rPr>
          <w:tab/>
        </w:r>
        <w:r w:rsidR="00496C9D" w:rsidRPr="00C12334">
          <w:rPr>
            <w:rStyle w:val="Hipervnculo"/>
            <w:noProof/>
          </w:rPr>
          <w:t>Subir práctica</w:t>
        </w:r>
        <w:r w:rsidR="00496C9D">
          <w:rPr>
            <w:noProof/>
            <w:webHidden/>
          </w:rPr>
          <w:tab/>
        </w:r>
        <w:r w:rsidR="00496C9D">
          <w:rPr>
            <w:noProof/>
            <w:webHidden/>
          </w:rPr>
          <w:fldChar w:fldCharType="begin"/>
        </w:r>
        <w:r w:rsidR="00496C9D">
          <w:rPr>
            <w:noProof/>
            <w:webHidden/>
          </w:rPr>
          <w:instrText xml:space="preserve"> PAGEREF _Toc442285892 \h </w:instrText>
        </w:r>
        <w:r w:rsidR="00496C9D">
          <w:rPr>
            <w:noProof/>
            <w:webHidden/>
          </w:rPr>
        </w:r>
        <w:r w:rsidR="00496C9D">
          <w:rPr>
            <w:noProof/>
            <w:webHidden/>
          </w:rPr>
          <w:fldChar w:fldCharType="separate"/>
        </w:r>
        <w:r w:rsidR="00496C9D">
          <w:rPr>
            <w:noProof/>
            <w:webHidden/>
          </w:rPr>
          <w:t>106</w:t>
        </w:r>
        <w:r w:rsidR="00496C9D">
          <w:rPr>
            <w:noProof/>
            <w:webHidden/>
          </w:rPr>
          <w:fldChar w:fldCharType="end"/>
        </w:r>
      </w:hyperlink>
    </w:p>
    <w:p w14:paraId="57D00437" w14:textId="77777777" w:rsidR="00496C9D" w:rsidRDefault="00DD2D73">
      <w:pPr>
        <w:pStyle w:val="TDC3"/>
        <w:tabs>
          <w:tab w:val="left" w:pos="1100"/>
          <w:tab w:val="right" w:leader="dot" w:pos="6197"/>
        </w:tabs>
        <w:rPr>
          <w:rFonts w:asciiTheme="minorHAnsi" w:eastAsiaTheme="minorEastAsia" w:hAnsiTheme="minorHAnsi"/>
          <w:noProof/>
          <w:sz w:val="22"/>
          <w:lang w:eastAsia="es-ES"/>
        </w:rPr>
      </w:pPr>
      <w:hyperlink w:anchor="_Toc442285893" w:history="1">
        <w:r w:rsidR="00496C9D" w:rsidRPr="00C12334">
          <w:rPr>
            <w:rStyle w:val="Hipervnculo"/>
            <w:noProof/>
          </w:rPr>
          <w:t>2.5.</w:t>
        </w:r>
        <w:r w:rsidR="00496C9D">
          <w:rPr>
            <w:rFonts w:asciiTheme="minorHAnsi" w:eastAsiaTheme="minorEastAsia" w:hAnsiTheme="minorHAnsi"/>
            <w:noProof/>
            <w:sz w:val="22"/>
            <w:lang w:eastAsia="es-ES"/>
          </w:rPr>
          <w:tab/>
        </w:r>
        <w:r w:rsidR="00496C9D" w:rsidRPr="00C12334">
          <w:rPr>
            <w:rStyle w:val="Hipervnculo"/>
            <w:noProof/>
          </w:rPr>
          <w:t>Ver reportes y gráficas</w:t>
        </w:r>
        <w:r w:rsidR="00496C9D">
          <w:rPr>
            <w:noProof/>
            <w:webHidden/>
          </w:rPr>
          <w:tab/>
        </w:r>
        <w:r w:rsidR="00496C9D">
          <w:rPr>
            <w:noProof/>
            <w:webHidden/>
          </w:rPr>
          <w:fldChar w:fldCharType="begin"/>
        </w:r>
        <w:r w:rsidR="00496C9D">
          <w:rPr>
            <w:noProof/>
            <w:webHidden/>
          </w:rPr>
          <w:instrText xml:space="preserve"> PAGEREF _Toc442285893 \h </w:instrText>
        </w:r>
        <w:r w:rsidR="00496C9D">
          <w:rPr>
            <w:noProof/>
            <w:webHidden/>
          </w:rPr>
        </w:r>
        <w:r w:rsidR="00496C9D">
          <w:rPr>
            <w:noProof/>
            <w:webHidden/>
          </w:rPr>
          <w:fldChar w:fldCharType="separate"/>
        </w:r>
        <w:r w:rsidR="00496C9D">
          <w:rPr>
            <w:noProof/>
            <w:webHidden/>
          </w:rPr>
          <w:t>107</w:t>
        </w:r>
        <w:r w:rsidR="00496C9D">
          <w:rPr>
            <w:noProof/>
            <w:webHidden/>
          </w:rPr>
          <w:fldChar w:fldCharType="end"/>
        </w:r>
      </w:hyperlink>
    </w:p>
    <w:p w14:paraId="623EA598" w14:textId="77777777" w:rsidR="00496C9D" w:rsidRDefault="00DD2D73">
      <w:pPr>
        <w:pStyle w:val="TDC2"/>
        <w:tabs>
          <w:tab w:val="left" w:pos="660"/>
          <w:tab w:val="right" w:leader="dot" w:pos="6197"/>
        </w:tabs>
        <w:rPr>
          <w:rFonts w:asciiTheme="minorHAnsi" w:eastAsiaTheme="minorEastAsia" w:hAnsiTheme="minorHAnsi"/>
          <w:noProof/>
          <w:sz w:val="22"/>
          <w:lang w:eastAsia="es-ES"/>
        </w:rPr>
      </w:pPr>
      <w:hyperlink w:anchor="_Toc442285894" w:history="1">
        <w:r w:rsidR="00496C9D" w:rsidRPr="00C12334">
          <w:rPr>
            <w:rStyle w:val="Hipervnculo"/>
            <w:noProof/>
          </w:rPr>
          <w:t>3.</w:t>
        </w:r>
        <w:r w:rsidR="00496C9D">
          <w:rPr>
            <w:rFonts w:asciiTheme="minorHAnsi" w:eastAsiaTheme="minorEastAsia" w:hAnsiTheme="minorHAnsi"/>
            <w:noProof/>
            <w:sz w:val="22"/>
            <w:lang w:eastAsia="es-ES"/>
          </w:rPr>
          <w:tab/>
        </w:r>
        <w:r w:rsidR="00496C9D" w:rsidRPr="00C12334">
          <w:rPr>
            <w:rStyle w:val="Hipervnculo"/>
            <w:noProof/>
          </w:rPr>
          <w:t>Cambiar Idioma</w:t>
        </w:r>
        <w:r w:rsidR="00496C9D">
          <w:rPr>
            <w:noProof/>
            <w:webHidden/>
          </w:rPr>
          <w:tab/>
        </w:r>
        <w:r w:rsidR="00496C9D">
          <w:rPr>
            <w:noProof/>
            <w:webHidden/>
          </w:rPr>
          <w:fldChar w:fldCharType="begin"/>
        </w:r>
        <w:r w:rsidR="00496C9D">
          <w:rPr>
            <w:noProof/>
            <w:webHidden/>
          </w:rPr>
          <w:instrText xml:space="preserve"> PAGEREF _Toc442285894 \h </w:instrText>
        </w:r>
        <w:r w:rsidR="00496C9D">
          <w:rPr>
            <w:noProof/>
            <w:webHidden/>
          </w:rPr>
        </w:r>
        <w:r w:rsidR="00496C9D">
          <w:rPr>
            <w:noProof/>
            <w:webHidden/>
          </w:rPr>
          <w:fldChar w:fldCharType="separate"/>
        </w:r>
        <w:r w:rsidR="00496C9D">
          <w:rPr>
            <w:noProof/>
            <w:webHidden/>
          </w:rPr>
          <w:t>107</w:t>
        </w:r>
        <w:r w:rsidR="00496C9D">
          <w:rPr>
            <w:noProof/>
            <w:webHidden/>
          </w:rPr>
          <w:fldChar w:fldCharType="end"/>
        </w:r>
      </w:hyperlink>
    </w:p>
    <w:p w14:paraId="18639C7A" w14:textId="77777777" w:rsidR="00496C9D" w:rsidRDefault="00DD2D73">
      <w:pPr>
        <w:pStyle w:val="TDC1"/>
        <w:tabs>
          <w:tab w:val="left" w:pos="660"/>
          <w:tab w:val="right" w:leader="dot" w:pos="6197"/>
        </w:tabs>
        <w:rPr>
          <w:rFonts w:asciiTheme="minorHAnsi" w:eastAsiaTheme="minorEastAsia" w:hAnsiTheme="minorHAnsi"/>
          <w:noProof/>
          <w:sz w:val="22"/>
          <w:lang w:eastAsia="es-ES"/>
        </w:rPr>
      </w:pPr>
      <w:hyperlink w:anchor="_Toc442285895" w:history="1">
        <w:r w:rsidR="00496C9D" w:rsidRPr="00C12334">
          <w:rPr>
            <w:rStyle w:val="Hipervnculo"/>
            <w:noProof/>
          </w:rPr>
          <w:t>VI -</w:t>
        </w:r>
        <w:r w:rsidR="00496C9D">
          <w:rPr>
            <w:rFonts w:asciiTheme="minorHAnsi" w:eastAsiaTheme="minorEastAsia" w:hAnsiTheme="minorHAnsi"/>
            <w:noProof/>
            <w:sz w:val="22"/>
            <w:lang w:eastAsia="es-ES"/>
          </w:rPr>
          <w:tab/>
        </w:r>
        <w:r w:rsidR="00496C9D" w:rsidRPr="00C12334">
          <w:rPr>
            <w:rStyle w:val="Hipervnculo"/>
            <w:noProof/>
          </w:rPr>
          <w:t>Bibliografía</w:t>
        </w:r>
        <w:r w:rsidR="00496C9D">
          <w:rPr>
            <w:noProof/>
            <w:webHidden/>
          </w:rPr>
          <w:tab/>
        </w:r>
        <w:r w:rsidR="00496C9D">
          <w:rPr>
            <w:noProof/>
            <w:webHidden/>
          </w:rPr>
          <w:fldChar w:fldCharType="begin"/>
        </w:r>
        <w:r w:rsidR="00496C9D">
          <w:rPr>
            <w:noProof/>
            <w:webHidden/>
          </w:rPr>
          <w:instrText xml:space="preserve"> PAGEREF _Toc442285895 \h </w:instrText>
        </w:r>
        <w:r w:rsidR="00496C9D">
          <w:rPr>
            <w:noProof/>
            <w:webHidden/>
          </w:rPr>
        </w:r>
        <w:r w:rsidR="00496C9D">
          <w:rPr>
            <w:noProof/>
            <w:webHidden/>
          </w:rPr>
          <w:fldChar w:fldCharType="separate"/>
        </w:r>
        <w:r w:rsidR="00496C9D">
          <w:rPr>
            <w:noProof/>
            <w:webHidden/>
          </w:rPr>
          <w:t>108</w:t>
        </w:r>
        <w:r w:rsidR="00496C9D">
          <w:rPr>
            <w:noProof/>
            <w:webHidden/>
          </w:rPr>
          <w:fldChar w:fldCharType="end"/>
        </w:r>
      </w:hyperlink>
    </w:p>
    <w:p w14:paraId="6AE09B11" w14:textId="144AE177" w:rsidR="00E96677" w:rsidRDefault="00E96677">
      <w:pPr>
        <w:rPr>
          <w:b/>
          <w:sz w:val="22"/>
        </w:rPr>
      </w:pPr>
      <w:r>
        <w:rPr>
          <w:b/>
          <w:sz w:val="22"/>
        </w:rPr>
        <w:fldChar w:fldCharType="end"/>
      </w:r>
    </w:p>
    <w:p w14:paraId="17B85F7C" w14:textId="77777777" w:rsidR="00E96677" w:rsidRDefault="00E96677">
      <w:pPr>
        <w:rPr>
          <w:b/>
          <w:sz w:val="22"/>
        </w:rPr>
      </w:pPr>
      <w:r>
        <w:rPr>
          <w:b/>
          <w:sz w:val="22"/>
        </w:rPr>
        <w:br w:type="page"/>
      </w:r>
    </w:p>
    <w:p w14:paraId="0DE7E50D" w14:textId="3AA33360" w:rsidR="00E96677" w:rsidRDefault="00E96677">
      <w:pPr>
        <w:rPr>
          <w:b/>
          <w:sz w:val="22"/>
        </w:rPr>
      </w:pPr>
      <w:r>
        <w:rPr>
          <w:b/>
          <w:sz w:val="22"/>
        </w:rPr>
        <w:lastRenderedPageBreak/>
        <w:t>Índice de Ilustraciones</w:t>
      </w:r>
    </w:p>
    <w:p w14:paraId="5481BF65" w14:textId="77777777" w:rsidR="00496C9D" w:rsidRPr="00496C9D" w:rsidRDefault="00E96677">
      <w:pPr>
        <w:pStyle w:val="Tabladeilustraciones"/>
        <w:tabs>
          <w:tab w:val="right" w:leader="dot" w:pos="6197"/>
        </w:tabs>
        <w:rPr>
          <w:rFonts w:asciiTheme="minorHAnsi" w:eastAsiaTheme="minorEastAsia" w:hAnsiTheme="minorHAnsi"/>
          <w:smallCaps w:val="0"/>
          <w:noProof/>
          <w:sz w:val="18"/>
          <w:szCs w:val="22"/>
          <w:lang w:eastAsia="es-ES"/>
        </w:rPr>
      </w:pPr>
      <w:r w:rsidRPr="00F46A2F">
        <w:rPr>
          <w:b/>
          <w:sz w:val="18"/>
        </w:rPr>
        <w:fldChar w:fldCharType="begin"/>
      </w:r>
      <w:r w:rsidRPr="00F46A2F">
        <w:rPr>
          <w:b/>
          <w:sz w:val="18"/>
        </w:rPr>
        <w:instrText xml:space="preserve"> TOC \h \z \c "Ilustración" </w:instrText>
      </w:r>
      <w:r w:rsidRPr="00F46A2F">
        <w:rPr>
          <w:b/>
          <w:sz w:val="18"/>
        </w:rPr>
        <w:fldChar w:fldCharType="separate"/>
      </w:r>
      <w:hyperlink w:anchor="_Toc442285896" w:history="1">
        <w:r w:rsidR="00496C9D" w:rsidRPr="00496C9D">
          <w:rPr>
            <w:rStyle w:val="Hipervnculo"/>
            <w:noProof/>
            <w:sz w:val="16"/>
          </w:rPr>
          <w:t>Ilustración 1: Resumen global de la planificación del TFG</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_Toc442285896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w:t>
        </w:r>
        <w:r w:rsidR="00496C9D" w:rsidRPr="00496C9D">
          <w:rPr>
            <w:noProof/>
            <w:webHidden/>
            <w:sz w:val="16"/>
          </w:rPr>
          <w:fldChar w:fldCharType="end"/>
        </w:r>
      </w:hyperlink>
    </w:p>
    <w:p w14:paraId="1098690D"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897" w:history="1">
        <w:r w:rsidR="00496C9D" w:rsidRPr="00496C9D">
          <w:rPr>
            <w:rStyle w:val="Hipervnculo"/>
            <w:noProof/>
            <w:sz w:val="16"/>
          </w:rPr>
          <w:t>Ilustración 2: Sprint Backlog Iteración 1</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_Toc442285897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11</w:t>
        </w:r>
        <w:r w:rsidR="00496C9D" w:rsidRPr="00496C9D">
          <w:rPr>
            <w:noProof/>
            <w:webHidden/>
            <w:sz w:val="16"/>
          </w:rPr>
          <w:fldChar w:fldCharType="end"/>
        </w:r>
      </w:hyperlink>
    </w:p>
    <w:p w14:paraId="4202C5A7"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898" w:history="1">
        <w:r w:rsidR="00496C9D" w:rsidRPr="00496C9D">
          <w:rPr>
            <w:rStyle w:val="Hipervnculo"/>
            <w:noProof/>
            <w:sz w:val="16"/>
          </w:rPr>
          <w:t>Ilustración 3: Burndown Chart Iteración 1</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_Toc442285898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11</w:t>
        </w:r>
        <w:r w:rsidR="00496C9D" w:rsidRPr="00496C9D">
          <w:rPr>
            <w:noProof/>
            <w:webHidden/>
            <w:sz w:val="16"/>
          </w:rPr>
          <w:fldChar w:fldCharType="end"/>
        </w:r>
      </w:hyperlink>
    </w:p>
    <w:p w14:paraId="7F657EC4"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899" w:history="1">
        <w:r w:rsidR="00496C9D" w:rsidRPr="00496C9D">
          <w:rPr>
            <w:rStyle w:val="Hipervnculo"/>
            <w:noProof/>
            <w:sz w:val="16"/>
          </w:rPr>
          <w:t>Ilustración 4: Sprint Backlog Iteración 2</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_Toc442285899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12</w:t>
        </w:r>
        <w:r w:rsidR="00496C9D" w:rsidRPr="00496C9D">
          <w:rPr>
            <w:noProof/>
            <w:webHidden/>
            <w:sz w:val="16"/>
          </w:rPr>
          <w:fldChar w:fldCharType="end"/>
        </w:r>
      </w:hyperlink>
    </w:p>
    <w:p w14:paraId="73BD2301"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0" w:history="1">
        <w:r w:rsidR="00496C9D" w:rsidRPr="00496C9D">
          <w:rPr>
            <w:rStyle w:val="Hipervnculo"/>
            <w:noProof/>
            <w:sz w:val="16"/>
          </w:rPr>
          <w:t>Ilustración 5: Burndown Chart Iteración 2</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13</w:t>
        </w:r>
        <w:r w:rsidR="00496C9D" w:rsidRPr="00496C9D">
          <w:rPr>
            <w:noProof/>
            <w:webHidden/>
            <w:sz w:val="16"/>
          </w:rPr>
          <w:fldChar w:fldCharType="end"/>
        </w:r>
      </w:hyperlink>
    </w:p>
    <w:p w14:paraId="39F4DCAB"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1" w:history="1">
        <w:r w:rsidR="00496C9D" w:rsidRPr="00496C9D">
          <w:rPr>
            <w:rStyle w:val="Hipervnculo"/>
            <w:noProof/>
            <w:sz w:val="16"/>
          </w:rPr>
          <w:t>Ilustración 6: Sprint Backlog Iteración 3</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14</w:t>
        </w:r>
        <w:r w:rsidR="00496C9D" w:rsidRPr="00496C9D">
          <w:rPr>
            <w:noProof/>
            <w:webHidden/>
            <w:sz w:val="16"/>
          </w:rPr>
          <w:fldChar w:fldCharType="end"/>
        </w:r>
      </w:hyperlink>
    </w:p>
    <w:p w14:paraId="01C256FB"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2" w:history="1">
        <w:r w:rsidR="00496C9D" w:rsidRPr="00496C9D">
          <w:rPr>
            <w:rStyle w:val="Hipervnculo"/>
            <w:noProof/>
            <w:sz w:val="16"/>
          </w:rPr>
          <w:t>Ilustración 7: Burndown Chart Iteración 3</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14</w:t>
        </w:r>
        <w:r w:rsidR="00496C9D" w:rsidRPr="00496C9D">
          <w:rPr>
            <w:noProof/>
            <w:webHidden/>
            <w:sz w:val="16"/>
          </w:rPr>
          <w:fldChar w:fldCharType="end"/>
        </w:r>
      </w:hyperlink>
    </w:p>
    <w:p w14:paraId="178F79E8"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3" w:history="1">
        <w:r w:rsidR="00496C9D" w:rsidRPr="00496C9D">
          <w:rPr>
            <w:rStyle w:val="Hipervnculo"/>
            <w:noProof/>
            <w:sz w:val="16"/>
          </w:rPr>
          <w:t>Ilustración 8: Sprint Backlog Iteración 4</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15</w:t>
        </w:r>
        <w:r w:rsidR="00496C9D" w:rsidRPr="00496C9D">
          <w:rPr>
            <w:noProof/>
            <w:webHidden/>
            <w:sz w:val="16"/>
          </w:rPr>
          <w:fldChar w:fldCharType="end"/>
        </w:r>
      </w:hyperlink>
    </w:p>
    <w:p w14:paraId="76447EE4"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4" w:history="1">
        <w:r w:rsidR="00496C9D" w:rsidRPr="00496C9D">
          <w:rPr>
            <w:rStyle w:val="Hipervnculo"/>
            <w:noProof/>
            <w:sz w:val="16"/>
          </w:rPr>
          <w:t>Ilustración 9: Burndown Chart Iteración 4</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16</w:t>
        </w:r>
        <w:r w:rsidR="00496C9D" w:rsidRPr="00496C9D">
          <w:rPr>
            <w:noProof/>
            <w:webHidden/>
            <w:sz w:val="16"/>
          </w:rPr>
          <w:fldChar w:fldCharType="end"/>
        </w:r>
      </w:hyperlink>
    </w:p>
    <w:p w14:paraId="3CC4D7DB"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5" w:history="1">
        <w:r w:rsidR="00496C9D" w:rsidRPr="00496C9D">
          <w:rPr>
            <w:rStyle w:val="Hipervnculo"/>
            <w:noProof/>
            <w:sz w:val="16"/>
          </w:rPr>
          <w:t>Ilustración 10: Sprint Backlog Iteración 5</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17</w:t>
        </w:r>
        <w:r w:rsidR="00496C9D" w:rsidRPr="00496C9D">
          <w:rPr>
            <w:noProof/>
            <w:webHidden/>
            <w:sz w:val="16"/>
          </w:rPr>
          <w:fldChar w:fldCharType="end"/>
        </w:r>
      </w:hyperlink>
    </w:p>
    <w:p w14:paraId="6699BD1B"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6" w:history="1">
        <w:r w:rsidR="00496C9D" w:rsidRPr="00496C9D">
          <w:rPr>
            <w:rStyle w:val="Hipervnculo"/>
            <w:noProof/>
            <w:sz w:val="16"/>
          </w:rPr>
          <w:t>Ilustración 11: Burndown Chart Iteración 5</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17</w:t>
        </w:r>
        <w:r w:rsidR="00496C9D" w:rsidRPr="00496C9D">
          <w:rPr>
            <w:noProof/>
            <w:webHidden/>
            <w:sz w:val="16"/>
          </w:rPr>
          <w:fldChar w:fldCharType="end"/>
        </w:r>
      </w:hyperlink>
    </w:p>
    <w:p w14:paraId="32F898C4"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7" w:history="1">
        <w:r w:rsidR="00496C9D" w:rsidRPr="00496C9D">
          <w:rPr>
            <w:rStyle w:val="Hipervnculo"/>
            <w:noProof/>
            <w:sz w:val="16"/>
          </w:rPr>
          <w:t>Ilustración 12: Sprint Backlog Iteración 6</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19</w:t>
        </w:r>
        <w:r w:rsidR="00496C9D" w:rsidRPr="00496C9D">
          <w:rPr>
            <w:noProof/>
            <w:webHidden/>
            <w:sz w:val="16"/>
          </w:rPr>
          <w:fldChar w:fldCharType="end"/>
        </w:r>
      </w:hyperlink>
    </w:p>
    <w:p w14:paraId="06095685"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8" w:history="1">
        <w:r w:rsidR="00496C9D" w:rsidRPr="00496C9D">
          <w:rPr>
            <w:rStyle w:val="Hipervnculo"/>
            <w:noProof/>
            <w:sz w:val="16"/>
          </w:rPr>
          <w:t>Ilustración 13: Burndown Chart Iteración 6</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19</w:t>
        </w:r>
        <w:r w:rsidR="00496C9D" w:rsidRPr="00496C9D">
          <w:rPr>
            <w:noProof/>
            <w:webHidden/>
            <w:sz w:val="16"/>
          </w:rPr>
          <w:fldChar w:fldCharType="end"/>
        </w:r>
      </w:hyperlink>
    </w:p>
    <w:p w14:paraId="2F48F273"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9" w:history="1">
        <w:r w:rsidR="00496C9D" w:rsidRPr="00496C9D">
          <w:rPr>
            <w:rStyle w:val="Hipervnculo"/>
            <w:noProof/>
            <w:sz w:val="16"/>
          </w:rPr>
          <w:t>Ilustración 14: Sprint Backlog Iteración 7</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20</w:t>
        </w:r>
        <w:r w:rsidR="00496C9D" w:rsidRPr="00496C9D">
          <w:rPr>
            <w:noProof/>
            <w:webHidden/>
            <w:sz w:val="16"/>
          </w:rPr>
          <w:fldChar w:fldCharType="end"/>
        </w:r>
      </w:hyperlink>
    </w:p>
    <w:p w14:paraId="1C8A0038"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0" w:history="1">
        <w:r w:rsidR="00496C9D" w:rsidRPr="00496C9D">
          <w:rPr>
            <w:rStyle w:val="Hipervnculo"/>
            <w:noProof/>
            <w:sz w:val="16"/>
          </w:rPr>
          <w:t>Ilustración 15: Burndown Chart Iteración 7</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21</w:t>
        </w:r>
        <w:r w:rsidR="00496C9D" w:rsidRPr="00496C9D">
          <w:rPr>
            <w:noProof/>
            <w:webHidden/>
            <w:sz w:val="16"/>
          </w:rPr>
          <w:fldChar w:fldCharType="end"/>
        </w:r>
      </w:hyperlink>
    </w:p>
    <w:p w14:paraId="75372108"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1" w:history="1">
        <w:r w:rsidR="00496C9D" w:rsidRPr="00496C9D">
          <w:rPr>
            <w:rStyle w:val="Hipervnculo"/>
            <w:noProof/>
            <w:sz w:val="16"/>
          </w:rPr>
          <w:t>Ilustración 16: Sprint Backlog Iteración 8</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22</w:t>
        </w:r>
        <w:r w:rsidR="00496C9D" w:rsidRPr="00496C9D">
          <w:rPr>
            <w:noProof/>
            <w:webHidden/>
            <w:sz w:val="16"/>
          </w:rPr>
          <w:fldChar w:fldCharType="end"/>
        </w:r>
      </w:hyperlink>
    </w:p>
    <w:p w14:paraId="5EFB350D"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2" w:history="1">
        <w:r w:rsidR="00496C9D" w:rsidRPr="00496C9D">
          <w:rPr>
            <w:rStyle w:val="Hipervnculo"/>
            <w:noProof/>
            <w:sz w:val="16"/>
          </w:rPr>
          <w:t>Ilustración 17: Burndown Chart Iteración 8</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22</w:t>
        </w:r>
        <w:r w:rsidR="00496C9D" w:rsidRPr="00496C9D">
          <w:rPr>
            <w:noProof/>
            <w:webHidden/>
            <w:sz w:val="16"/>
          </w:rPr>
          <w:fldChar w:fldCharType="end"/>
        </w:r>
      </w:hyperlink>
    </w:p>
    <w:p w14:paraId="662F2B62"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3" w:history="1">
        <w:r w:rsidR="00496C9D" w:rsidRPr="00496C9D">
          <w:rPr>
            <w:rStyle w:val="Hipervnculo"/>
            <w:noProof/>
            <w:sz w:val="16"/>
          </w:rPr>
          <w:t>Ilustración 18: Sprint Backlog Iteración 9</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23</w:t>
        </w:r>
        <w:r w:rsidR="00496C9D" w:rsidRPr="00496C9D">
          <w:rPr>
            <w:noProof/>
            <w:webHidden/>
            <w:sz w:val="16"/>
          </w:rPr>
          <w:fldChar w:fldCharType="end"/>
        </w:r>
      </w:hyperlink>
    </w:p>
    <w:p w14:paraId="3AA02B83"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4" w:history="1">
        <w:r w:rsidR="00496C9D" w:rsidRPr="00496C9D">
          <w:rPr>
            <w:rStyle w:val="Hipervnculo"/>
            <w:noProof/>
            <w:sz w:val="16"/>
          </w:rPr>
          <w:t>Ilustración 19: Burndown Chart Iteración 9</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24</w:t>
        </w:r>
        <w:r w:rsidR="00496C9D" w:rsidRPr="00496C9D">
          <w:rPr>
            <w:noProof/>
            <w:webHidden/>
            <w:sz w:val="16"/>
          </w:rPr>
          <w:fldChar w:fldCharType="end"/>
        </w:r>
      </w:hyperlink>
    </w:p>
    <w:p w14:paraId="2DB2236C"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5" w:history="1">
        <w:r w:rsidR="00496C9D" w:rsidRPr="00496C9D">
          <w:rPr>
            <w:rStyle w:val="Hipervnculo"/>
            <w:noProof/>
            <w:sz w:val="16"/>
          </w:rPr>
          <w:t>Ilustración 20: Sprint Backlog Iteración 10</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25</w:t>
        </w:r>
        <w:r w:rsidR="00496C9D" w:rsidRPr="00496C9D">
          <w:rPr>
            <w:noProof/>
            <w:webHidden/>
            <w:sz w:val="16"/>
          </w:rPr>
          <w:fldChar w:fldCharType="end"/>
        </w:r>
      </w:hyperlink>
    </w:p>
    <w:p w14:paraId="2605B01E"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6" w:history="1">
        <w:r w:rsidR="00496C9D" w:rsidRPr="00496C9D">
          <w:rPr>
            <w:rStyle w:val="Hipervnculo"/>
            <w:noProof/>
            <w:sz w:val="16"/>
          </w:rPr>
          <w:t>Ilustración 21: Burndown Chart Iteración 10</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25</w:t>
        </w:r>
        <w:r w:rsidR="00496C9D" w:rsidRPr="00496C9D">
          <w:rPr>
            <w:noProof/>
            <w:webHidden/>
            <w:sz w:val="16"/>
          </w:rPr>
          <w:fldChar w:fldCharType="end"/>
        </w:r>
      </w:hyperlink>
    </w:p>
    <w:p w14:paraId="4342261F"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7" w:history="1">
        <w:r w:rsidR="00496C9D" w:rsidRPr="00496C9D">
          <w:rPr>
            <w:rStyle w:val="Hipervnculo"/>
            <w:noProof/>
            <w:sz w:val="16"/>
          </w:rPr>
          <w:t>Ilustración 22: DCU - colores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35</w:t>
        </w:r>
        <w:r w:rsidR="00496C9D" w:rsidRPr="00496C9D">
          <w:rPr>
            <w:noProof/>
            <w:webHidden/>
            <w:sz w:val="16"/>
          </w:rPr>
          <w:fldChar w:fldCharType="end"/>
        </w:r>
      </w:hyperlink>
    </w:p>
    <w:p w14:paraId="5BBD4814"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8" w:history="1">
        <w:r w:rsidR="00496C9D" w:rsidRPr="00496C9D">
          <w:rPr>
            <w:rStyle w:val="Hipervnculo"/>
            <w:noProof/>
            <w:sz w:val="16"/>
          </w:rPr>
          <w:t>Ilustración 23: DCU - general del sistema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36</w:t>
        </w:r>
        <w:r w:rsidR="00496C9D" w:rsidRPr="00496C9D">
          <w:rPr>
            <w:noProof/>
            <w:webHidden/>
            <w:sz w:val="16"/>
          </w:rPr>
          <w:fldChar w:fldCharType="end"/>
        </w:r>
      </w:hyperlink>
    </w:p>
    <w:p w14:paraId="078318C9"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9" w:history="1">
        <w:r w:rsidR="00496C9D" w:rsidRPr="00496C9D">
          <w:rPr>
            <w:rStyle w:val="Hipervnculo"/>
            <w:noProof/>
            <w:sz w:val="16"/>
          </w:rPr>
          <w:t>Ilustración 24: DCU - profesor seleccionar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36</w:t>
        </w:r>
        <w:r w:rsidR="00496C9D" w:rsidRPr="00496C9D">
          <w:rPr>
            <w:noProof/>
            <w:webHidden/>
            <w:sz w:val="16"/>
          </w:rPr>
          <w:fldChar w:fldCharType="end"/>
        </w:r>
      </w:hyperlink>
    </w:p>
    <w:p w14:paraId="4B5A919D"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0" w:history="1">
        <w:r w:rsidR="00496C9D" w:rsidRPr="00496C9D">
          <w:rPr>
            <w:rStyle w:val="Hipervnculo"/>
            <w:noProof/>
            <w:sz w:val="16"/>
          </w:rPr>
          <w:t>Ilustración 25: DCU - alumno seleccionar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37</w:t>
        </w:r>
        <w:r w:rsidR="00496C9D" w:rsidRPr="00496C9D">
          <w:rPr>
            <w:noProof/>
            <w:webHidden/>
            <w:sz w:val="16"/>
          </w:rPr>
          <w:fldChar w:fldCharType="end"/>
        </w:r>
      </w:hyperlink>
    </w:p>
    <w:p w14:paraId="6C910F85"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1" w:history="1">
        <w:r w:rsidR="00496C9D" w:rsidRPr="00496C9D">
          <w:rPr>
            <w:rStyle w:val="Hipervnculo"/>
            <w:noProof/>
            <w:sz w:val="16"/>
          </w:rPr>
          <w:t>Ilustración 26: Modelo relacional</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53</w:t>
        </w:r>
        <w:r w:rsidR="00496C9D" w:rsidRPr="00496C9D">
          <w:rPr>
            <w:noProof/>
            <w:webHidden/>
            <w:sz w:val="16"/>
          </w:rPr>
          <w:fldChar w:fldCharType="end"/>
        </w:r>
      </w:hyperlink>
    </w:p>
    <w:p w14:paraId="140D5934"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2" w:history="1">
        <w:r w:rsidR="00496C9D" w:rsidRPr="00496C9D">
          <w:rPr>
            <w:rStyle w:val="Hipervnculo"/>
            <w:noProof/>
            <w:sz w:val="16"/>
          </w:rPr>
          <w:t>Ilustración 27: Diagrama de paquetes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60</w:t>
        </w:r>
        <w:r w:rsidR="00496C9D" w:rsidRPr="00496C9D">
          <w:rPr>
            <w:noProof/>
            <w:webHidden/>
            <w:sz w:val="16"/>
          </w:rPr>
          <w:fldChar w:fldCharType="end"/>
        </w:r>
      </w:hyperlink>
    </w:p>
    <w:p w14:paraId="5F23EB58"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r:id="rId13" w:anchor="_Toc442285923" w:history="1">
        <w:r w:rsidR="00496C9D" w:rsidRPr="00496C9D">
          <w:rPr>
            <w:rStyle w:val="Hipervnculo"/>
            <w:noProof/>
            <w:sz w:val="16"/>
          </w:rPr>
          <w:t>Ilustración 28: Diagrama de clases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62</w:t>
        </w:r>
        <w:r w:rsidR="00496C9D" w:rsidRPr="00496C9D">
          <w:rPr>
            <w:noProof/>
            <w:webHidden/>
            <w:sz w:val="16"/>
          </w:rPr>
          <w:fldChar w:fldCharType="end"/>
        </w:r>
      </w:hyperlink>
    </w:p>
    <w:p w14:paraId="00086571"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4" w:history="1">
        <w:r w:rsidR="00496C9D" w:rsidRPr="00496C9D">
          <w:rPr>
            <w:rStyle w:val="Hipervnculo"/>
            <w:noProof/>
            <w:sz w:val="16"/>
          </w:rPr>
          <w:t>Ilustración 29: Diagrama de secuencia "Conexión del usuario"</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64</w:t>
        </w:r>
        <w:r w:rsidR="00496C9D" w:rsidRPr="00496C9D">
          <w:rPr>
            <w:noProof/>
            <w:webHidden/>
            <w:sz w:val="16"/>
          </w:rPr>
          <w:fldChar w:fldCharType="end"/>
        </w:r>
      </w:hyperlink>
    </w:p>
    <w:p w14:paraId="5D2844B0"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5" w:history="1">
        <w:r w:rsidR="00496C9D" w:rsidRPr="00496C9D">
          <w:rPr>
            <w:rStyle w:val="Hipervnculo"/>
            <w:noProof/>
            <w:sz w:val="16"/>
          </w:rPr>
          <w:t>Ilustración 30: Diagrama de secuencia "Registro del profesor en la aplicaicón"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65</w:t>
        </w:r>
        <w:r w:rsidR="00496C9D" w:rsidRPr="00496C9D">
          <w:rPr>
            <w:noProof/>
            <w:webHidden/>
            <w:sz w:val="16"/>
          </w:rPr>
          <w:fldChar w:fldCharType="end"/>
        </w:r>
      </w:hyperlink>
    </w:p>
    <w:p w14:paraId="6CE00D52"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6" w:history="1">
        <w:r w:rsidR="00496C9D" w:rsidRPr="00496C9D">
          <w:rPr>
            <w:rStyle w:val="Hipervnculo"/>
            <w:noProof/>
            <w:sz w:val="16"/>
          </w:rPr>
          <w:t>Ilustración 31: Diagrama de secuencia "Profesor configura parámetros de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65</w:t>
        </w:r>
        <w:r w:rsidR="00496C9D" w:rsidRPr="00496C9D">
          <w:rPr>
            <w:noProof/>
            <w:webHidden/>
            <w:sz w:val="16"/>
          </w:rPr>
          <w:fldChar w:fldCharType="end"/>
        </w:r>
      </w:hyperlink>
    </w:p>
    <w:p w14:paraId="6A6BF427"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7" w:history="1">
        <w:r w:rsidR="00496C9D" w:rsidRPr="00496C9D">
          <w:rPr>
            <w:rStyle w:val="Hipervnculo"/>
            <w:noProof/>
            <w:sz w:val="16"/>
          </w:rPr>
          <w:t>Ilustración 32: Diagrama de secuencia "Profesor sube test"</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66</w:t>
        </w:r>
        <w:r w:rsidR="00496C9D" w:rsidRPr="00496C9D">
          <w:rPr>
            <w:noProof/>
            <w:webHidden/>
            <w:sz w:val="16"/>
          </w:rPr>
          <w:fldChar w:fldCharType="end"/>
        </w:r>
      </w:hyperlink>
    </w:p>
    <w:p w14:paraId="4A8275A0"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8" w:history="1">
        <w:r w:rsidR="00496C9D" w:rsidRPr="00496C9D">
          <w:rPr>
            <w:rStyle w:val="Hipervnculo"/>
            <w:noProof/>
            <w:sz w:val="16"/>
          </w:rPr>
          <w:t>Ilustración 33: Diagrama de secuencia "Alumno sube práctica"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67</w:t>
        </w:r>
        <w:r w:rsidR="00496C9D" w:rsidRPr="00496C9D">
          <w:rPr>
            <w:noProof/>
            <w:webHidden/>
            <w:sz w:val="16"/>
          </w:rPr>
          <w:fldChar w:fldCharType="end"/>
        </w:r>
      </w:hyperlink>
    </w:p>
    <w:p w14:paraId="09E765D4"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9" w:history="1">
        <w:r w:rsidR="00496C9D" w:rsidRPr="00496C9D">
          <w:rPr>
            <w:rStyle w:val="Hipervnculo"/>
            <w:noProof/>
            <w:sz w:val="16"/>
          </w:rPr>
          <w:t>Ilustración 34: Diagrama de secuencia "Alumno sube práctica incorrecta"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68</w:t>
        </w:r>
        <w:r w:rsidR="00496C9D" w:rsidRPr="00496C9D">
          <w:rPr>
            <w:noProof/>
            <w:webHidden/>
            <w:sz w:val="16"/>
          </w:rPr>
          <w:fldChar w:fldCharType="end"/>
        </w:r>
      </w:hyperlink>
    </w:p>
    <w:p w14:paraId="0D3A1C4F"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0" w:history="1">
        <w:r w:rsidR="00496C9D" w:rsidRPr="00496C9D">
          <w:rPr>
            <w:rStyle w:val="Hipervnculo"/>
            <w:noProof/>
            <w:sz w:val="16"/>
          </w:rPr>
          <w:t>Ilustración 35: Diagrama de despliegue</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69</w:t>
        </w:r>
        <w:r w:rsidR="00496C9D" w:rsidRPr="00496C9D">
          <w:rPr>
            <w:noProof/>
            <w:webHidden/>
            <w:sz w:val="16"/>
          </w:rPr>
          <w:fldChar w:fldCharType="end"/>
        </w:r>
      </w:hyperlink>
    </w:p>
    <w:p w14:paraId="095CAF36"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1" w:history="1">
        <w:r w:rsidR="00496C9D" w:rsidRPr="00496C9D">
          <w:rPr>
            <w:rStyle w:val="Hipervnculo"/>
            <w:noProof/>
            <w:sz w:val="16"/>
          </w:rPr>
          <w:t>Ilustración 36: Directorio raíz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71</w:t>
        </w:r>
        <w:r w:rsidR="00496C9D" w:rsidRPr="00496C9D">
          <w:rPr>
            <w:noProof/>
            <w:webHidden/>
            <w:sz w:val="16"/>
          </w:rPr>
          <w:fldChar w:fldCharType="end"/>
        </w:r>
      </w:hyperlink>
    </w:p>
    <w:p w14:paraId="43BA5A0C"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2" w:history="1">
        <w:r w:rsidR="00496C9D" w:rsidRPr="00496C9D">
          <w:rPr>
            <w:rStyle w:val="Hipervnculo"/>
            <w:noProof/>
            <w:sz w:val="16"/>
          </w:rPr>
          <w:t>Ilustración 37: Directorio “config”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71</w:t>
        </w:r>
        <w:r w:rsidR="00496C9D" w:rsidRPr="00496C9D">
          <w:rPr>
            <w:noProof/>
            <w:webHidden/>
            <w:sz w:val="16"/>
          </w:rPr>
          <w:fldChar w:fldCharType="end"/>
        </w:r>
      </w:hyperlink>
    </w:p>
    <w:p w14:paraId="5F1D575F"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3" w:history="1">
        <w:r w:rsidR="00496C9D" w:rsidRPr="00496C9D">
          <w:rPr>
            <w:rStyle w:val="Hipervnculo"/>
            <w:noProof/>
            <w:sz w:val="16"/>
          </w:rPr>
          <w:t>Ilustración 38: Directorio "ficheros_test"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72</w:t>
        </w:r>
        <w:r w:rsidR="00496C9D" w:rsidRPr="00496C9D">
          <w:rPr>
            <w:noProof/>
            <w:webHidden/>
            <w:sz w:val="16"/>
          </w:rPr>
          <w:fldChar w:fldCharType="end"/>
        </w:r>
      </w:hyperlink>
    </w:p>
    <w:p w14:paraId="03ADCFA0"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4" w:history="1">
        <w:r w:rsidR="00496C9D" w:rsidRPr="00496C9D">
          <w:rPr>
            <w:rStyle w:val="Hipervnculo"/>
            <w:noProof/>
            <w:sz w:val="16"/>
          </w:rPr>
          <w:t>Ilustración 39: Directorio "src/Controller"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72</w:t>
        </w:r>
        <w:r w:rsidR="00496C9D" w:rsidRPr="00496C9D">
          <w:rPr>
            <w:noProof/>
            <w:webHidden/>
            <w:sz w:val="16"/>
          </w:rPr>
          <w:fldChar w:fldCharType="end"/>
        </w:r>
      </w:hyperlink>
    </w:p>
    <w:p w14:paraId="3E02E71F"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5" w:history="1">
        <w:r w:rsidR="00496C9D" w:rsidRPr="00496C9D">
          <w:rPr>
            <w:rStyle w:val="Hipervnculo"/>
            <w:noProof/>
            <w:sz w:val="16"/>
          </w:rPr>
          <w:t>Ilustración 40: Directorio "src/Template"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73</w:t>
        </w:r>
        <w:r w:rsidR="00496C9D" w:rsidRPr="00496C9D">
          <w:rPr>
            <w:noProof/>
            <w:webHidden/>
            <w:sz w:val="16"/>
          </w:rPr>
          <w:fldChar w:fldCharType="end"/>
        </w:r>
      </w:hyperlink>
    </w:p>
    <w:p w14:paraId="10695A5E"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6" w:history="1">
        <w:r w:rsidR="00496C9D" w:rsidRPr="00496C9D">
          <w:rPr>
            <w:rStyle w:val="Hipervnculo"/>
            <w:noProof/>
            <w:sz w:val="16"/>
          </w:rPr>
          <w:t>Ilustración 41: Directorio "src/Model"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74</w:t>
        </w:r>
        <w:r w:rsidR="00496C9D" w:rsidRPr="00496C9D">
          <w:rPr>
            <w:noProof/>
            <w:webHidden/>
            <w:sz w:val="16"/>
          </w:rPr>
          <w:fldChar w:fldCharType="end"/>
        </w:r>
      </w:hyperlink>
    </w:p>
    <w:p w14:paraId="34BC9447"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7" w:history="1">
        <w:r w:rsidR="00496C9D" w:rsidRPr="00496C9D">
          <w:rPr>
            <w:rStyle w:val="Hipervnculo"/>
            <w:noProof/>
            <w:sz w:val="16"/>
          </w:rPr>
          <w:t>Ilustración 42: Directorio "src/Locale"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75</w:t>
        </w:r>
        <w:r w:rsidR="00496C9D" w:rsidRPr="00496C9D">
          <w:rPr>
            <w:noProof/>
            <w:webHidden/>
            <w:sz w:val="16"/>
          </w:rPr>
          <w:fldChar w:fldCharType="end"/>
        </w:r>
      </w:hyperlink>
    </w:p>
    <w:p w14:paraId="41913040"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8" w:history="1">
        <w:r w:rsidR="00496C9D" w:rsidRPr="00496C9D">
          <w:rPr>
            <w:rStyle w:val="Hipervnculo"/>
            <w:noProof/>
            <w:sz w:val="16"/>
          </w:rPr>
          <w:t>Ilustración 43: Directorio "vendor"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76</w:t>
        </w:r>
        <w:r w:rsidR="00496C9D" w:rsidRPr="00496C9D">
          <w:rPr>
            <w:noProof/>
            <w:webHidden/>
            <w:sz w:val="16"/>
          </w:rPr>
          <w:fldChar w:fldCharType="end"/>
        </w:r>
      </w:hyperlink>
    </w:p>
    <w:p w14:paraId="79F4D386"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9" w:history="1">
        <w:r w:rsidR="00496C9D" w:rsidRPr="00496C9D">
          <w:rPr>
            <w:rStyle w:val="Hipervnculo"/>
            <w:noProof/>
            <w:sz w:val="16"/>
          </w:rPr>
          <w:t>Ilustración 44: Directorio "webroot"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77</w:t>
        </w:r>
        <w:r w:rsidR="00496C9D" w:rsidRPr="00496C9D">
          <w:rPr>
            <w:noProof/>
            <w:webHidden/>
            <w:sz w:val="16"/>
          </w:rPr>
          <w:fldChar w:fldCharType="end"/>
        </w:r>
      </w:hyperlink>
    </w:p>
    <w:p w14:paraId="4063B870"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0" w:history="1">
        <w:r w:rsidR="00496C9D" w:rsidRPr="00496C9D">
          <w:rPr>
            <w:rStyle w:val="Hipervnculo"/>
            <w:noProof/>
            <w:sz w:val="16"/>
          </w:rPr>
          <w:t>Ilustración 45: Instalar WampServer paso 1</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78</w:t>
        </w:r>
        <w:r w:rsidR="00496C9D" w:rsidRPr="00496C9D">
          <w:rPr>
            <w:noProof/>
            <w:webHidden/>
            <w:sz w:val="16"/>
          </w:rPr>
          <w:fldChar w:fldCharType="end"/>
        </w:r>
      </w:hyperlink>
    </w:p>
    <w:p w14:paraId="4CA764CC"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1" w:history="1">
        <w:r w:rsidR="00496C9D" w:rsidRPr="00496C9D">
          <w:rPr>
            <w:rStyle w:val="Hipervnculo"/>
            <w:noProof/>
            <w:sz w:val="16"/>
          </w:rPr>
          <w:t>Ilustración 46: Instalar WampServer paso 2</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78</w:t>
        </w:r>
        <w:r w:rsidR="00496C9D" w:rsidRPr="00496C9D">
          <w:rPr>
            <w:noProof/>
            <w:webHidden/>
            <w:sz w:val="16"/>
          </w:rPr>
          <w:fldChar w:fldCharType="end"/>
        </w:r>
      </w:hyperlink>
    </w:p>
    <w:p w14:paraId="4CD2C438"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2" w:history="1">
        <w:r w:rsidR="00496C9D" w:rsidRPr="00496C9D">
          <w:rPr>
            <w:rStyle w:val="Hipervnculo"/>
            <w:noProof/>
            <w:sz w:val="16"/>
          </w:rPr>
          <w:t>Ilustración 47: Instalar WampServer paso 3</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79</w:t>
        </w:r>
        <w:r w:rsidR="00496C9D" w:rsidRPr="00496C9D">
          <w:rPr>
            <w:noProof/>
            <w:webHidden/>
            <w:sz w:val="16"/>
          </w:rPr>
          <w:fldChar w:fldCharType="end"/>
        </w:r>
      </w:hyperlink>
    </w:p>
    <w:p w14:paraId="4CBE7794"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3" w:history="1">
        <w:r w:rsidR="00496C9D" w:rsidRPr="00496C9D">
          <w:rPr>
            <w:rStyle w:val="Hipervnculo"/>
            <w:noProof/>
            <w:sz w:val="16"/>
          </w:rPr>
          <w:t>Ilustración 48: HeidiSQL sql creación de tablas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80</w:t>
        </w:r>
        <w:r w:rsidR="00496C9D" w:rsidRPr="00496C9D">
          <w:rPr>
            <w:noProof/>
            <w:webHidden/>
            <w:sz w:val="16"/>
          </w:rPr>
          <w:fldChar w:fldCharType="end"/>
        </w:r>
      </w:hyperlink>
    </w:p>
    <w:p w14:paraId="41FE3D6F"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4" w:history="1">
        <w:r w:rsidR="00496C9D" w:rsidRPr="00496C9D">
          <w:rPr>
            <w:rStyle w:val="Hipervnculo"/>
            <w:noProof/>
            <w:sz w:val="16"/>
          </w:rPr>
          <w:t>Ilustración 49: Java JDK descarga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81</w:t>
        </w:r>
        <w:r w:rsidR="00496C9D" w:rsidRPr="00496C9D">
          <w:rPr>
            <w:noProof/>
            <w:webHidden/>
            <w:sz w:val="16"/>
          </w:rPr>
          <w:fldChar w:fldCharType="end"/>
        </w:r>
      </w:hyperlink>
    </w:p>
    <w:p w14:paraId="5187AEE7"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5" w:history="1">
        <w:r w:rsidR="00496C9D" w:rsidRPr="00496C9D">
          <w:rPr>
            <w:rStyle w:val="Hipervnculo"/>
            <w:noProof/>
            <w:sz w:val="16"/>
          </w:rPr>
          <w:t>Ilustración 50: Maven descarga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82</w:t>
        </w:r>
        <w:r w:rsidR="00496C9D" w:rsidRPr="00496C9D">
          <w:rPr>
            <w:noProof/>
            <w:webHidden/>
            <w:sz w:val="16"/>
          </w:rPr>
          <w:fldChar w:fldCharType="end"/>
        </w:r>
      </w:hyperlink>
    </w:p>
    <w:p w14:paraId="5D4DBD1E"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6" w:history="1">
        <w:r w:rsidR="00496C9D" w:rsidRPr="00496C9D">
          <w:rPr>
            <w:rStyle w:val="Hipervnculo"/>
            <w:noProof/>
            <w:sz w:val="16"/>
          </w:rPr>
          <w:t>Ilustración 51: CakePHP Instalación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83</w:t>
        </w:r>
        <w:r w:rsidR="00496C9D" w:rsidRPr="00496C9D">
          <w:rPr>
            <w:noProof/>
            <w:webHidden/>
            <w:sz w:val="16"/>
          </w:rPr>
          <w:fldChar w:fldCharType="end"/>
        </w:r>
      </w:hyperlink>
    </w:p>
    <w:p w14:paraId="0A5D02A4"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7" w:history="1">
        <w:r w:rsidR="00496C9D" w:rsidRPr="00496C9D">
          <w:rPr>
            <w:rStyle w:val="Hipervnculo"/>
            <w:noProof/>
            <w:sz w:val="16"/>
          </w:rPr>
          <w:t>Ilustración 52: Moodle instalación seleccionar idioma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84</w:t>
        </w:r>
        <w:r w:rsidR="00496C9D" w:rsidRPr="00496C9D">
          <w:rPr>
            <w:noProof/>
            <w:webHidden/>
            <w:sz w:val="16"/>
          </w:rPr>
          <w:fldChar w:fldCharType="end"/>
        </w:r>
      </w:hyperlink>
    </w:p>
    <w:p w14:paraId="2D3AFFC8"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8" w:history="1">
        <w:r w:rsidR="00496C9D" w:rsidRPr="00496C9D">
          <w:rPr>
            <w:rStyle w:val="Hipervnculo"/>
            <w:noProof/>
            <w:sz w:val="16"/>
          </w:rPr>
          <w:t>Ilustración 53: Moodle instalación ajuste base de datos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85</w:t>
        </w:r>
        <w:r w:rsidR="00496C9D" w:rsidRPr="00496C9D">
          <w:rPr>
            <w:noProof/>
            <w:webHidden/>
            <w:sz w:val="16"/>
          </w:rPr>
          <w:fldChar w:fldCharType="end"/>
        </w:r>
      </w:hyperlink>
    </w:p>
    <w:p w14:paraId="4B7369F5"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9" w:history="1">
        <w:r w:rsidR="00496C9D" w:rsidRPr="00496C9D">
          <w:rPr>
            <w:rStyle w:val="Hipervnculo"/>
            <w:noProof/>
            <w:sz w:val="16"/>
          </w:rPr>
          <w:t>Ilustración 54: Moodle instalación datos admin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85</w:t>
        </w:r>
        <w:r w:rsidR="00496C9D" w:rsidRPr="00496C9D">
          <w:rPr>
            <w:noProof/>
            <w:webHidden/>
            <w:sz w:val="16"/>
          </w:rPr>
          <w:fldChar w:fldCharType="end"/>
        </w:r>
      </w:hyperlink>
    </w:p>
    <w:p w14:paraId="25B4AEBA"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0" w:history="1">
        <w:r w:rsidR="00496C9D" w:rsidRPr="00496C9D">
          <w:rPr>
            <w:rStyle w:val="Hipervnculo"/>
            <w:noProof/>
            <w:sz w:val="16"/>
          </w:rPr>
          <w:t>Ilustración 55: Salida cmd obtenida tras ejecuctar pruebas unitarias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89</w:t>
        </w:r>
        <w:r w:rsidR="00496C9D" w:rsidRPr="00496C9D">
          <w:rPr>
            <w:noProof/>
            <w:webHidden/>
            <w:sz w:val="16"/>
          </w:rPr>
          <w:fldChar w:fldCharType="end"/>
        </w:r>
      </w:hyperlink>
    </w:p>
    <w:p w14:paraId="1F9FDD6E"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1" w:history="1">
        <w:r w:rsidR="00496C9D" w:rsidRPr="00496C9D">
          <w:rPr>
            <w:rStyle w:val="Hipervnculo"/>
            <w:noProof/>
            <w:sz w:val="16"/>
          </w:rPr>
          <w:t>Ilustración 56: Salida cmd obtenida tras ejecutar pruebas de cobertura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90</w:t>
        </w:r>
        <w:r w:rsidR="00496C9D" w:rsidRPr="00496C9D">
          <w:rPr>
            <w:noProof/>
            <w:webHidden/>
            <w:sz w:val="16"/>
          </w:rPr>
          <w:fldChar w:fldCharType="end"/>
        </w:r>
      </w:hyperlink>
    </w:p>
    <w:p w14:paraId="52FE7FDB"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2" w:history="1">
        <w:r w:rsidR="00496C9D" w:rsidRPr="00496C9D">
          <w:rPr>
            <w:rStyle w:val="Hipervnculo"/>
            <w:noProof/>
            <w:sz w:val="16"/>
          </w:rPr>
          <w:t>Ilustración 57: Resultado del test de cobertura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90</w:t>
        </w:r>
        <w:r w:rsidR="00496C9D" w:rsidRPr="00496C9D">
          <w:rPr>
            <w:noProof/>
            <w:webHidden/>
            <w:sz w:val="16"/>
          </w:rPr>
          <w:fldChar w:fldCharType="end"/>
        </w:r>
      </w:hyperlink>
    </w:p>
    <w:p w14:paraId="087BC58F"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3" w:history="1">
        <w:r w:rsidR="00496C9D" w:rsidRPr="00496C9D">
          <w:rPr>
            <w:rStyle w:val="Hipervnculo"/>
            <w:noProof/>
            <w:sz w:val="16"/>
          </w:rPr>
          <w:t>Ilustración 58: Resultado de test de cobertura carpeta "src"</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91</w:t>
        </w:r>
        <w:r w:rsidR="00496C9D" w:rsidRPr="00496C9D">
          <w:rPr>
            <w:noProof/>
            <w:webHidden/>
            <w:sz w:val="16"/>
          </w:rPr>
          <w:fldChar w:fldCharType="end"/>
        </w:r>
      </w:hyperlink>
    </w:p>
    <w:p w14:paraId="0F56BFFE"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4" w:history="1">
        <w:r w:rsidR="00496C9D" w:rsidRPr="00496C9D">
          <w:rPr>
            <w:rStyle w:val="Hipervnculo"/>
            <w:noProof/>
            <w:sz w:val="16"/>
          </w:rPr>
          <w:t>Ilustración 59: Cobertura de código de los controladores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93</w:t>
        </w:r>
        <w:r w:rsidR="00496C9D" w:rsidRPr="00496C9D">
          <w:rPr>
            <w:noProof/>
            <w:webHidden/>
            <w:sz w:val="16"/>
          </w:rPr>
          <w:fldChar w:fldCharType="end"/>
        </w:r>
      </w:hyperlink>
    </w:p>
    <w:p w14:paraId="0E1019DD"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5" w:history="1">
        <w:r w:rsidR="00496C9D" w:rsidRPr="00496C9D">
          <w:rPr>
            <w:rStyle w:val="Hipervnculo"/>
            <w:noProof/>
            <w:sz w:val="16"/>
          </w:rPr>
          <w:t>Ilustración 60: Formulario de registro del profesor</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94</w:t>
        </w:r>
        <w:r w:rsidR="00496C9D" w:rsidRPr="00496C9D">
          <w:rPr>
            <w:noProof/>
            <w:webHidden/>
            <w:sz w:val="16"/>
          </w:rPr>
          <w:fldChar w:fldCharType="end"/>
        </w:r>
      </w:hyperlink>
    </w:p>
    <w:p w14:paraId="1ABCFBAB"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6" w:history="1">
        <w:r w:rsidR="00496C9D" w:rsidRPr="00496C9D">
          <w:rPr>
            <w:rStyle w:val="Hipervnculo"/>
            <w:noProof/>
            <w:sz w:val="16"/>
          </w:rPr>
          <w:t>Ilustración 61: Parámetros LTI obtenidos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95</w:t>
        </w:r>
        <w:r w:rsidR="00496C9D" w:rsidRPr="00496C9D">
          <w:rPr>
            <w:noProof/>
            <w:webHidden/>
            <w:sz w:val="16"/>
          </w:rPr>
          <w:fldChar w:fldCharType="end"/>
        </w:r>
      </w:hyperlink>
    </w:p>
    <w:p w14:paraId="5F0F946E"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7" w:history="1">
        <w:r w:rsidR="00496C9D" w:rsidRPr="00496C9D">
          <w:rPr>
            <w:rStyle w:val="Hipervnculo"/>
            <w:noProof/>
            <w:sz w:val="16"/>
          </w:rPr>
          <w:t>Ilustración 62: Moodle aspecto curso</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95</w:t>
        </w:r>
        <w:r w:rsidR="00496C9D" w:rsidRPr="00496C9D">
          <w:rPr>
            <w:noProof/>
            <w:webHidden/>
            <w:sz w:val="16"/>
          </w:rPr>
          <w:fldChar w:fldCharType="end"/>
        </w:r>
      </w:hyperlink>
    </w:p>
    <w:p w14:paraId="73BE1A79"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8" w:history="1">
        <w:r w:rsidR="00496C9D" w:rsidRPr="00496C9D">
          <w:rPr>
            <w:rStyle w:val="Hipervnculo"/>
            <w:noProof/>
            <w:sz w:val="16"/>
          </w:rPr>
          <w:t>Ilustración 63: Moodle selección herramienta externa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96</w:t>
        </w:r>
        <w:r w:rsidR="00496C9D" w:rsidRPr="00496C9D">
          <w:rPr>
            <w:noProof/>
            <w:webHidden/>
            <w:sz w:val="16"/>
          </w:rPr>
          <w:fldChar w:fldCharType="end"/>
        </w:r>
      </w:hyperlink>
    </w:p>
    <w:p w14:paraId="5F0A7DFB"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9" w:history="1">
        <w:r w:rsidR="00496C9D" w:rsidRPr="00496C9D">
          <w:rPr>
            <w:rStyle w:val="Hipervnculo"/>
            <w:noProof/>
            <w:sz w:val="16"/>
          </w:rPr>
          <w:t>Ilustración 64: Moodle configuración parámetros de la tarea paso 1</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97</w:t>
        </w:r>
        <w:r w:rsidR="00496C9D" w:rsidRPr="00496C9D">
          <w:rPr>
            <w:noProof/>
            <w:webHidden/>
            <w:sz w:val="16"/>
          </w:rPr>
          <w:fldChar w:fldCharType="end"/>
        </w:r>
      </w:hyperlink>
    </w:p>
    <w:p w14:paraId="308FE0EC"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0" w:history="1">
        <w:r w:rsidR="00496C9D" w:rsidRPr="00496C9D">
          <w:rPr>
            <w:rStyle w:val="Hipervnculo"/>
            <w:noProof/>
            <w:sz w:val="16"/>
          </w:rPr>
          <w:t>Ilustración 65: Moodle configuración parámetros de la tarea paso 2</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98</w:t>
        </w:r>
        <w:r w:rsidR="00496C9D" w:rsidRPr="00496C9D">
          <w:rPr>
            <w:noProof/>
            <w:webHidden/>
            <w:sz w:val="16"/>
          </w:rPr>
          <w:fldChar w:fldCharType="end"/>
        </w:r>
      </w:hyperlink>
    </w:p>
    <w:p w14:paraId="1AB4964D"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1" w:history="1">
        <w:r w:rsidR="00496C9D" w:rsidRPr="00496C9D">
          <w:rPr>
            <w:rStyle w:val="Hipervnculo"/>
            <w:noProof/>
            <w:sz w:val="16"/>
          </w:rPr>
          <w:t>Ilustración 66: Moodle tarea creada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98</w:t>
        </w:r>
        <w:r w:rsidR="00496C9D" w:rsidRPr="00496C9D">
          <w:rPr>
            <w:noProof/>
            <w:webHidden/>
            <w:sz w:val="16"/>
          </w:rPr>
          <w:fldChar w:fldCharType="end"/>
        </w:r>
      </w:hyperlink>
    </w:p>
    <w:p w14:paraId="1CF6D646"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2" w:history="1">
        <w:r w:rsidR="00496C9D" w:rsidRPr="00496C9D">
          <w:rPr>
            <w:rStyle w:val="Hipervnculo"/>
            <w:noProof/>
            <w:sz w:val="16"/>
          </w:rPr>
          <w:t>Ilustración 67: Panel principal del profesor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99</w:t>
        </w:r>
        <w:r w:rsidR="00496C9D" w:rsidRPr="00496C9D">
          <w:rPr>
            <w:noProof/>
            <w:webHidden/>
            <w:sz w:val="16"/>
          </w:rPr>
          <w:fldChar w:fldCharType="end"/>
        </w:r>
      </w:hyperlink>
    </w:p>
    <w:p w14:paraId="44870E27"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3" w:history="1">
        <w:r w:rsidR="00496C9D" w:rsidRPr="00496C9D">
          <w:rPr>
            <w:rStyle w:val="Hipervnculo"/>
            <w:noProof/>
            <w:sz w:val="16"/>
          </w:rPr>
          <w:t>Ilustración 68: Panel del profesor de configuración de parámetros de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100</w:t>
        </w:r>
        <w:r w:rsidR="00496C9D" w:rsidRPr="00496C9D">
          <w:rPr>
            <w:noProof/>
            <w:webHidden/>
            <w:sz w:val="16"/>
          </w:rPr>
          <w:fldChar w:fldCharType="end"/>
        </w:r>
      </w:hyperlink>
    </w:p>
    <w:p w14:paraId="0C36B607"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4" w:history="1">
        <w:r w:rsidR="00496C9D" w:rsidRPr="00496C9D">
          <w:rPr>
            <w:rStyle w:val="Hipervnculo"/>
            <w:noProof/>
            <w:sz w:val="16"/>
          </w:rPr>
          <w:t>Ilustración 69: Panel del profesor de subida de test</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100</w:t>
        </w:r>
        <w:r w:rsidR="00496C9D" w:rsidRPr="00496C9D">
          <w:rPr>
            <w:noProof/>
            <w:webHidden/>
            <w:sz w:val="16"/>
          </w:rPr>
          <w:fldChar w:fldCharType="end"/>
        </w:r>
      </w:hyperlink>
    </w:p>
    <w:p w14:paraId="29F1E570"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5" w:history="1">
        <w:r w:rsidR="00496C9D" w:rsidRPr="00496C9D">
          <w:rPr>
            <w:rStyle w:val="Hipervnculo"/>
            <w:noProof/>
            <w:sz w:val="16"/>
          </w:rPr>
          <w:t>Ilustración 70: Panel del profesor de estadísticas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101</w:t>
        </w:r>
        <w:r w:rsidR="00496C9D" w:rsidRPr="00496C9D">
          <w:rPr>
            <w:noProof/>
            <w:webHidden/>
            <w:sz w:val="16"/>
          </w:rPr>
          <w:fldChar w:fldCharType="end"/>
        </w:r>
      </w:hyperlink>
    </w:p>
    <w:p w14:paraId="3FFBCAAF"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6" w:history="1">
        <w:r w:rsidR="00496C9D" w:rsidRPr="00496C9D">
          <w:rPr>
            <w:rStyle w:val="Hipervnculo"/>
            <w:noProof/>
            <w:sz w:val="16"/>
          </w:rPr>
          <w:t>Ilustración 71: Panel del profesor de estadísticas consulta de reportes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102</w:t>
        </w:r>
        <w:r w:rsidR="00496C9D" w:rsidRPr="00496C9D">
          <w:rPr>
            <w:noProof/>
            <w:webHidden/>
            <w:sz w:val="16"/>
          </w:rPr>
          <w:fldChar w:fldCharType="end"/>
        </w:r>
      </w:hyperlink>
    </w:p>
    <w:p w14:paraId="399B82FA"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7" w:history="1">
        <w:r w:rsidR="00496C9D" w:rsidRPr="00496C9D">
          <w:rPr>
            <w:rStyle w:val="Hipervnculo"/>
            <w:noProof/>
            <w:sz w:val="16"/>
          </w:rPr>
          <w:t>Ilustración 72: Panel del profesor de gráficas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102</w:t>
        </w:r>
        <w:r w:rsidR="00496C9D" w:rsidRPr="00496C9D">
          <w:rPr>
            <w:noProof/>
            <w:webHidden/>
            <w:sz w:val="16"/>
          </w:rPr>
          <w:fldChar w:fldCharType="end"/>
        </w:r>
      </w:hyperlink>
    </w:p>
    <w:p w14:paraId="1DFC7DC6"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8" w:history="1">
        <w:r w:rsidR="00496C9D" w:rsidRPr="00496C9D">
          <w:rPr>
            <w:rStyle w:val="Hipervnculo"/>
            <w:noProof/>
            <w:sz w:val="16"/>
          </w:rPr>
          <w:t>Ilustración 73: Panel del profesor de selección de gráficas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103</w:t>
        </w:r>
        <w:r w:rsidR="00496C9D" w:rsidRPr="00496C9D">
          <w:rPr>
            <w:noProof/>
            <w:webHidden/>
            <w:sz w:val="16"/>
          </w:rPr>
          <w:fldChar w:fldCharType="end"/>
        </w:r>
      </w:hyperlink>
    </w:p>
    <w:p w14:paraId="7A71DD4F"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9" w:history="1">
        <w:r w:rsidR="00496C9D" w:rsidRPr="00496C9D">
          <w:rPr>
            <w:rStyle w:val="Hipervnculo"/>
            <w:noProof/>
            <w:sz w:val="16"/>
          </w:rPr>
          <w:t>Ilustración 74: Panel del profesor de comprobación de plagios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104</w:t>
        </w:r>
        <w:r w:rsidR="00496C9D" w:rsidRPr="00496C9D">
          <w:rPr>
            <w:noProof/>
            <w:webHidden/>
            <w:sz w:val="16"/>
          </w:rPr>
          <w:fldChar w:fldCharType="end"/>
        </w:r>
      </w:hyperlink>
    </w:p>
    <w:p w14:paraId="7D440B5E"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0" w:history="1">
        <w:r w:rsidR="00496C9D" w:rsidRPr="00496C9D">
          <w:rPr>
            <w:rStyle w:val="Hipervnculo"/>
            <w:noProof/>
            <w:sz w:val="16"/>
          </w:rPr>
          <w:t>Ilustración 75: Panel del profesor de selección de plagios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104</w:t>
        </w:r>
        <w:r w:rsidR="00496C9D" w:rsidRPr="00496C9D">
          <w:rPr>
            <w:noProof/>
            <w:webHidden/>
            <w:sz w:val="16"/>
          </w:rPr>
          <w:fldChar w:fldCharType="end"/>
        </w:r>
      </w:hyperlink>
    </w:p>
    <w:p w14:paraId="3675161A"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1" w:history="1">
        <w:r w:rsidR="00496C9D" w:rsidRPr="00496C9D">
          <w:rPr>
            <w:rStyle w:val="Hipervnculo"/>
            <w:noProof/>
            <w:sz w:val="16"/>
          </w:rPr>
          <w:t>Ilustración 76: Panel principal del alumno</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105</w:t>
        </w:r>
        <w:r w:rsidR="00496C9D" w:rsidRPr="00496C9D">
          <w:rPr>
            <w:noProof/>
            <w:webHidden/>
            <w:sz w:val="16"/>
          </w:rPr>
          <w:fldChar w:fldCharType="end"/>
        </w:r>
      </w:hyperlink>
    </w:p>
    <w:p w14:paraId="44DDAE26"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2" w:history="1">
        <w:r w:rsidR="00496C9D" w:rsidRPr="00496C9D">
          <w:rPr>
            <w:rStyle w:val="Hipervnculo"/>
            <w:noProof/>
            <w:sz w:val="16"/>
          </w:rPr>
          <w:t>Ilustración 77: Panel del alumno visualización de gráficas y reportes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106</w:t>
        </w:r>
        <w:r w:rsidR="00496C9D" w:rsidRPr="00496C9D">
          <w:rPr>
            <w:noProof/>
            <w:webHidden/>
            <w:sz w:val="16"/>
          </w:rPr>
          <w:fldChar w:fldCharType="end"/>
        </w:r>
      </w:hyperlink>
    </w:p>
    <w:p w14:paraId="076EC552"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3" w:history="1">
        <w:r w:rsidR="00496C9D" w:rsidRPr="00496C9D">
          <w:rPr>
            <w:rStyle w:val="Hipervnculo"/>
            <w:noProof/>
            <w:sz w:val="16"/>
          </w:rPr>
          <w:t>Ilustración 78: Panel del alumno información y enunciado</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106</w:t>
        </w:r>
        <w:r w:rsidR="00496C9D" w:rsidRPr="00496C9D">
          <w:rPr>
            <w:noProof/>
            <w:webHidden/>
            <w:sz w:val="16"/>
          </w:rPr>
          <w:fldChar w:fldCharType="end"/>
        </w:r>
      </w:hyperlink>
    </w:p>
    <w:p w14:paraId="3F948247"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4" w:history="1">
        <w:r w:rsidR="00496C9D" w:rsidRPr="00496C9D">
          <w:rPr>
            <w:rStyle w:val="Hipervnculo"/>
            <w:noProof/>
            <w:sz w:val="16"/>
          </w:rPr>
          <w:t>Ilustración 79: Panel del alumno parámetros de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107</w:t>
        </w:r>
        <w:r w:rsidR="00496C9D" w:rsidRPr="00496C9D">
          <w:rPr>
            <w:noProof/>
            <w:webHidden/>
            <w:sz w:val="16"/>
          </w:rPr>
          <w:fldChar w:fldCharType="end"/>
        </w:r>
      </w:hyperlink>
    </w:p>
    <w:p w14:paraId="3F56AD11"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5" w:history="1">
        <w:r w:rsidR="00496C9D" w:rsidRPr="00496C9D">
          <w:rPr>
            <w:rStyle w:val="Hipervnculo"/>
            <w:noProof/>
            <w:sz w:val="16"/>
          </w:rPr>
          <w:t>Ilustración 80: Panel del alumno error subida de práctica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108</w:t>
        </w:r>
        <w:r w:rsidR="00496C9D" w:rsidRPr="00496C9D">
          <w:rPr>
            <w:noProof/>
            <w:webHidden/>
            <w:sz w:val="16"/>
          </w:rPr>
          <w:fldChar w:fldCharType="end"/>
        </w:r>
      </w:hyperlink>
    </w:p>
    <w:p w14:paraId="7B3A45C1"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6" w:history="1">
        <w:r w:rsidR="00496C9D" w:rsidRPr="00496C9D">
          <w:rPr>
            <w:rStyle w:val="Hipervnculo"/>
            <w:noProof/>
            <w:sz w:val="16"/>
          </w:rPr>
          <w:t>Ilustración 81: Panel del alumno ver reportes y gráficas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109</w:t>
        </w:r>
        <w:r w:rsidR="00496C9D" w:rsidRPr="00496C9D">
          <w:rPr>
            <w:noProof/>
            <w:webHidden/>
            <w:sz w:val="16"/>
          </w:rPr>
          <w:fldChar w:fldCharType="end"/>
        </w:r>
      </w:hyperlink>
    </w:p>
    <w:p w14:paraId="0593027D" w14:textId="77777777" w:rsidR="00496C9D" w:rsidRDefault="00DD2D73">
      <w:pPr>
        <w:pStyle w:val="Tabladeilustraciones"/>
        <w:tabs>
          <w:tab w:val="right" w:leader="dot" w:pos="6197"/>
        </w:tabs>
        <w:rPr>
          <w:rFonts w:asciiTheme="minorHAnsi" w:eastAsiaTheme="minorEastAsia" w:hAnsiTheme="minorHAnsi"/>
          <w:smallCaps w:val="0"/>
          <w:noProof/>
          <w:sz w:val="22"/>
          <w:szCs w:val="22"/>
          <w:lang w:eastAsia="es-ES"/>
        </w:rPr>
      </w:pPr>
      <w:hyperlink w:anchor="_Toc442285977" w:history="1">
        <w:r w:rsidR="00496C9D" w:rsidRPr="00496C9D">
          <w:rPr>
            <w:rStyle w:val="Hipervnculo"/>
            <w:noProof/>
            <w:sz w:val="16"/>
          </w:rPr>
          <w:t>Ilustración 82: Cambiar idioma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109</w:t>
        </w:r>
        <w:r w:rsidR="00496C9D" w:rsidRPr="00496C9D">
          <w:rPr>
            <w:noProof/>
            <w:webHidden/>
            <w:sz w:val="16"/>
          </w:rPr>
          <w:fldChar w:fldCharType="end"/>
        </w:r>
      </w:hyperlink>
    </w:p>
    <w:p w14:paraId="1BEFB889" w14:textId="249FAA5E" w:rsidR="00E96677" w:rsidRDefault="00E96677">
      <w:pPr>
        <w:rPr>
          <w:b/>
          <w:sz w:val="22"/>
        </w:rPr>
      </w:pPr>
      <w:r w:rsidRPr="00F46A2F">
        <w:rPr>
          <w:b/>
        </w:rPr>
        <w:lastRenderedPageBreak/>
        <w:fldChar w:fldCharType="end"/>
      </w:r>
      <w:r>
        <w:rPr>
          <w:b/>
          <w:sz w:val="22"/>
        </w:rPr>
        <w:t>Índice de Tablas</w:t>
      </w:r>
    </w:p>
    <w:p w14:paraId="51B28167" w14:textId="77777777" w:rsidR="00496C9D" w:rsidRPr="00496C9D" w:rsidRDefault="00E96677">
      <w:pPr>
        <w:pStyle w:val="Tabladeilustraciones"/>
        <w:tabs>
          <w:tab w:val="right" w:leader="dot" w:pos="6197"/>
        </w:tabs>
        <w:rPr>
          <w:rFonts w:asciiTheme="minorHAnsi" w:eastAsiaTheme="minorEastAsia" w:hAnsiTheme="minorHAnsi"/>
          <w:smallCaps w:val="0"/>
          <w:noProof/>
          <w:sz w:val="18"/>
          <w:szCs w:val="22"/>
          <w:lang w:eastAsia="es-ES"/>
        </w:rPr>
      </w:pPr>
      <w:r w:rsidRPr="00F46A2F">
        <w:rPr>
          <w:b/>
          <w:sz w:val="18"/>
        </w:rPr>
        <w:fldChar w:fldCharType="begin"/>
      </w:r>
      <w:r w:rsidRPr="00F46A2F">
        <w:rPr>
          <w:b/>
          <w:sz w:val="18"/>
        </w:rPr>
        <w:instrText xml:space="preserve"> TOC \h \z \c "Tabla" </w:instrText>
      </w:r>
      <w:r w:rsidRPr="00F46A2F">
        <w:rPr>
          <w:b/>
          <w:sz w:val="18"/>
        </w:rPr>
        <w:fldChar w:fldCharType="separate"/>
      </w:r>
      <w:hyperlink w:anchor="_Toc442285978" w:history="1">
        <w:r w:rsidR="00496C9D" w:rsidRPr="00496C9D">
          <w:rPr>
            <w:rStyle w:val="Hipervnculo"/>
            <w:noProof/>
            <w:sz w:val="16"/>
          </w:rPr>
          <w:t>Tabla 1: Costes de software</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29</w:t>
        </w:r>
        <w:r w:rsidR="00496C9D" w:rsidRPr="00496C9D">
          <w:rPr>
            <w:noProof/>
            <w:webHidden/>
            <w:sz w:val="16"/>
          </w:rPr>
          <w:fldChar w:fldCharType="end"/>
        </w:r>
      </w:hyperlink>
    </w:p>
    <w:p w14:paraId="481B1DB7"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9" w:history="1">
        <w:r w:rsidR="00496C9D" w:rsidRPr="00496C9D">
          <w:rPr>
            <w:rStyle w:val="Hipervnculo"/>
            <w:noProof/>
            <w:sz w:val="16"/>
          </w:rPr>
          <w:t>Tabla 2: Plantilla tipo casos de uso</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38</w:t>
        </w:r>
        <w:r w:rsidR="00496C9D" w:rsidRPr="00496C9D">
          <w:rPr>
            <w:noProof/>
            <w:webHidden/>
            <w:sz w:val="16"/>
          </w:rPr>
          <w:fldChar w:fldCharType="end"/>
        </w:r>
      </w:hyperlink>
    </w:p>
    <w:p w14:paraId="534FD264"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0" w:history="1">
        <w:r w:rsidR="00496C9D" w:rsidRPr="00496C9D">
          <w:rPr>
            <w:rStyle w:val="Hipervnculo"/>
            <w:noProof/>
            <w:sz w:val="16"/>
          </w:rPr>
          <w:t>Tabla 3: Plantilla RF-M01 "Crear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39</w:t>
        </w:r>
        <w:r w:rsidR="00496C9D" w:rsidRPr="00496C9D">
          <w:rPr>
            <w:noProof/>
            <w:webHidden/>
            <w:sz w:val="16"/>
          </w:rPr>
          <w:fldChar w:fldCharType="end"/>
        </w:r>
      </w:hyperlink>
    </w:p>
    <w:p w14:paraId="38472929"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1" w:history="1">
        <w:r w:rsidR="00496C9D" w:rsidRPr="00496C9D">
          <w:rPr>
            <w:rStyle w:val="Hipervnculo"/>
            <w:noProof/>
            <w:sz w:val="16"/>
          </w:rPr>
          <w:t>Tabla 4: Plantilla RF-M02 "Configurar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40</w:t>
        </w:r>
        <w:r w:rsidR="00496C9D" w:rsidRPr="00496C9D">
          <w:rPr>
            <w:noProof/>
            <w:webHidden/>
            <w:sz w:val="16"/>
          </w:rPr>
          <w:fldChar w:fldCharType="end"/>
        </w:r>
      </w:hyperlink>
    </w:p>
    <w:p w14:paraId="1D02D3C7"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2" w:history="1">
        <w:r w:rsidR="00496C9D" w:rsidRPr="00496C9D">
          <w:rPr>
            <w:rStyle w:val="Hipervnculo"/>
            <w:noProof/>
            <w:sz w:val="16"/>
          </w:rPr>
          <w:t>Tabla 5: Plantilla RF-M03 "Seleccionar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41</w:t>
        </w:r>
        <w:r w:rsidR="00496C9D" w:rsidRPr="00496C9D">
          <w:rPr>
            <w:noProof/>
            <w:webHidden/>
            <w:sz w:val="16"/>
          </w:rPr>
          <w:fldChar w:fldCharType="end"/>
        </w:r>
      </w:hyperlink>
    </w:p>
    <w:p w14:paraId="10833085"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3" w:history="1">
        <w:r w:rsidR="00496C9D" w:rsidRPr="00496C9D">
          <w:rPr>
            <w:rStyle w:val="Hipervnculo"/>
            <w:noProof/>
            <w:sz w:val="16"/>
          </w:rPr>
          <w:t>Tabla 6: Plantilla RF-AW01 "Registrarse en la aplicación web"</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42</w:t>
        </w:r>
        <w:r w:rsidR="00496C9D" w:rsidRPr="00496C9D">
          <w:rPr>
            <w:noProof/>
            <w:webHidden/>
            <w:sz w:val="16"/>
          </w:rPr>
          <w:fldChar w:fldCharType="end"/>
        </w:r>
      </w:hyperlink>
    </w:p>
    <w:p w14:paraId="13E90CC6"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4" w:history="1">
        <w:r w:rsidR="00496C9D" w:rsidRPr="00496C9D">
          <w:rPr>
            <w:rStyle w:val="Hipervnculo"/>
            <w:noProof/>
            <w:sz w:val="16"/>
          </w:rPr>
          <w:t>Tabla 7: Plantilla RF-AW02 "Configurar los parámetros de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43</w:t>
        </w:r>
        <w:r w:rsidR="00496C9D" w:rsidRPr="00496C9D">
          <w:rPr>
            <w:noProof/>
            <w:webHidden/>
            <w:sz w:val="16"/>
          </w:rPr>
          <w:fldChar w:fldCharType="end"/>
        </w:r>
      </w:hyperlink>
    </w:p>
    <w:p w14:paraId="6E9BD315"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5" w:history="1">
        <w:r w:rsidR="00496C9D" w:rsidRPr="00496C9D">
          <w:rPr>
            <w:rStyle w:val="Hipervnculo"/>
            <w:noProof/>
            <w:sz w:val="16"/>
          </w:rPr>
          <w:t>Tabla 8: Plantilla RF-AW03 "Subir test"</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44</w:t>
        </w:r>
        <w:r w:rsidR="00496C9D" w:rsidRPr="00496C9D">
          <w:rPr>
            <w:noProof/>
            <w:webHidden/>
            <w:sz w:val="16"/>
          </w:rPr>
          <w:fldChar w:fldCharType="end"/>
        </w:r>
      </w:hyperlink>
    </w:p>
    <w:p w14:paraId="6AFDAD95"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6" w:history="1">
        <w:r w:rsidR="00496C9D" w:rsidRPr="00496C9D">
          <w:rPr>
            <w:rStyle w:val="Hipervnculo"/>
            <w:noProof/>
            <w:sz w:val="16"/>
          </w:rPr>
          <w:t>Tabla 9: Plantilla RF-AW04 "Consultar estadísticas de las prácticas"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45</w:t>
        </w:r>
        <w:r w:rsidR="00496C9D" w:rsidRPr="00496C9D">
          <w:rPr>
            <w:noProof/>
            <w:webHidden/>
            <w:sz w:val="16"/>
          </w:rPr>
          <w:fldChar w:fldCharType="end"/>
        </w:r>
      </w:hyperlink>
    </w:p>
    <w:p w14:paraId="20F92F22"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7" w:history="1">
        <w:r w:rsidR="00496C9D" w:rsidRPr="00496C9D">
          <w:rPr>
            <w:rStyle w:val="Hipervnculo"/>
            <w:noProof/>
            <w:sz w:val="16"/>
          </w:rPr>
          <w:t>Tabla 10: Plantilla RF-AW05 "Descargar prácticas"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46</w:t>
        </w:r>
        <w:r w:rsidR="00496C9D" w:rsidRPr="00496C9D">
          <w:rPr>
            <w:noProof/>
            <w:webHidden/>
            <w:sz w:val="16"/>
          </w:rPr>
          <w:fldChar w:fldCharType="end"/>
        </w:r>
      </w:hyperlink>
    </w:p>
    <w:p w14:paraId="1291E486"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8" w:history="1">
        <w:r w:rsidR="00496C9D" w:rsidRPr="00496C9D">
          <w:rPr>
            <w:rStyle w:val="Hipervnculo"/>
            <w:noProof/>
            <w:sz w:val="16"/>
          </w:rPr>
          <w:t>Tabla 11: Plantilla RF-AW06 "Comprobar plagios de prácticas"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47</w:t>
        </w:r>
        <w:r w:rsidR="00496C9D" w:rsidRPr="00496C9D">
          <w:rPr>
            <w:noProof/>
            <w:webHidden/>
            <w:sz w:val="16"/>
          </w:rPr>
          <w:fldChar w:fldCharType="end"/>
        </w:r>
      </w:hyperlink>
    </w:p>
    <w:p w14:paraId="01F8B2DD"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9" w:history="1">
        <w:r w:rsidR="00496C9D" w:rsidRPr="00496C9D">
          <w:rPr>
            <w:rStyle w:val="Hipervnculo"/>
            <w:noProof/>
            <w:sz w:val="16"/>
          </w:rPr>
          <w:t>Tabla 12: Plantilla RF-AW07 "Visualizar gráficas"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48</w:t>
        </w:r>
        <w:r w:rsidR="00496C9D" w:rsidRPr="00496C9D">
          <w:rPr>
            <w:noProof/>
            <w:webHidden/>
            <w:sz w:val="16"/>
          </w:rPr>
          <w:fldChar w:fldCharType="end"/>
        </w:r>
      </w:hyperlink>
    </w:p>
    <w:p w14:paraId="3CF27505"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0" w:history="1">
        <w:r w:rsidR="00496C9D" w:rsidRPr="00496C9D">
          <w:rPr>
            <w:rStyle w:val="Hipervnculo"/>
            <w:noProof/>
            <w:sz w:val="16"/>
          </w:rPr>
          <w:t>Tabla 13: Plantilla RF-AW08 "Subir práctica"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49</w:t>
        </w:r>
        <w:r w:rsidR="00496C9D" w:rsidRPr="00496C9D">
          <w:rPr>
            <w:noProof/>
            <w:webHidden/>
            <w:sz w:val="16"/>
          </w:rPr>
          <w:fldChar w:fldCharType="end"/>
        </w:r>
      </w:hyperlink>
    </w:p>
    <w:p w14:paraId="3C800527"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1" w:history="1">
        <w:r w:rsidR="00496C9D" w:rsidRPr="00496C9D">
          <w:rPr>
            <w:rStyle w:val="Hipervnculo"/>
            <w:noProof/>
            <w:sz w:val="16"/>
          </w:rPr>
          <w:t>Tabla 14: Plantilla RF-AW09 "Consultar datos de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50</w:t>
        </w:r>
        <w:r w:rsidR="00496C9D" w:rsidRPr="00496C9D">
          <w:rPr>
            <w:noProof/>
            <w:webHidden/>
            <w:sz w:val="16"/>
          </w:rPr>
          <w:fldChar w:fldCharType="end"/>
        </w:r>
      </w:hyperlink>
    </w:p>
    <w:p w14:paraId="16528CD3"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2" w:history="1">
        <w:r w:rsidR="00496C9D" w:rsidRPr="00496C9D">
          <w:rPr>
            <w:rStyle w:val="Hipervnculo"/>
            <w:noProof/>
            <w:sz w:val="16"/>
          </w:rPr>
          <w:t>Tabla 15: Plantilla RF-AW10 "Reemplazar la práctica seleccionada"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50</w:t>
        </w:r>
        <w:r w:rsidR="00496C9D" w:rsidRPr="00496C9D">
          <w:rPr>
            <w:noProof/>
            <w:webHidden/>
            <w:sz w:val="16"/>
          </w:rPr>
          <w:fldChar w:fldCharType="end"/>
        </w:r>
      </w:hyperlink>
    </w:p>
    <w:p w14:paraId="77F14474"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3" w:history="1">
        <w:r w:rsidR="00496C9D" w:rsidRPr="00496C9D">
          <w:rPr>
            <w:rStyle w:val="Hipervnculo"/>
            <w:noProof/>
            <w:sz w:val="16"/>
          </w:rPr>
          <w:t>Tabla 16: Plantilla RF-AW11 "Consultar reportes"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51</w:t>
        </w:r>
        <w:r w:rsidR="00496C9D" w:rsidRPr="00496C9D">
          <w:rPr>
            <w:noProof/>
            <w:webHidden/>
            <w:sz w:val="16"/>
          </w:rPr>
          <w:fldChar w:fldCharType="end"/>
        </w:r>
      </w:hyperlink>
    </w:p>
    <w:p w14:paraId="7DDC131E"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4" w:history="1">
        <w:r w:rsidR="00496C9D" w:rsidRPr="00496C9D">
          <w:rPr>
            <w:rStyle w:val="Hipervnculo"/>
            <w:noProof/>
            <w:sz w:val="16"/>
          </w:rPr>
          <w:t>Tabla 17: Plantilla RF-AW12 "Consultar gráficas"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52</w:t>
        </w:r>
        <w:r w:rsidR="00496C9D" w:rsidRPr="00496C9D">
          <w:rPr>
            <w:noProof/>
            <w:webHidden/>
            <w:sz w:val="16"/>
          </w:rPr>
          <w:fldChar w:fldCharType="end"/>
        </w:r>
      </w:hyperlink>
    </w:p>
    <w:p w14:paraId="7ED66533"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5" w:history="1">
        <w:r w:rsidR="00496C9D" w:rsidRPr="00496C9D">
          <w:rPr>
            <w:rStyle w:val="Hipervnculo"/>
            <w:noProof/>
            <w:sz w:val="16"/>
          </w:rPr>
          <w:t>Tabla 18: Tabla profesores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54</w:t>
        </w:r>
        <w:r w:rsidR="00496C9D" w:rsidRPr="00496C9D">
          <w:rPr>
            <w:noProof/>
            <w:webHidden/>
            <w:sz w:val="16"/>
          </w:rPr>
          <w:fldChar w:fldCharType="end"/>
        </w:r>
      </w:hyperlink>
    </w:p>
    <w:p w14:paraId="01F546C0"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6" w:history="1">
        <w:r w:rsidR="00496C9D" w:rsidRPr="00496C9D">
          <w:rPr>
            <w:rStyle w:val="Hipervnculo"/>
            <w:noProof/>
            <w:sz w:val="16"/>
          </w:rPr>
          <w:t>Tabla 19: Tabla alumnos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54</w:t>
        </w:r>
        <w:r w:rsidR="00496C9D" w:rsidRPr="00496C9D">
          <w:rPr>
            <w:noProof/>
            <w:webHidden/>
            <w:sz w:val="16"/>
          </w:rPr>
          <w:fldChar w:fldCharType="end"/>
        </w:r>
      </w:hyperlink>
    </w:p>
    <w:p w14:paraId="39A7D28C"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7" w:history="1">
        <w:r w:rsidR="00496C9D" w:rsidRPr="00496C9D">
          <w:rPr>
            <w:rStyle w:val="Hipervnculo"/>
            <w:noProof/>
            <w:sz w:val="16"/>
          </w:rPr>
          <w:t>Tabla 20: Tabla tareas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55</w:t>
        </w:r>
        <w:r w:rsidR="00496C9D" w:rsidRPr="00496C9D">
          <w:rPr>
            <w:noProof/>
            <w:webHidden/>
            <w:sz w:val="16"/>
          </w:rPr>
          <w:fldChar w:fldCharType="end"/>
        </w:r>
      </w:hyperlink>
    </w:p>
    <w:p w14:paraId="7645116F"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8" w:history="1">
        <w:r w:rsidR="00496C9D" w:rsidRPr="00496C9D">
          <w:rPr>
            <w:rStyle w:val="Hipervnculo"/>
            <w:noProof/>
            <w:sz w:val="16"/>
          </w:rPr>
          <w:t>Tabla 21: Tabla tests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56</w:t>
        </w:r>
        <w:r w:rsidR="00496C9D" w:rsidRPr="00496C9D">
          <w:rPr>
            <w:noProof/>
            <w:webHidden/>
            <w:sz w:val="16"/>
          </w:rPr>
          <w:fldChar w:fldCharType="end"/>
        </w:r>
      </w:hyperlink>
    </w:p>
    <w:p w14:paraId="52BAD898"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9" w:history="1">
        <w:r w:rsidR="00496C9D" w:rsidRPr="00496C9D">
          <w:rPr>
            <w:rStyle w:val="Hipervnculo"/>
            <w:noProof/>
            <w:sz w:val="16"/>
          </w:rPr>
          <w:t>Tabla 22: Tabla intentos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57</w:t>
        </w:r>
        <w:r w:rsidR="00496C9D" w:rsidRPr="00496C9D">
          <w:rPr>
            <w:noProof/>
            <w:webHidden/>
            <w:sz w:val="16"/>
          </w:rPr>
          <w:fldChar w:fldCharType="end"/>
        </w:r>
      </w:hyperlink>
    </w:p>
    <w:p w14:paraId="65141010"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6000" w:history="1">
        <w:r w:rsidR="00496C9D" w:rsidRPr="00496C9D">
          <w:rPr>
            <w:rStyle w:val="Hipervnculo"/>
            <w:noProof/>
            <w:sz w:val="16"/>
          </w:rPr>
          <w:t>Tabla 23: Tabla violaciones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_Toc442286000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58</w:t>
        </w:r>
        <w:r w:rsidR="00496C9D" w:rsidRPr="00496C9D">
          <w:rPr>
            <w:noProof/>
            <w:webHidden/>
            <w:sz w:val="16"/>
          </w:rPr>
          <w:fldChar w:fldCharType="end"/>
        </w:r>
      </w:hyperlink>
    </w:p>
    <w:p w14:paraId="4DB935A4" w14:textId="77777777" w:rsidR="00496C9D" w:rsidRPr="00496C9D" w:rsidRDefault="00DD2D73">
      <w:pPr>
        <w:pStyle w:val="Tabladeilustraciones"/>
        <w:tabs>
          <w:tab w:val="right" w:leader="dot" w:pos="6197"/>
        </w:tabs>
        <w:rPr>
          <w:rFonts w:asciiTheme="minorHAnsi" w:eastAsiaTheme="minorEastAsia" w:hAnsiTheme="minorHAnsi"/>
          <w:smallCaps w:val="0"/>
          <w:noProof/>
          <w:sz w:val="18"/>
          <w:szCs w:val="22"/>
          <w:lang w:eastAsia="es-ES"/>
        </w:rPr>
      </w:pPr>
      <w:hyperlink w:anchor="_Toc442286001" w:history="1">
        <w:r w:rsidR="00496C9D" w:rsidRPr="00496C9D">
          <w:rPr>
            <w:rStyle w:val="Hipervnculo"/>
            <w:noProof/>
            <w:sz w:val="16"/>
          </w:rPr>
          <w:t>Tabla 24: Tabla errores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_Toc442286001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59</w:t>
        </w:r>
        <w:r w:rsidR="00496C9D" w:rsidRPr="00496C9D">
          <w:rPr>
            <w:noProof/>
            <w:webHidden/>
            <w:sz w:val="16"/>
          </w:rPr>
          <w:fldChar w:fldCharType="end"/>
        </w:r>
      </w:hyperlink>
    </w:p>
    <w:p w14:paraId="554BA9C5" w14:textId="77777777" w:rsidR="00496C9D" w:rsidRDefault="00DD2D73">
      <w:pPr>
        <w:pStyle w:val="Tabladeilustraciones"/>
        <w:tabs>
          <w:tab w:val="right" w:leader="dot" w:pos="6197"/>
        </w:tabs>
        <w:rPr>
          <w:rFonts w:asciiTheme="minorHAnsi" w:eastAsiaTheme="minorEastAsia" w:hAnsiTheme="minorHAnsi"/>
          <w:smallCaps w:val="0"/>
          <w:noProof/>
          <w:sz w:val="22"/>
          <w:szCs w:val="22"/>
          <w:lang w:eastAsia="es-ES"/>
        </w:rPr>
      </w:pPr>
      <w:hyperlink w:anchor="_Toc442286002" w:history="1">
        <w:r w:rsidR="00496C9D" w:rsidRPr="00496C9D">
          <w:rPr>
            <w:rStyle w:val="Hipervnculo"/>
            <w:noProof/>
            <w:sz w:val="16"/>
          </w:rPr>
          <w:t>Tabla 25: Tabla pruebas unitarias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_Toc442286002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92</w:t>
        </w:r>
        <w:r w:rsidR="00496C9D" w:rsidRPr="00496C9D">
          <w:rPr>
            <w:noProof/>
            <w:webHidden/>
            <w:sz w:val="16"/>
          </w:rPr>
          <w:fldChar w:fldCharType="end"/>
        </w:r>
      </w:hyperlink>
    </w:p>
    <w:p w14:paraId="326D0D5A" w14:textId="0C5C0E17" w:rsidR="00E96677" w:rsidRPr="00F46A2F" w:rsidRDefault="00E96677">
      <w:pPr>
        <w:rPr>
          <w:b/>
          <w:sz w:val="22"/>
        </w:rPr>
      </w:pPr>
      <w:r w:rsidRPr="00F46A2F">
        <w:rPr>
          <w:b/>
        </w:rPr>
        <w:fldChar w:fldCharType="end"/>
      </w:r>
    </w:p>
    <w:p w14:paraId="2263967A" w14:textId="1E3355BE" w:rsidR="008E2418" w:rsidRDefault="008E2418" w:rsidP="005F784B">
      <w:pPr>
        <w:pStyle w:val="Ttulo1"/>
      </w:pPr>
      <w:bookmarkStart w:id="0" w:name="_Toc442285823"/>
      <w:r w:rsidRPr="00E53536">
        <w:lastRenderedPageBreak/>
        <w:t>Plan</w:t>
      </w:r>
      <w:r>
        <w:t xml:space="preserve"> de proyecto software</w:t>
      </w:r>
      <w:bookmarkEnd w:id="0"/>
    </w:p>
    <w:p w14:paraId="61908D20" w14:textId="77777777" w:rsidR="008E2418" w:rsidRDefault="008E2418" w:rsidP="005F784B">
      <w:pPr>
        <w:pStyle w:val="Ttulo2"/>
      </w:pPr>
      <w:bookmarkStart w:id="1" w:name="_Toc442285824"/>
      <w:r w:rsidRPr="009B4A3F">
        <w:t>Introducción</w:t>
      </w:r>
      <w:bookmarkEnd w:id="1"/>
    </w:p>
    <w:p w14:paraId="0182F76B" w14:textId="44DFBFCD" w:rsidR="008F39E7" w:rsidRDefault="00431627" w:rsidP="008F39E7">
      <w:r>
        <w:t xml:space="preserve">En este apartado se tratará la planificación temporal del proyecto, que se refiere a una estimación dentro de un marco de tiempo limitado en la que se recogerán todas las taras necesarias y sus </w:t>
      </w:r>
      <w:r w:rsidR="005651CB">
        <w:t>plazos</w:t>
      </w:r>
      <w:r>
        <w:t>, para obtener el resultado final esperado.</w:t>
      </w:r>
    </w:p>
    <w:p w14:paraId="0EBEA7A1" w14:textId="217D8A62" w:rsidR="00431627" w:rsidRDefault="00431627" w:rsidP="008F39E7">
      <w:r>
        <w:t>Por lo tanto</w:t>
      </w:r>
      <w:r w:rsidR="005651CB">
        <w:t>,</w:t>
      </w:r>
      <w:r>
        <w:t xml:space="preserve"> la planificación temporal será una referencia con la que se podrá estimar el estado del proyecto en cada momento.</w:t>
      </w:r>
    </w:p>
    <w:p w14:paraId="6883E3EA" w14:textId="22700145" w:rsidR="00431627" w:rsidRPr="009B4A3F" w:rsidRDefault="00431627" w:rsidP="009B4A3F">
      <w:r>
        <w:t xml:space="preserve">En </w:t>
      </w:r>
      <w:r w:rsidRPr="009B4A3F">
        <w:t xml:space="preserve">este apartado se hablará también sobre la viabilidad económica del proyecto, que dará una perspectiva acerca de la rentabilidad o no del desarrollo del </w:t>
      </w:r>
      <w:r w:rsidR="008212D8" w:rsidRPr="009B4A3F">
        <w:t xml:space="preserve">proyecto. Además del estudio de </w:t>
      </w:r>
      <w:r w:rsidRPr="009B4A3F">
        <w:t>viabilidad legal, sobre el cuál se debe estudiar la clasificación de las distintas licencias software y sus características.</w:t>
      </w:r>
    </w:p>
    <w:p w14:paraId="185A81D7" w14:textId="77777777" w:rsidR="008E2418" w:rsidRDefault="008E2418" w:rsidP="00DF74C3">
      <w:pPr>
        <w:pStyle w:val="Ttulo2"/>
      </w:pPr>
      <w:bookmarkStart w:id="2" w:name="_Toc442285825"/>
      <w:r>
        <w:t>Planificación temporal del proyecto</w:t>
      </w:r>
      <w:bookmarkEnd w:id="2"/>
    </w:p>
    <w:p w14:paraId="6333D0E6" w14:textId="1169FD6C" w:rsidR="008E2418" w:rsidRDefault="00431627" w:rsidP="008E2418">
      <w:r>
        <w:t>El trabajo fin de grado se ha desarrollado en base a los principios de las metodologías ágiles, SCRUM concretamente.</w:t>
      </w:r>
    </w:p>
    <w:p w14:paraId="42E9763E" w14:textId="7D1B54F1" w:rsidR="00431627" w:rsidRDefault="00431627" w:rsidP="008E2418">
      <w:r>
        <w:t>El procedimiento seguido a la hora de planificar, es el de distribuir el trabajo en iteraciones de dos semanas, llevando a cabo para ello reuniones con el tutor. Al finalizar cada iteración se decidirá, entre tutor y alumno, las tareas a incluir en la siguiente iteración, intentando maximizar en todo momento el valor del proyecto.</w:t>
      </w:r>
    </w:p>
    <w:p w14:paraId="500579B8" w14:textId="0B7B79ED" w:rsidR="00431627" w:rsidRDefault="00431627" w:rsidP="008E2418">
      <w:r>
        <w:t xml:space="preserve">Las tareas seleccionables en cada iteración residen en el </w:t>
      </w:r>
      <w:proofErr w:type="spellStart"/>
      <w:r w:rsidRPr="00431627">
        <w:rPr>
          <w:i/>
        </w:rPr>
        <w:t>ProductBacklog</w:t>
      </w:r>
      <w:proofErr w:type="spellEnd"/>
      <w:r>
        <w:rPr>
          <w:i/>
        </w:rPr>
        <w:t xml:space="preserve">, </w:t>
      </w:r>
      <w:r>
        <w:t>que constituye una lista de tareas priorizadas.</w:t>
      </w:r>
    </w:p>
    <w:p w14:paraId="568D72D7" w14:textId="7DB8F900" w:rsidR="00431627" w:rsidRDefault="00431627" w:rsidP="008E2418">
      <w:r>
        <w:t xml:space="preserve">Dentro de las metodologías ágiles, uno de los indicadores de productividad más comunes es la velocidad. Hace referencia a la cantidad de trabajo (historias de usuario) que se realiza en una iteración. Aquí cobran especial importancia los gráficas </w:t>
      </w:r>
      <w:proofErr w:type="spellStart"/>
      <w:r w:rsidRPr="00431627">
        <w:rPr>
          <w:i/>
        </w:rPr>
        <w:t>BurnDown</w:t>
      </w:r>
      <w:proofErr w:type="spellEnd"/>
      <w:r>
        <w:t>.</w:t>
      </w:r>
    </w:p>
    <w:p w14:paraId="3C3573EE" w14:textId="172FA18B" w:rsidR="00431627" w:rsidRDefault="00431627" w:rsidP="008E2418">
      <w:r>
        <w:t xml:space="preserve">Los gráficos </w:t>
      </w:r>
      <w:proofErr w:type="spellStart"/>
      <w:r w:rsidRPr="00431627">
        <w:rPr>
          <w:i/>
        </w:rPr>
        <w:t>BurnDown</w:t>
      </w:r>
      <w:proofErr w:type="spellEnd"/>
      <w:r>
        <w:t xml:space="preserve"> son una representación del trabajo que queda por hacer y a su vez, permiten comparar el progreso del proyecto o del </w:t>
      </w:r>
      <w:r w:rsidRPr="005651CB">
        <w:rPr>
          <w:i/>
        </w:rPr>
        <w:t>Sprint</w:t>
      </w:r>
      <w:r>
        <w:t xml:space="preserve"> con la planificación inicial. Normalmente el </w:t>
      </w:r>
      <w:r w:rsidRPr="00431627">
        <w:rPr>
          <w:i/>
        </w:rPr>
        <w:t xml:space="preserve">Sprint </w:t>
      </w:r>
      <w:proofErr w:type="spellStart"/>
      <w:r w:rsidRPr="00431627">
        <w:rPr>
          <w:i/>
        </w:rPr>
        <w:t>Backlog</w:t>
      </w:r>
      <w:proofErr w:type="spellEnd"/>
      <w:r>
        <w:rPr>
          <w:i/>
        </w:rPr>
        <w:t xml:space="preserve"> </w:t>
      </w:r>
      <w:r>
        <w:t>(tareas a realizar en una iteración) se muestra en el eje vertical y los días hábiles de los que se compone el Sprint en el eje horizonta</w:t>
      </w:r>
      <w:r w:rsidR="00302F31">
        <w:t>l.</w:t>
      </w:r>
    </w:p>
    <w:p w14:paraId="1CDE90B5" w14:textId="014603FE" w:rsidR="00F9754D" w:rsidRDefault="00F9754D" w:rsidP="008E2418">
      <w:r>
        <w:t>En el siguiente gráfico, se resumen todas las iteraciones llevadas a cabo durante el trabajo de fin de grado:</w:t>
      </w:r>
    </w:p>
    <w:p w14:paraId="4F1C0704" w14:textId="77777777" w:rsidR="00F9754D" w:rsidRDefault="00F9754D" w:rsidP="008E2418"/>
    <w:p w14:paraId="70630473" w14:textId="77777777" w:rsidR="00F9754D" w:rsidRDefault="00F9754D" w:rsidP="008E2418"/>
    <w:p w14:paraId="2D08530B" w14:textId="77777777" w:rsidR="00F9754D" w:rsidRDefault="00F9754D" w:rsidP="00F9754D">
      <w:pPr>
        <w:keepNext/>
      </w:pPr>
      <w:r>
        <w:rPr>
          <w:noProof/>
          <w:lang w:eastAsia="es-ES"/>
        </w:rPr>
        <w:lastRenderedPageBreak/>
        <w:drawing>
          <wp:inline distT="0" distB="0" distL="0" distR="0" wp14:anchorId="1616E717" wp14:editId="50D95781">
            <wp:extent cx="3941445" cy="265557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1445" cy="2655570"/>
                    </a:xfrm>
                    <a:prstGeom prst="rect">
                      <a:avLst/>
                    </a:prstGeom>
                  </pic:spPr>
                </pic:pic>
              </a:graphicData>
            </a:graphic>
          </wp:inline>
        </w:drawing>
      </w:r>
    </w:p>
    <w:p w14:paraId="21AEA617" w14:textId="318A4014" w:rsidR="00F9754D" w:rsidRDefault="00F9754D" w:rsidP="00F9754D">
      <w:pPr>
        <w:pStyle w:val="Epgrafe"/>
        <w:jc w:val="center"/>
      </w:pPr>
      <w:bookmarkStart w:id="3" w:name="_Toc442285896"/>
      <w:r>
        <w:t xml:space="preserve">Ilustración </w:t>
      </w:r>
      <w:fldSimple w:instr=" SEQ Ilustración \* ARABIC ">
        <w:r w:rsidR="00D663C6">
          <w:rPr>
            <w:noProof/>
          </w:rPr>
          <w:t>1</w:t>
        </w:r>
      </w:fldSimple>
      <w:r>
        <w:t>: Resumen global de la planificación del TFG</w:t>
      </w:r>
      <w:bookmarkEnd w:id="3"/>
    </w:p>
    <w:p w14:paraId="20A9D943" w14:textId="160E9628" w:rsidR="00F9754D" w:rsidRDefault="00F9754D" w:rsidP="008E2418">
      <w:r>
        <w:t xml:space="preserve">Las barras de color rosa reflejan el número de historias que abarca cada iteración. A su vez, estas historias se componen de tareas. La línea azul, muestra las horas invertidas durante la iteración. </w:t>
      </w:r>
    </w:p>
    <w:p w14:paraId="28A326A7" w14:textId="48A34CEE" w:rsidR="00F9754D" w:rsidRDefault="00F9754D" w:rsidP="008E2418">
      <w:r>
        <w:t>En total, el trabajo de fin de grado se ha desarrollado en 10 iteraciones.</w:t>
      </w:r>
    </w:p>
    <w:p w14:paraId="51550117" w14:textId="2C5B9946" w:rsidR="00302F31" w:rsidRPr="00302F31" w:rsidRDefault="00302F31" w:rsidP="008E2418">
      <w:pPr>
        <w:rPr>
          <w:i/>
        </w:rPr>
      </w:pPr>
      <w:r>
        <w:t xml:space="preserve">A continuación se van a mostrar los </w:t>
      </w:r>
      <w:r w:rsidRPr="00302F31">
        <w:rPr>
          <w:i/>
        </w:rPr>
        <w:t xml:space="preserve">Sprint </w:t>
      </w:r>
      <w:proofErr w:type="spellStart"/>
      <w:r w:rsidRPr="00302F31">
        <w:rPr>
          <w:i/>
        </w:rPr>
        <w:t>Backlogs</w:t>
      </w:r>
      <w:proofErr w:type="spellEnd"/>
      <w:r w:rsidR="00CA7A0F">
        <w:t xml:space="preserve"> de cada </w:t>
      </w:r>
      <w:r w:rsidR="0044371F">
        <w:t>iteración</w:t>
      </w:r>
      <w:r w:rsidR="00CA7A0F">
        <w:t xml:space="preserve"> </w:t>
      </w:r>
      <w:r>
        <w:t xml:space="preserve">junto con sus correspondientes </w:t>
      </w:r>
      <w:proofErr w:type="spellStart"/>
      <w:r w:rsidRPr="00302F31">
        <w:rPr>
          <w:i/>
        </w:rPr>
        <w:t>BurndownCharts</w:t>
      </w:r>
      <w:proofErr w:type="spellEnd"/>
      <w:r w:rsidR="00CA7A0F">
        <w:rPr>
          <w:i/>
        </w:rPr>
        <w:t>.</w:t>
      </w:r>
    </w:p>
    <w:p w14:paraId="55E1EAF2" w14:textId="3FD276C7" w:rsidR="008E2418" w:rsidRDefault="00845B80" w:rsidP="00DF74C3">
      <w:pPr>
        <w:pStyle w:val="Ttulo3"/>
      </w:pPr>
      <w:bookmarkStart w:id="4" w:name="_Toc442285826"/>
      <w:r>
        <w:t>Iteración 1 (25 sept 2015 a 1 o</w:t>
      </w:r>
      <w:r w:rsidR="008E2418">
        <w:t>ct 2015)</w:t>
      </w:r>
      <w:bookmarkEnd w:id="4"/>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711285">
      <w:pPr>
        <w:pStyle w:val="Prrafodelista"/>
        <w:numPr>
          <w:ilvl w:val="0"/>
          <w:numId w:val="8"/>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711285">
      <w:pPr>
        <w:pStyle w:val="Prrafodelista"/>
        <w:numPr>
          <w:ilvl w:val="1"/>
          <w:numId w:val="8"/>
        </w:numPr>
        <w:contextualSpacing/>
      </w:pPr>
      <w:r>
        <w:t xml:space="preserve">Instalación del </w:t>
      </w:r>
      <w:proofErr w:type="spellStart"/>
      <w:r>
        <w:t>WampServer</w:t>
      </w:r>
      <w:proofErr w:type="spellEnd"/>
    </w:p>
    <w:p w14:paraId="2AE489C4" w14:textId="77777777" w:rsidR="008E2418" w:rsidRDefault="008E2418" w:rsidP="00711285">
      <w:pPr>
        <w:pStyle w:val="Prrafodelista"/>
        <w:numPr>
          <w:ilvl w:val="1"/>
          <w:numId w:val="8"/>
        </w:numPr>
        <w:contextualSpacing/>
      </w:pPr>
      <w:r>
        <w:t>Instalación de Moodle</w:t>
      </w:r>
    </w:p>
    <w:p w14:paraId="1C85F042" w14:textId="04A0E1A3" w:rsidR="008E2418" w:rsidRDefault="008E2418" w:rsidP="00711285">
      <w:pPr>
        <w:pStyle w:val="Prrafodelista"/>
        <w:numPr>
          <w:ilvl w:val="1"/>
          <w:numId w:val="8"/>
        </w:numPr>
        <w:contextualSpacing/>
      </w:pPr>
      <w:r>
        <w:t xml:space="preserve">Instalación del </w:t>
      </w:r>
      <w:proofErr w:type="spellStart"/>
      <w:r w:rsidR="0044371F">
        <w:rPr>
          <w:i/>
        </w:rPr>
        <w:t>p</w:t>
      </w:r>
      <w:r w:rsidRPr="0044371F">
        <w:rPr>
          <w:i/>
        </w:rPr>
        <w:t>lugin</w:t>
      </w:r>
      <w:proofErr w:type="spellEnd"/>
      <w:r>
        <w:t xml:space="preserve"> LTI</w:t>
      </w:r>
    </w:p>
    <w:p w14:paraId="595ED576" w14:textId="77777777" w:rsidR="008E2418" w:rsidRDefault="008E2418" w:rsidP="00711285">
      <w:pPr>
        <w:pStyle w:val="Prrafodelista"/>
        <w:numPr>
          <w:ilvl w:val="1"/>
          <w:numId w:val="8"/>
        </w:numPr>
        <w:contextualSpacing/>
      </w:pPr>
      <w:r>
        <w:t xml:space="preserve">Instalación de </w:t>
      </w:r>
      <w:proofErr w:type="spellStart"/>
      <w:r>
        <w:t>Webmin</w:t>
      </w:r>
      <w:proofErr w:type="spellEnd"/>
    </w:p>
    <w:p w14:paraId="263006A1" w14:textId="77777777" w:rsidR="008E2418" w:rsidRDefault="008E2418" w:rsidP="00711285">
      <w:pPr>
        <w:pStyle w:val="Prrafodelista"/>
        <w:numPr>
          <w:ilvl w:val="1"/>
          <w:numId w:val="8"/>
        </w:numPr>
        <w:contextualSpacing/>
      </w:pPr>
      <w:r>
        <w:lastRenderedPageBreak/>
        <w:t xml:space="preserve">Instalación de </w:t>
      </w:r>
      <w:proofErr w:type="spellStart"/>
      <w:r>
        <w:t>GitHub</w:t>
      </w:r>
      <w:proofErr w:type="spellEnd"/>
    </w:p>
    <w:p w14:paraId="1B7B2482" w14:textId="77777777" w:rsidR="008E2418" w:rsidRDefault="008E2418" w:rsidP="00711285">
      <w:pPr>
        <w:pStyle w:val="Prrafodelista"/>
        <w:numPr>
          <w:ilvl w:val="1"/>
          <w:numId w:val="8"/>
        </w:numPr>
        <w:contextualSpacing/>
      </w:pPr>
      <w:r>
        <w:t>Creación de una Base de datos para la plataforma Moodle</w:t>
      </w:r>
    </w:p>
    <w:p w14:paraId="5E3456C8" w14:textId="77777777" w:rsidR="008E2418" w:rsidRDefault="008E2418" w:rsidP="00711285">
      <w:pPr>
        <w:pStyle w:val="Prrafodelista"/>
        <w:numPr>
          <w:ilvl w:val="1"/>
          <w:numId w:val="8"/>
        </w:numPr>
        <w:contextualSpacing/>
      </w:pPr>
      <w:r>
        <w:t>Creación de una cuenta en XP-DEV</w:t>
      </w:r>
    </w:p>
    <w:p w14:paraId="18F22268" w14:textId="77777777" w:rsidR="008E2418" w:rsidRDefault="008E2418" w:rsidP="00711285">
      <w:pPr>
        <w:pStyle w:val="Prrafodelista"/>
        <w:numPr>
          <w:ilvl w:val="0"/>
          <w:numId w:val="8"/>
        </w:numPr>
        <w:contextualSpacing/>
      </w:pPr>
      <w:r>
        <w:t xml:space="preserve">Primera toma de contacto con Moodle y primer ejemplo usando el </w:t>
      </w:r>
      <w:proofErr w:type="spellStart"/>
      <w:r w:rsidRPr="0044371F">
        <w:rPr>
          <w:i/>
        </w:rPr>
        <w:t>plugin</w:t>
      </w:r>
      <w:proofErr w:type="spellEnd"/>
      <w:r>
        <w:t xml:space="preserve"> LTI.</w:t>
      </w:r>
    </w:p>
    <w:p w14:paraId="1C1EAAE7" w14:textId="77777777" w:rsidR="008E2418" w:rsidRDefault="008E2418" w:rsidP="00711285">
      <w:pPr>
        <w:pStyle w:val="Prrafodelista"/>
        <w:numPr>
          <w:ilvl w:val="0"/>
          <w:numId w:val="8"/>
        </w:numPr>
        <w:contextualSpacing/>
      </w:pPr>
      <w:r>
        <w:t xml:space="preserve">Investigación acerca del protocolo </w:t>
      </w:r>
      <w:proofErr w:type="spellStart"/>
      <w:r>
        <w:t>OAuth</w:t>
      </w:r>
      <w:proofErr w:type="spellEnd"/>
      <w:r>
        <w:t>.</w:t>
      </w:r>
    </w:p>
    <w:p w14:paraId="538617DE" w14:textId="77777777" w:rsidR="0044371F" w:rsidRDefault="008E2418" w:rsidP="0044371F">
      <w:pPr>
        <w:pStyle w:val="Prrafodelista"/>
        <w:numPr>
          <w:ilvl w:val="0"/>
          <w:numId w:val="8"/>
        </w:numPr>
        <w:contextualSpacing/>
      </w:pPr>
      <w:r>
        <w:t>Comienzo de la documentación del Anexo del manual del programador.</w:t>
      </w:r>
    </w:p>
    <w:p w14:paraId="1946E497" w14:textId="5A4E7B49" w:rsidR="008212D8" w:rsidRDefault="00B92287" w:rsidP="0044371F">
      <w:pPr>
        <w:pStyle w:val="Prrafodelista"/>
        <w:ind w:left="720"/>
        <w:contextualSpacing/>
      </w:pPr>
      <w:r>
        <w:rPr>
          <w:noProof/>
          <w:lang w:eastAsia="es-ES"/>
        </w:rPr>
        <w:drawing>
          <wp:anchor distT="0" distB="0" distL="114300" distR="114300" simplePos="0" relativeHeight="251665408" behindDoc="0" locked="0" layoutInCell="1" allowOverlap="1" wp14:anchorId="0EE46D75" wp14:editId="3984EA2B">
            <wp:simplePos x="0" y="0"/>
            <wp:positionH relativeFrom="column">
              <wp:posOffset>-15875</wp:posOffset>
            </wp:positionH>
            <wp:positionV relativeFrom="paragraph">
              <wp:posOffset>165100</wp:posOffset>
            </wp:positionV>
            <wp:extent cx="3942715" cy="816610"/>
            <wp:effectExtent l="0" t="0" r="635" b="2540"/>
            <wp:wrapThrough wrapText="bothSides">
              <wp:wrapPolygon edited="0">
                <wp:start x="0" y="0"/>
                <wp:lineTo x="0" y="21163"/>
                <wp:lineTo x="21499" y="21163"/>
                <wp:lineTo x="2149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6048"/>
                    <a:stretch/>
                  </pic:blipFill>
                  <pic:spPr bwMode="auto">
                    <a:xfrm>
                      <a:off x="0" y="0"/>
                      <a:ext cx="3942715" cy="81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6A68C" w14:textId="58359AF8" w:rsidR="008E2418" w:rsidRDefault="008212D8" w:rsidP="008212D8">
      <w:pPr>
        <w:pStyle w:val="Epgrafe"/>
        <w:jc w:val="center"/>
      </w:pPr>
      <w:bookmarkStart w:id="5" w:name="_Toc442285897"/>
      <w:r>
        <w:t xml:space="preserve">Ilustración </w:t>
      </w:r>
      <w:fldSimple w:instr=" SEQ Ilustración \* ARABIC ">
        <w:r w:rsidR="00D663C6">
          <w:rPr>
            <w:noProof/>
          </w:rPr>
          <w:t>2</w:t>
        </w:r>
      </w:fldSimple>
      <w:r>
        <w:t xml:space="preserve">: Sprint </w:t>
      </w:r>
      <w:proofErr w:type="spellStart"/>
      <w:r>
        <w:t>Backlog</w:t>
      </w:r>
      <w:proofErr w:type="spellEnd"/>
      <w:r>
        <w:t xml:space="preserve"> Iteración 1</w:t>
      </w:r>
      <w:bookmarkEnd w:id="5"/>
    </w:p>
    <w:p w14:paraId="6F830AFA" w14:textId="77777777" w:rsidR="008212D8" w:rsidRDefault="008E2418" w:rsidP="008212D8">
      <w:pPr>
        <w:keepNext/>
        <w:jc w:val="center"/>
      </w:pPr>
      <w:r>
        <w:rPr>
          <w:noProof/>
          <w:lang w:eastAsia="es-ES"/>
        </w:rPr>
        <w:drawing>
          <wp:inline distT="0" distB="0" distL="0" distR="0" wp14:anchorId="18D07DE2" wp14:editId="0686A7D9">
            <wp:extent cx="3885260" cy="2737135"/>
            <wp:effectExtent l="0" t="0" r="127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5260" cy="2737135"/>
                    </a:xfrm>
                    <a:prstGeom prst="rect">
                      <a:avLst/>
                    </a:prstGeom>
                  </pic:spPr>
                </pic:pic>
              </a:graphicData>
            </a:graphic>
          </wp:inline>
        </w:drawing>
      </w:r>
    </w:p>
    <w:p w14:paraId="4A1FF092" w14:textId="5992F445" w:rsidR="008E2418" w:rsidRDefault="008212D8" w:rsidP="008212D8">
      <w:pPr>
        <w:pStyle w:val="Epgrafe"/>
        <w:jc w:val="center"/>
      </w:pPr>
      <w:bookmarkStart w:id="6" w:name="_Toc442285898"/>
      <w:r>
        <w:t xml:space="preserve">Ilustración </w:t>
      </w:r>
      <w:fldSimple w:instr=" SEQ Ilustración \* ARABIC ">
        <w:r w:rsidR="00D663C6">
          <w:rPr>
            <w:noProof/>
          </w:rPr>
          <w:t>3</w:t>
        </w:r>
      </w:fldSimple>
      <w:r>
        <w:t xml:space="preserve">: </w:t>
      </w:r>
      <w:proofErr w:type="spellStart"/>
      <w:r>
        <w:t>Burndown</w:t>
      </w:r>
      <w:proofErr w:type="spellEnd"/>
      <w:r>
        <w:t xml:space="preserve"> Chart Iteración 1</w:t>
      </w:r>
      <w:bookmarkEnd w:id="6"/>
    </w:p>
    <w:p w14:paraId="0129EB31" w14:textId="40305812" w:rsidR="003B38DF" w:rsidRDefault="00CA7A0F" w:rsidP="003B38DF">
      <w:r>
        <w:br w:type="page"/>
      </w:r>
    </w:p>
    <w:p w14:paraId="7738398F" w14:textId="17EC1D03" w:rsidR="00E4606B" w:rsidRDefault="00845B80" w:rsidP="00DF74C3">
      <w:pPr>
        <w:pStyle w:val="Ttulo3"/>
      </w:pPr>
      <w:bookmarkStart w:id="7" w:name="_Toc442285827"/>
      <w:r>
        <w:lastRenderedPageBreak/>
        <w:t>Iteración 2 (1 oct 2015 a 15 o</w:t>
      </w:r>
      <w:r w:rsidR="00E4606B">
        <w:t>ct 2015)</w:t>
      </w:r>
      <w:bookmarkEnd w:id="7"/>
    </w:p>
    <w:p w14:paraId="43052972" w14:textId="77777777" w:rsidR="00E4606B" w:rsidRDefault="00E4606B" w:rsidP="00E4606B">
      <w:r>
        <w:t>En esta iteración:</w:t>
      </w:r>
    </w:p>
    <w:p w14:paraId="3813D60D" w14:textId="77777777" w:rsidR="00E4606B" w:rsidRDefault="00E4606B" w:rsidP="00711285">
      <w:pPr>
        <w:pStyle w:val="Prrafodelista"/>
        <w:numPr>
          <w:ilvl w:val="0"/>
          <w:numId w:val="18"/>
        </w:numPr>
      </w:pPr>
      <w:r>
        <w:t>Se crean los hosts virtuales modificando el fichero de configuración de apache.</w:t>
      </w:r>
    </w:p>
    <w:p w14:paraId="6C07902E" w14:textId="77777777" w:rsidR="00E4606B" w:rsidRDefault="00E4606B" w:rsidP="00711285">
      <w:pPr>
        <w:pStyle w:val="Prrafodelista"/>
        <w:numPr>
          <w:ilvl w:val="0"/>
          <w:numId w:val="18"/>
        </w:numPr>
      </w:pPr>
      <w:r>
        <w:t>Se trabaja sobre los Anexos y se modifican los siguientes apartados:</w:t>
      </w:r>
    </w:p>
    <w:p w14:paraId="79331E48" w14:textId="77777777" w:rsidR="00E4606B" w:rsidRDefault="00E4606B" w:rsidP="00711285">
      <w:pPr>
        <w:pStyle w:val="Prrafodelista"/>
        <w:numPr>
          <w:ilvl w:val="1"/>
          <w:numId w:val="18"/>
        </w:numPr>
      </w:pPr>
      <w:r>
        <w:t>Manual del programador.</w:t>
      </w:r>
    </w:p>
    <w:p w14:paraId="391DADD0" w14:textId="77777777" w:rsidR="00E4606B" w:rsidRDefault="00E4606B" w:rsidP="00711285">
      <w:pPr>
        <w:pStyle w:val="Prrafodelista"/>
        <w:numPr>
          <w:ilvl w:val="1"/>
          <w:numId w:val="18"/>
        </w:numPr>
      </w:pPr>
      <w:r>
        <w:t>Especificación de requisitos.</w:t>
      </w:r>
    </w:p>
    <w:p w14:paraId="42A1CF91" w14:textId="77777777" w:rsidR="00E4606B" w:rsidRDefault="00E4606B" w:rsidP="00711285">
      <w:pPr>
        <w:pStyle w:val="Prrafodelista"/>
        <w:numPr>
          <w:ilvl w:val="1"/>
          <w:numId w:val="18"/>
        </w:numPr>
      </w:pPr>
      <w:r>
        <w:t>Plan de proyecto software.</w:t>
      </w:r>
    </w:p>
    <w:p w14:paraId="54A4C0B2" w14:textId="77777777" w:rsidR="00E4606B" w:rsidRDefault="00E4606B" w:rsidP="00711285">
      <w:pPr>
        <w:pStyle w:val="Prrafodelista"/>
        <w:numPr>
          <w:ilvl w:val="1"/>
          <w:numId w:val="18"/>
        </w:numPr>
      </w:pPr>
      <w:r>
        <w:t>Diagramas de casos de uso.</w:t>
      </w:r>
    </w:p>
    <w:p w14:paraId="4F815065" w14:textId="77777777" w:rsidR="00E4606B" w:rsidRDefault="00E4606B" w:rsidP="00711285">
      <w:pPr>
        <w:pStyle w:val="Prrafodelista"/>
        <w:numPr>
          <w:ilvl w:val="1"/>
          <w:numId w:val="18"/>
        </w:numPr>
      </w:pPr>
      <w:r>
        <w:t>Modificación del formato del documento (tamaño y letra de los títulos).</w:t>
      </w:r>
    </w:p>
    <w:p w14:paraId="2EF60377" w14:textId="77777777" w:rsidR="00E4606B" w:rsidRDefault="00E4606B" w:rsidP="00711285">
      <w:pPr>
        <w:pStyle w:val="Prrafodelista"/>
        <w:numPr>
          <w:ilvl w:val="0"/>
          <w:numId w:val="18"/>
        </w:numPr>
      </w:pPr>
      <w:r>
        <w:t xml:space="preserve">Se trabaja con el protocolo </w:t>
      </w:r>
      <w:proofErr w:type="spellStart"/>
      <w:r>
        <w:t>OAuth</w:t>
      </w:r>
      <w:proofErr w:type="spellEnd"/>
      <w:r>
        <w:t>. Para ello en primer lugar se busca una librería para poder trabajar con el protocolo, y después se realiza un ejemplo de ejecución para ver su funcionamiento.</w:t>
      </w:r>
    </w:p>
    <w:p w14:paraId="3656BC2E" w14:textId="7426710B" w:rsidR="00B92287" w:rsidRDefault="00E4606B" w:rsidP="00B92287">
      <w:pPr>
        <w:pStyle w:val="Prrafodelista"/>
        <w:numPr>
          <w:ilvl w:val="0"/>
          <w:numId w:val="18"/>
        </w:numPr>
      </w:pPr>
      <w:r>
        <w:t>Se sigue investigando sobre el LTI y se realiza un ejemplo que per</w:t>
      </w:r>
      <w:r w:rsidR="00776827">
        <w:t xml:space="preserve">mite enlazar Moodle con nuestra aplicación </w:t>
      </w:r>
      <w:r>
        <w:t xml:space="preserve">web creando para ello una actividad de tipo “herramienta externa” desde Moodle. El resultado es que al </w:t>
      </w:r>
      <w:r w:rsidR="005651CB">
        <w:t>seleccionar</w:t>
      </w:r>
      <w:r>
        <w:t xml:space="preserve"> en di</w:t>
      </w:r>
      <w:r w:rsidR="005651CB">
        <w:t>cha actividad, se mostrará en la</w:t>
      </w:r>
      <w:r>
        <w:t xml:space="preserve"> </w:t>
      </w:r>
      <w:r w:rsidR="00776827">
        <w:t>aplicación</w:t>
      </w:r>
      <w:r>
        <w:t xml:space="preserve"> web la información del usuario que la ha </w:t>
      </w:r>
      <w:r w:rsidR="005651CB">
        <w:t>seleccionado</w:t>
      </w:r>
      <w:r>
        <w:t>.</w:t>
      </w:r>
    </w:p>
    <w:p w14:paraId="7EEB62BF" w14:textId="77777777" w:rsidR="008212D8" w:rsidRDefault="00C72026" w:rsidP="008212D8">
      <w:pPr>
        <w:keepNext/>
      </w:pPr>
      <w:r>
        <w:rPr>
          <w:noProof/>
          <w:lang w:eastAsia="es-ES"/>
        </w:rPr>
        <w:drawing>
          <wp:inline distT="0" distB="0" distL="0" distR="0" wp14:anchorId="0EFF17E8" wp14:editId="5CBF70C9">
            <wp:extent cx="3887241" cy="7817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973"/>
                    <a:stretch/>
                  </pic:blipFill>
                  <pic:spPr bwMode="auto">
                    <a:xfrm>
                      <a:off x="0" y="0"/>
                      <a:ext cx="3964899" cy="797339"/>
                    </a:xfrm>
                    <a:prstGeom prst="rect">
                      <a:avLst/>
                    </a:prstGeom>
                    <a:ln>
                      <a:noFill/>
                    </a:ln>
                    <a:extLst>
                      <a:ext uri="{53640926-AAD7-44D8-BBD7-CCE9431645EC}">
                        <a14:shadowObscured xmlns:a14="http://schemas.microsoft.com/office/drawing/2010/main"/>
                      </a:ext>
                    </a:extLst>
                  </pic:spPr>
                </pic:pic>
              </a:graphicData>
            </a:graphic>
          </wp:inline>
        </w:drawing>
      </w:r>
    </w:p>
    <w:p w14:paraId="3E74BEE3" w14:textId="1D2F4C4A" w:rsidR="0008359C" w:rsidRDefault="008212D8" w:rsidP="008212D8">
      <w:pPr>
        <w:pStyle w:val="Epgrafe"/>
        <w:jc w:val="center"/>
      </w:pPr>
      <w:bookmarkStart w:id="8" w:name="_Toc442285899"/>
      <w:r>
        <w:t xml:space="preserve">Ilustración </w:t>
      </w:r>
      <w:fldSimple w:instr=" SEQ Ilustración \* ARABIC ">
        <w:r w:rsidR="00D663C6">
          <w:rPr>
            <w:noProof/>
          </w:rPr>
          <w:t>4</w:t>
        </w:r>
      </w:fldSimple>
      <w:r>
        <w:t xml:space="preserve">: Sprint </w:t>
      </w:r>
      <w:proofErr w:type="spellStart"/>
      <w:r>
        <w:t>Backlog</w:t>
      </w:r>
      <w:proofErr w:type="spellEnd"/>
      <w:r>
        <w:t xml:space="preserve"> Iteración 2</w:t>
      </w:r>
      <w:bookmarkEnd w:id="8"/>
    </w:p>
    <w:p w14:paraId="420DBF9D" w14:textId="77777777" w:rsidR="008212D8" w:rsidRDefault="0008359C" w:rsidP="008212D8">
      <w:pPr>
        <w:keepNext/>
        <w:jc w:val="center"/>
      </w:pPr>
      <w:r>
        <w:rPr>
          <w:noProof/>
          <w:lang w:eastAsia="es-ES"/>
        </w:rPr>
        <w:lastRenderedPageBreak/>
        <w:drawing>
          <wp:inline distT="0" distB="0" distL="0" distR="0" wp14:anchorId="4C67165A" wp14:editId="37623E20">
            <wp:extent cx="3886835" cy="274738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1329" cy="2764699"/>
                    </a:xfrm>
                    <a:prstGeom prst="rect">
                      <a:avLst/>
                    </a:prstGeom>
                  </pic:spPr>
                </pic:pic>
              </a:graphicData>
            </a:graphic>
          </wp:inline>
        </w:drawing>
      </w:r>
    </w:p>
    <w:p w14:paraId="02B902A7" w14:textId="39977ED7" w:rsidR="00FC3CF5" w:rsidRPr="00FC3CF5" w:rsidRDefault="008212D8" w:rsidP="00CA7A0F">
      <w:pPr>
        <w:pStyle w:val="Epgrafe"/>
        <w:jc w:val="center"/>
      </w:pPr>
      <w:bookmarkStart w:id="9" w:name="_Toc442285900"/>
      <w:r>
        <w:t xml:space="preserve">Ilustración </w:t>
      </w:r>
      <w:fldSimple w:instr=" SEQ Ilustración \* ARABIC ">
        <w:r w:rsidR="00D663C6">
          <w:rPr>
            <w:noProof/>
          </w:rPr>
          <w:t>5</w:t>
        </w:r>
      </w:fldSimple>
      <w:r>
        <w:t xml:space="preserve">: </w:t>
      </w:r>
      <w:proofErr w:type="spellStart"/>
      <w:r>
        <w:t>Burndown</w:t>
      </w:r>
      <w:proofErr w:type="spellEnd"/>
      <w:r>
        <w:t xml:space="preserve"> Chart Iteración 2</w:t>
      </w:r>
      <w:bookmarkEnd w:id="9"/>
    </w:p>
    <w:p w14:paraId="5C73CF3B" w14:textId="697038CE" w:rsidR="001B69A9" w:rsidRDefault="00845B80" w:rsidP="00DF74C3">
      <w:pPr>
        <w:pStyle w:val="Ttulo3"/>
      </w:pPr>
      <w:bookmarkStart w:id="10" w:name="_Toc442285828"/>
      <w:r>
        <w:t>Iteración 3 (15 oct 2015 a 29 o</w:t>
      </w:r>
      <w:r w:rsidR="001B69A9">
        <w:t>ct 2015)</w:t>
      </w:r>
      <w:bookmarkEnd w:id="10"/>
    </w:p>
    <w:p w14:paraId="61E1EED6" w14:textId="77777777" w:rsidR="001B69A9" w:rsidRDefault="001B69A9" w:rsidP="001B69A9">
      <w:r>
        <w:t>Tareas realizadas durante esta iteración:</w:t>
      </w:r>
    </w:p>
    <w:p w14:paraId="339470DE" w14:textId="77777777" w:rsidR="001B69A9" w:rsidRDefault="001B69A9" w:rsidP="00711285">
      <w:pPr>
        <w:pStyle w:val="Prrafodelista"/>
        <w:numPr>
          <w:ilvl w:val="0"/>
          <w:numId w:val="19"/>
        </w:numPr>
      </w:pPr>
      <w:r>
        <w:t>Creación de un formulario de subida de ficheros, que va a permitir que posteriormente los alumnos puedan subir sus prácticas y los profesores los test que van a aplicarse a dichas prácticas.</w:t>
      </w:r>
    </w:p>
    <w:p w14:paraId="60BAC86B" w14:textId="7E1D4190" w:rsidR="001B69A9" w:rsidRDefault="001B69A9" w:rsidP="00711285">
      <w:pPr>
        <w:pStyle w:val="Prrafodelista"/>
        <w:numPr>
          <w:ilvl w:val="0"/>
          <w:numId w:val="19"/>
        </w:numPr>
      </w:pPr>
      <w:r>
        <w:t>Creación y uso de una tabla en la base de datos que va a almacen</w:t>
      </w:r>
      <w:r w:rsidR="00CA7A0F">
        <w:t xml:space="preserve">ar los parámetros LTI (URL, </w:t>
      </w:r>
      <w:proofErr w:type="spellStart"/>
      <w:r w:rsidR="00CA7A0F" w:rsidRPr="00CA7A0F">
        <w:rPr>
          <w:i/>
        </w:rPr>
        <w:t>consumer_</w:t>
      </w:r>
      <w:r w:rsidRPr="00CA7A0F">
        <w:rPr>
          <w:i/>
        </w:rPr>
        <w:t>key</w:t>
      </w:r>
      <w:proofErr w:type="spellEnd"/>
      <w:r>
        <w:t xml:space="preserve"> y </w:t>
      </w:r>
      <w:proofErr w:type="spellStart"/>
      <w:r w:rsidRPr="00CA7A0F">
        <w:rPr>
          <w:i/>
        </w:rPr>
        <w:t>secret</w:t>
      </w:r>
      <w:proofErr w:type="spellEnd"/>
      <w:r>
        <w:t>) necesarios a la hora de realiza</w:t>
      </w:r>
      <w:r w:rsidR="00776827">
        <w:t>r la conexión entre Moodle y la aplicación</w:t>
      </w:r>
      <w:r>
        <w:t xml:space="preserve"> web.</w:t>
      </w:r>
    </w:p>
    <w:p w14:paraId="78A78D8E" w14:textId="77777777" w:rsidR="001B69A9" w:rsidRDefault="001B69A9" w:rsidP="00711285">
      <w:pPr>
        <w:pStyle w:val="Prrafodelista"/>
        <w:numPr>
          <w:ilvl w:val="0"/>
          <w:numId w:val="19"/>
        </w:numPr>
      </w:pPr>
      <w:r>
        <w:t xml:space="preserve">Investigación sobre </w:t>
      </w:r>
      <w:proofErr w:type="spellStart"/>
      <w:r>
        <w:t>Bootstrap</w:t>
      </w:r>
      <w:proofErr w:type="spellEnd"/>
      <w:r>
        <w:t xml:space="preserve"> e implementación de algún ejemplo para entender mejor su funcionamiento.</w:t>
      </w:r>
    </w:p>
    <w:p w14:paraId="4EEE74E0" w14:textId="77777777" w:rsidR="001B69A9" w:rsidRDefault="001B69A9" w:rsidP="00711285">
      <w:pPr>
        <w:pStyle w:val="Prrafodelista"/>
        <w:numPr>
          <w:ilvl w:val="0"/>
          <w:numId w:val="19"/>
        </w:numPr>
      </w:pPr>
      <w:r>
        <w:t>Documentación de los Anexos:</w:t>
      </w:r>
    </w:p>
    <w:p w14:paraId="2D068B9E" w14:textId="77777777" w:rsidR="001B69A9" w:rsidRDefault="009046FC" w:rsidP="00711285">
      <w:pPr>
        <w:pStyle w:val="Prrafodelista"/>
        <w:numPr>
          <w:ilvl w:val="1"/>
          <w:numId w:val="19"/>
        </w:numPr>
      </w:pPr>
      <w:r>
        <w:t>Se añade la anterior iteración a la planificación temporal del proyecto.</w:t>
      </w:r>
    </w:p>
    <w:p w14:paraId="6F2708DB" w14:textId="77777777" w:rsidR="009046FC" w:rsidRDefault="009046FC" w:rsidP="00711285">
      <w:pPr>
        <w:pStyle w:val="Prrafodelista"/>
        <w:numPr>
          <w:ilvl w:val="1"/>
          <w:numId w:val="19"/>
        </w:numPr>
      </w:pPr>
      <w:r>
        <w:t>Modificación de los requisitos, diagramas y plantillas de los casos de uso.</w:t>
      </w:r>
    </w:p>
    <w:p w14:paraId="200A3F94" w14:textId="77777777" w:rsidR="00B92287" w:rsidRDefault="00B92287" w:rsidP="008212D8">
      <w:pPr>
        <w:keepNext/>
        <w:rPr>
          <w:noProof/>
          <w:lang w:eastAsia="es-ES"/>
        </w:rPr>
      </w:pPr>
    </w:p>
    <w:p w14:paraId="7103F680" w14:textId="77777777" w:rsidR="008212D8" w:rsidRDefault="00C72026" w:rsidP="008212D8">
      <w:pPr>
        <w:keepNext/>
      </w:pPr>
      <w:r>
        <w:rPr>
          <w:noProof/>
          <w:lang w:eastAsia="es-ES"/>
        </w:rPr>
        <w:drawing>
          <wp:inline distT="0" distB="0" distL="0" distR="0" wp14:anchorId="5FF24E70" wp14:editId="06FBEA4A">
            <wp:extent cx="3910203" cy="7829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799"/>
                    <a:stretch/>
                  </pic:blipFill>
                  <pic:spPr bwMode="auto">
                    <a:xfrm>
                      <a:off x="0" y="0"/>
                      <a:ext cx="3998416" cy="800593"/>
                    </a:xfrm>
                    <a:prstGeom prst="rect">
                      <a:avLst/>
                    </a:prstGeom>
                    <a:ln>
                      <a:noFill/>
                    </a:ln>
                    <a:extLst>
                      <a:ext uri="{53640926-AAD7-44D8-BBD7-CCE9431645EC}">
                        <a14:shadowObscured xmlns:a14="http://schemas.microsoft.com/office/drawing/2010/main"/>
                      </a:ext>
                    </a:extLst>
                  </pic:spPr>
                </pic:pic>
              </a:graphicData>
            </a:graphic>
          </wp:inline>
        </w:drawing>
      </w:r>
    </w:p>
    <w:p w14:paraId="7288D9C2" w14:textId="436938C8" w:rsidR="003B38DF" w:rsidRDefault="008212D8" w:rsidP="00CA7A0F">
      <w:pPr>
        <w:pStyle w:val="Epgrafe"/>
        <w:jc w:val="center"/>
      </w:pPr>
      <w:bookmarkStart w:id="11" w:name="_Toc442285901"/>
      <w:r>
        <w:t xml:space="preserve">Ilustración </w:t>
      </w:r>
      <w:fldSimple w:instr=" SEQ Ilustración \* ARABIC ">
        <w:r w:rsidR="00D663C6">
          <w:rPr>
            <w:noProof/>
          </w:rPr>
          <w:t>6</w:t>
        </w:r>
      </w:fldSimple>
      <w:r>
        <w:t xml:space="preserve">: Sprint </w:t>
      </w:r>
      <w:proofErr w:type="spellStart"/>
      <w:r>
        <w:t>Backlog</w:t>
      </w:r>
      <w:proofErr w:type="spellEnd"/>
      <w:r>
        <w:t xml:space="preserve"> Iteración 3</w:t>
      </w:r>
      <w:bookmarkEnd w:id="11"/>
    </w:p>
    <w:p w14:paraId="1D9A6FB5" w14:textId="77777777" w:rsidR="00B92287" w:rsidRDefault="00B92287" w:rsidP="00B92287">
      <w:pPr>
        <w:keepNext/>
        <w:jc w:val="center"/>
      </w:pPr>
      <w:r>
        <w:rPr>
          <w:noProof/>
          <w:lang w:eastAsia="es-ES"/>
        </w:rPr>
        <w:drawing>
          <wp:inline distT="0" distB="0" distL="0" distR="0" wp14:anchorId="7482B7DA" wp14:editId="228FB102">
            <wp:extent cx="3887241" cy="274995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0900" cy="2752546"/>
                    </a:xfrm>
                    <a:prstGeom prst="rect">
                      <a:avLst/>
                    </a:prstGeom>
                  </pic:spPr>
                </pic:pic>
              </a:graphicData>
            </a:graphic>
          </wp:inline>
        </w:drawing>
      </w:r>
    </w:p>
    <w:p w14:paraId="3C924F7D" w14:textId="0A122457" w:rsidR="008212D8" w:rsidRDefault="00B92287" w:rsidP="00B92287">
      <w:pPr>
        <w:pStyle w:val="Epgrafe"/>
        <w:jc w:val="center"/>
      </w:pPr>
      <w:bookmarkStart w:id="12" w:name="_Toc442285902"/>
      <w:r>
        <w:t xml:space="preserve">Ilustración </w:t>
      </w:r>
      <w:fldSimple w:instr=" SEQ Ilustración \* ARABIC ">
        <w:r w:rsidR="00D663C6">
          <w:rPr>
            <w:noProof/>
          </w:rPr>
          <w:t>7</w:t>
        </w:r>
      </w:fldSimple>
      <w:r>
        <w:t xml:space="preserve">: </w:t>
      </w:r>
      <w:proofErr w:type="spellStart"/>
      <w:r w:rsidRPr="007F2B18">
        <w:t>Burndown</w:t>
      </w:r>
      <w:proofErr w:type="spellEnd"/>
      <w:r w:rsidRPr="007F2B18">
        <w:t xml:space="preserve"> Chart Iteración 3</w:t>
      </w:r>
      <w:bookmarkEnd w:id="12"/>
    </w:p>
    <w:p w14:paraId="6FDF30D8" w14:textId="30EF183C" w:rsidR="00C72026" w:rsidRDefault="00845B80" w:rsidP="00DF74C3">
      <w:pPr>
        <w:pStyle w:val="Ttulo3"/>
      </w:pPr>
      <w:bookmarkStart w:id="13" w:name="_Toc442285829"/>
      <w:r>
        <w:t>Iteración 4 (29 oct 2015 a 12 n</w:t>
      </w:r>
      <w:r w:rsidR="00C72026">
        <w:t>ov 2015)</w:t>
      </w:r>
      <w:bookmarkEnd w:id="13"/>
    </w:p>
    <w:p w14:paraId="6061D484" w14:textId="0ED37850" w:rsidR="00C72026" w:rsidRDefault="00C72026" w:rsidP="00C72026">
      <w:r>
        <w:t>Tareas realizadas en esta iteración:</w:t>
      </w:r>
    </w:p>
    <w:p w14:paraId="2422A425" w14:textId="6F547AEB" w:rsidR="00C72026" w:rsidRDefault="00C72026" w:rsidP="00711285">
      <w:pPr>
        <w:pStyle w:val="Prrafodelista"/>
        <w:numPr>
          <w:ilvl w:val="0"/>
          <w:numId w:val="23"/>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711285">
      <w:pPr>
        <w:pStyle w:val="Prrafodelista"/>
        <w:numPr>
          <w:ilvl w:val="0"/>
          <w:numId w:val="23"/>
        </w:numPr>
      </w:pPr>
      <w:r>
        <w:t>Se lleva a cabo que cuando un alumno acceda por primera vez al servicio web, este sea registrado en la base de datos con sus datos de Moodle.</w:t>
      </w:r>
    </w:p>
    <w:p w14:paraId="78D77EAA" w14:textId="1D59382A" w:rsidR="00C72026" w:rsidRDefault="00C72026" w:rsidP="00711285">
      <w:pPr>
        <w:pStyle w:val="Prrafodelista"/>
        <w:numPr>
          <w:ilvl w:val="0"/>
          <w:numId w:val="23"/>
        </w:numPr>
      </w:pPr>
      <w:r>
        <w:lastRenderedPageBreak/>
        <w:t xml:space="preserve">Se crea por primera vez un script </w:t>
      </w:r>
      <w:r w:rsidR="005651CB">
        <w:t>SQL</w:t>
      </w:r>
      <w:r>
        <w:t xml:space="preserve"> que va a permitir la creación y eliminación de las tablas de la base de datos.</w:t>
      </w:r>
    </w:p>
    <w:p w14:paraId="7E232C1A" w14:textId="77777777" w:rsidR="00C72026" w:rsidRDefault="00C72026" w:rsidP="00711285">
      <w:pPr>
        <w:pStyle w:val="Prrafodelista"/>
        <w:numPr>
          <w:ilvl w:val="0"/>
          <w:numId w:val="23"/>
        </w:numPr>
      </w:pPr>
      <w:r>
        <w:t xml:space="preserve">Se investiga sobre </w:t>
      </w:r>
      <w:proofErr w:type="spellStart"/>
      <w:r>
        <w:t>Maven</w:t>
      </w:r>
      <w:proofErr w:type="spellEnd"/>
      <w:r>
        <w:t xml:space="preserve"> y se consigue:</w:t>
      </w:r>
    </w:p>
    <w:p w14:paraId="265FD476" w14:textId="77777777" w:rsidR="00C72026" w:rsidRDefault="00C72026" w:rsidP="00711285">
      <w:pPr>
        <w:pStyle w:val="Prrafodelista"/>
        <w:numPr>
          <w:ilvl w:val="1"/>
          <w:numId w:val="23"/>
        </w:numPr>
      </w:pPr>
      <w:r>
        <w:t xml:space="preserve">La creación automática desde </w:t>
      </w:r>
      <w:proofErr w:type="spellStart"/>
      <w:r>
        <w:t>php</w:t>
      </w:r>
      <w:proofErr w:type="spellEnd"/>
      <w:r>
        <w:t xml:space="preserve"> de un arquetipo </w:t>
      </w:r>
      <w:proofErr w:type="spellStart"/>
      <w:r>
        <w:t>maven</w:t>
      </w:r>
      <w:proofErr w:type="spellEnd"/>
      <w:r>
        <w:t>.</w:t>
      </w:r>
    </w:p>
    <w:p w14:paraId="456685D0" w14:textId="77777777" w:rsidR="00C72026" w:rsidRDefault="00C72026" w:rsidP="00711285">
      <w:pPr>
        <w:pStyle w:val="Prrafodelista"/>
        <w:numPr>
          <w:ilvl w:val="1"/>
          <w:numId w:val="23"/>
        </w:numPr>
      </w:pPr>
      <w:r>
        <w:t>El proceso de guardado de test y prácticas subidas por profe</w:t>
      </w:r>
      <w:r w:rsidR="005B6988">
        <w:t xml:space="preserve">sores y alumnos respectivamente (no se consigue que puedan subirse en archivos </w:t>
      </w:r>
      <w:proofErr w:type="spellStart"/>
      <w:r w:rsidR="005B6988">
        <w:t>zip</w:t>
      </w:r>
      <w:proofErr w:type="spellEnd"/>
      <w:r w:rsidR="005B6988">
        <w:t>).</w:t>
      </w:r>
    </w:p>
    <w:p w14:paraId="09285954" w14:textId="77777777" w:rsidR="00C72026" w:rsidRDefault="005B6988" w:rsidP="00711285">
      <w:pPr>
        <w:pStyle w:val="Prrafodelista"/>
        <w:numPr>
          <w:ilvl w:val="1"/>
          <w:numId w:val="23"/>
        </w:numPr>
      </w:pPr>
      <w:r>
        <w:t>Ejecutar los test subidos por el profesor para corregir las prácticas y comprobar si han sido pasados correctamente o no.</w:t>
      </w:r>
    </w:p>
    <w:p w14:paraId="6BF79A0B" w14:textId="77777777" w:rsidR="00C72026" w:rsidRDefault="005B6988" w:rsidP="00711285">
      <w:pPr>
        <w:pStyle w:val="Prrafodelista"/>
        <w:numPr>
          <w:ilvl w:val="0"/>
          <w:numId w:val="23"/>
        </w:numPr>
      </w:pPr>
      <w:r>
        <w:t>En cuanto a la documentación de los Anexos:</w:t>
      </w:r>
    </w:p>
    <w:p w14:paraId="14DD907C" w14:textId="77777777" w:rsidR="005B6988" w:rsidRDefault="005B6988" w:rsidP="00711285">
      <w:pPr>
        <w:pStyle w:val="Prrafodelista"/>
        <w:numPr>
          <w:ilvl w:val="1"/>
          <w:numId w:val="23"/>
        </w:numPr>
      </w:pPr>
      <w:r>
        <w:t>Se añade la pasa iteración en la planificación temporal del proyecto.</w:t>
      </w:r>
    </w:p>
    <w:p w14:paraId="12FC9B86" w14:textId="77777777" w:rsidR="005B6988" w:rsidRDefault="005B6988" w:rsidP="00711285">
      <w:pPr>
        <w:pStyle w:val="Prrafodelista"/>
        <w:numPr>
          <w:ilvl w:val="1"/>
          <w:numId w:val="23"/>
        </w:numPr>
      </w:pPr>
      <w:r>
        <w:t>Se modifican los diagramas de casos de uso.</w:t>
      </w:r>
    </w:p>
    <w:p w14:paraId="7FE7192D" w14:textId="77777777" w:rsidR="005B6988" w:rsidRDefault="005B6988" w:rsidP="00711285">
      <w:pPr>
        <w:pStyle w:val="Prrafodelista"/>
        <w:numPr>
          <w:ilvl w:val="1"/>
          <w:numId w:val="23"/>
        </w:numPr>
      </w:pPr>
      <w:r>
        <w:t>Se añade el apartado de diccionario de datos.</w:t>
      </w:r>
    </w:p>
    <w:p w14:paraId="5FBDC7B6" w14:textId="77777777" w:rsidR="005B6988" w:rsidRDefault="005B6988" w:rsidP="00711285">
      <w:pPr>
        <w:pStyle w:val="Prrafodelista"/>
        <w:numPr>
          <w:ilvl w:val="1"/>
          <w:numId w:val="23"/>
        </w:numPr>
      </w:pPr>
      <w:r>
        <w:t>Se modifican los requisitos funcionales.</w:t>
      </w:r>
    </w:p>
    <w:p w14:paraId="5821530E" w14:textId="527D0186" w:rsidR="00B92287" w:rsidRDefault="005B6988" w:rsidP="00B92287">
      <w:pPr>
        <w:pStyle w:val="Prrafodelista"/>
        <w:numPr>
          <w:ilvl w:val="0"/>
          <w:numId w:val="23"/>
        </w:numPr>
      </w:pPr>
      <w:r>
        <w:t xml:space="preserve">Se investiga sobre el </w:t>
      </w:r>
      <w:proofErr w:type="spellStart"/>
      <w:r w:rsidRPr="005651CB">
        <w:rPr>
          <w:i/>
        </w:rPr>
        <w:t>framework</w:t>
      </w:r>
      <w:proofErr w:type="spellEnd"/>
      <w:r>
        <w:t xml:space="preserve"> </w:t>
      </w:r>
      <w:proofErr w:type="spellStart"/>
      <w:r>
        <w:t>CakePHP</w:t>
      </w:r>
      <w:proofErr w:type="spellEnd"/>
      <w:r>
        <w:t xml:space="preserve"> y se adapta </w:t>
      </w:r>
      <w:r w:rsidR="005651CB">
        <w:t xml:space="preserve">el código que se ha realizado hasta el momento </w:t>
      </w:r>
      <w:r>
        <w:t xml:space="preserve">para poder </w:t>
      </w:r>
      <w:r w:rsidR="005651CB">
        <w:t>integrarse en</w:t>
      </w:r>
      <w:r>
        <w:t xml:space="preserve"> dicho </w:t>
      </w:r>
      <w:proofErr w:type="spellStart"/>
      <w:r w:rsidRPr="005651CB">
        <w:rPr>
          <w:i/>
        </w:rPr>
        <w:t>framework</w:t>
      </w:r>
      <w:proofErr w:type="spellEnd"/>
      <w:r>
        <w:t>.</w:t>
      </w:r>
    </w:p>
    <w:p w14:paraId="5F817F73" w14:textId="77777777" w:rsidR="00845B80" w:rsidRDefault="00845B80" w:rsidP="00845B80">
      <w:pPr>
        <w:pStyle w:val="Prrafodelista"/>
        <w:ind w:left="720"/>
      </w:pPr>
    </w:p>
    <w:p w14:paraId="074660EF" w14:textId="77777777" w:rsidR="008212D8" w:rsidRDefault="005B6988" w:rsidP="008212D8">
      <w:pPr>
        <w:keepNext/>
      </w:pPr>
      <w:r>
        <w:rPr>
          <w:noProof/>
          <w:lang w:eastAsia="es-ES"/>
        </w:rPr>
        <w:drawing>
          <wp:inline distT="0" distB="0" distL="0" distR="0" wp14:anchorId="5AB024FC" wp14:editId="249C5322">
            <wp:extent cx="3885260" cy="1067017"/>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715"/>
                    <a:stretch/>
                  </pic:blipFill>
                  <pic:spPr bwMode="auto">
                    <a:xfrm>
                      <a:off x="0" y="0"/>
                      <a:ext cx="3947771" cy="1084184"/>
                    </a:xfrm>
                    <a:prstGeom prst="rect">
                      <a:avLst/>
                    </a:prstGeom>
                    <a:ln>
                      <a:noFill/>
                    </a:ln>
                    <a:extLst>
                      <a:ext uri="{53640926-AAD7-44D8-BBD7-CCE9431645EC}">
                        <a14:shadowObscured xmlns:a14="http://schemas.microsoft.com/office/drawing/2010/main"/>
                      </a:ext>
                    </a:extLst>
                  </pic:spPr>
                </pic:pic>
              </a:graphicData>
            </a:graphic>
          </wp:inline>
        </w:drawing>
      </w:r>
    </w:p>
    <w:p w14:paraId="2ECF44BA" w14:textId="52002EB7" w:rsidR="005B6988" w:rsidRDefault="008212D8" w:rsidP="008212D8">
      <w:pPr>
        <w:pStyle w:val="Epgrafe"/>
        <w:jc w:val="center"/>
      </w:pPr>
      <w:bookmarkStart w:id="14" w:name="_Toc442285903"/>
      <w:r>
        <w:t xml:space="preserve">Ilustración </w:t>
      </w:r>
      <w:fldSimple w:instr=" SEQ Ilustración \* ARABIC ">
        <w:r w:rsidR="00D663C6">
          <w:rPr>
            <w:noProof/>
          </w:rPr>
          <w:t>8</w:t>
        </w:r>
      </w:fldSimple>
      <w:r>
        <w:t xml:space="preserve">: Sprint </w:t>
      </w:r>
      <w:proofErr w:type="spellStart"/>
      <w:r>
        <w:t>Backlog</w:t>
      </w:r>
      <w:proofErr w:type="spellEnd"/>
      <w:r>
        <w:t xml:space="preserve"> Iteración 4</w:t>
      </w:r>
      <w:bookmarkEnd w:id="14"/>
    </w:p>
    <w:p w14:paraId="608C6F35" w14:textId="77777777" w:rsidR="005B6988" w:rsidRPr="00C72026" w:rsidRDefault="005B6988" w:rsidP="005B6988"/>
    <w:p w14:paraId="606C652E" w14:textId="77777777" w:rsidR="008212D8" w:rsidRDefault="005B6988" w:rsidP="008212D8">
      <w:pPr>
        <w:keepNext/>
        <w:jc w:val="center"/>
      </w:pPr>
      <w:r>
        <w:rPr>
          <w:noProof/>
          <w:lang w:eastAsia="es-ES"/>
        </w:rPr>
        <w:lastRenderedPageBreak/>
        <w:drawing>
          <wp:inline distT="0" distB="0" distL="0" distR="0" wp14:anchorId="19CCBEBA" wp14:editId="140946A8">
            <wp:extent cx="3859124" cy="2714183"/>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9698" cy="2735687"/>
                    </a:xfrm>
                    <a:prstGeom prst="rect">
                      <a:avLst/>
                    </a:prstGeom>
                  </pic:spPr>
                </pic:pic>
              </a:graphicData>
            </a:graphic>
          </wp:inline>
        </w:drawing>
      </w:r>
    </w:p>
    <w:p w14:paraId="55CDE6B1" w14:textId="00E1C02A" w:rsidR="005B6988" w:rsidRDefault="008212D8" w:rsidP="00CA7A0F">
      <w:pPr>
        <w:pStyle w:val="Epgrafe"/>
        <w:jc w:val="center"/>
      </w:pPr>
      <w:bookmarkStart w:id="15" w:name="_Toc442285904"/>
      <w:r>
        <w:t xml:space="preserve">Ilustración </w:t>
      </w:r>
      <w:fldSimple w:instr=" SEQ Ilustración \* ARABIC ">
        <w:r w:rsidR="00D663C6">
          <w:rPr>
            <w:noProof/>
          </w:rPr>
          <w:t>9</w:t>
        </w:r>
      </w:fldSimple>
      <w:r>
        <w:t xml:space="preserve">: </w:t>
      </w:r>
      <w:proofErr w:type="spellStart"/>
      <w:r>
        <w:t>Burndown</w:t>
      </w:r>
      <w:proofErr w:type="spellEnd"/>
      <w:r>
        <w:t xml:space="preserve"> Chart Iteración 4</w:t>
      </w:r>
      <w:bookmarkEnd w:id="15"/>
    </w:p>
    <w:p w14:paraId="5717EB84" w14:textId="300F7012" w:rsidR="003C42D4" w:rsidRDefault="003C42D4" w:rsidP="00DF74C3">
      <w:pPr>
        <w:pStyle w:val="Ttulo3"/>
      </w:pPr>
      <w:bookmarkStart w:id="16" w:name="_Toc442285830"/>
      <w:r>
        <w:t>Iteración</w:t>
      </w:r>
      <w:r w:rsidR="00845B80">
        <w:t xml:space="preserve"> 5 (12 nov 2015 a 26 n</w:t>
      </w:r>
      <w:r>
        <w:t>ov 2015)</w:t>
      </w:r>
      <w:bookmarkEnd w:id="16"/>
    </w:p>
    <w:p w14:paraId="4BB31147" w14:textId="77777777" w:rsidR="003C42D4" w:rsidRDefault="003C42D4" w:rsidP="003C42D4">
      <w:r>
        <w:t>Lista de tareas realizadas:</w:t>
      </w:r>
    </w:p>
    <w:p w14:paraId="2FAAA0F8" w14:textId="77777777" w:rsidR="003C42D4" w:rsidRDefault="003C42D4" w:rsidP="00711285">
      <w:pPr>
        <w:pStyle w:val="Prrafodelista"/>
        <w:numPr>
          <w:ilvl w:val="0"/>
          <w:numId w:val="30"/>
        </w:numPr>
      </w:pPr>
      <w:r>
        <w:t>Se permite la subida de ficheros .</w:t>
      </w:r>
      <w:proofErr w:type="spellStart"/>
      <w:r>
        <w:t>zip</w:t>
      </w:r>
      <w:proofErr w:type="spellEnd"/>
      <w:r>
        <w:t xml:space="preserve"> para que los profesores y alumnos puedan subir sus test y prácticas respectivamente.</w:t>
      </w:r>
    </w:p>
    <w:p w14:paraId="3FEE0B35" w14:textId="35250545" w:rsidR="003C42D4" w:rsidRDefault="003C42D4" w:rsidP="00711285">
      <w:pPr>
        <w:pStyle w:val="Prrafodelista"/>
        <w:numPr>
          <w:ilvl w:val="0"/>
          <w:numId w:val="30"/>
        </w:numPr>
      </w:pPr>
      <w:r>
        <w:t>Tras la subida de las prácticas de los alumnos</w:t>
      </w:r>
      <w:r w:rsidR="005651CB">
        <w:t>,</w:t>
      </w:r>
      <w:r>
        <w:t xml:space="preserve">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711285">
      <w:pPr>
        <w:pStyle w:val="Prrafodelista"/>
        <w:numPr>
          <w:ilvl w:val="0"/>
          <w:numId w:val="30"/>
        </w:numPr>
      </w:pPr>
      <w:r>
        <w:t xml:space="preserve">Se comienza a leer documentación acerca del </w:t>
      </w:r>
      <w:proofErr w:type="spellStart"/>
      <w:r w:rsidRPr="0044371F">
        <w:rPr>
          <w:i/>
        </w:rPr>
        <w:t>plugin</w:t>
      </w:r>
      <w:proofErr w:type="spellEnd"/>
      <w:r>
        <w:t xml:space="preserve"> PMD de </w:t>
      </w:r>
      <w:proofErr w:type="spellStart"/>
      <w:r>
        <w:t>Maven</w:t>
      </w:r>
      <w:proofErr w:type="spellEnd"/>
      <w:r>
        <w:t xml:space="preserve"> y se consigue:</w:t>
      </w:r>
    </w:p>
    <w:p w14:paraId="2BE2B69C" w14:textId="77777777" w:rsidR="003C42D4" w:rsidRDefault="003C42D4" w:rsidP="00711285">
      <w:pPr>
        <w:pStyle w:val="Prrafodelista"/>
        <w:numPr>
          <w:ilvl w:val="1"/>
          <w:numId w:val="30"/>
        </w:numPr>
      </w:pPr>
      <w:r>
        <w:t xml:space="preserve">Generar el fichero </w:t>
      </w:r>
      <w:proofErr w:type="spellStart"/>
      <w:r>
        <w:t>xml</w:t>
      </w:r>
      <w:proofErr w:type="spellEnd"/>
      <w:r>
        <w:t>.</w:t>
      </w:r>
    </w:p>
    <w:p w14:paraId="3384445B" w14:textId="77777777" w:rsidR="003C42D4" w:rsidRDefault="003C42D4" w:rsidP="00711285">
      <w:pPr>
        <w:pStyle w:val="Prrafodelista"/>
        <w:numPr>
          <w:ilvl w:val="1"/>
          <w:numId w:val="30"/>
        </w:numPr>
      </w:pPr>
      <w:r>
        <w:t xml:space="preserve">Generar el reporte en formato </w:t>
      </w:r>
      <w:proofErr w:type="spellStart"/>
      <w:r>
        <w:t>html</w:t>
      </w:r>
      <w:proofErr w:type="spellEnd"/>
      <w:r>
        <w:t>.</w:t>
      </w:r>
    </w:p>
    <w:p w14:paraId="743F2E0C" w14:textId="77777777" w:rsidR="003C42D4" w:rsidRDefault="003C42D4" w:rsidP="00711285">
      <w:pPr>
        <w:pStyle w:val="Prrafodelista"/>
        <w:numPr>
          <w:ilvl w:val="0"/>
          <w:numId w:val="30"/>
        </w:numPr>
      </w:pPr>
      <w:r>
        <w:t xml:space="preserve">Se investiga acerca de cómo leer ficheros </w:t>
      </w:r>
      <w:proofErr w:type="spellStart"/>
      <w:r>
        <w:t>xml</w:t>
      </w:r>
      <w:proofErr w:type="spellEnd"/>
      <w:r>
        <w:t xml:space="preserve"> desde </w:t>
      </w:r>
      <w:proofErr w:type="spellStart"/>
      <w:r>
        <w:t>php</w:t>
      </w:r>
      <w:proofErr w:type="spellEnd"/>
      <w:r>
        <w:t>.</w:t>
      </w:r>
    </w:p>
    <w:p w14:paraId="36D67E24" w14:textId="77777777" w:rsidR="003C42D4" w:rsidRDefault="003C42D4" w:rsidP="00711285">
      <w:pPr>
        <w:pStyle w:val="Prrafodelista"/>
        <w:numPr>
          <w:ilvl w:val="0"/>
          <w:numId w:val="30"/>
        </w:numPr>
      </w:pPr>
      <w:r>
        <w:t>En cuanto a la documentación:</w:t>
      </w:r>
    </w:p>
    <w:p w14:paraId="5DB2079D" w14:textId="77777777" w:rsidR="003C42D4" w:rsidRDefault="003C42D4" w:rsidP="00711285">
      <w:pPr>
        <w:pStyle w:val="Prrafodelista"/>
        <w:numPr>
          <w:ilvl w:val="1"/>
          <w:numId w:val="30"/>
        </w:numPr>
      </w:pPr>
      <w:r>
        <w:lastRenderedPageBreak/>
        <w:t>Anexos: se añade la pasada iteración a la planificación del proyecto y se añaden las herramientas utilizadas en el correspondiente apartado.</w:t>
      </w:r>
    </w:p>
    <w:p w14:paraId="7D616B76" w14:textId="43070AAC" w:rsidR="00B92287" w:rsidRDefault="003C42D4" w:rsidP="00B92287">
      <w:pPr>
        <w:pStyle w:val="Prrafodelista"/>
        <w:numPr>
          <w:ilvl w:val="1"/>
          <w:numId w:val="30"/>
        </w:numPr>
      </w:pPr>
      <w:r>
        <w:t>Memoria: se crea un documento para la memoria y se comienza a trabajar sobre el apartado de aspectos relevantes.</w:t>
      </w:r>
    </w:p>
    <w:p w14:paraId="5B4B2F1D" w14:textId="77777777" w:rsidR="00845B80" w:rsidRDefault="00845B80" w:rsidP="00845B80">
      <w:pPr>
        <w:pStyle w:val="Prrafodelista"/>
        <w:ind w:left="1440"/>
      </w:pPr>
    </w:p>
    <w:p w14:paraId="18C33ED5" w14:textId="77777777" w:rsidR="008212D8" w:rsidRDefault="003C42D4" w:rsidP="008212D8">
      <w:pPr>
        <w:keepNext/>
        <w:jc w:val="center"/>
      </w:pPr>
      <w:r>
        <w:rPr>
          <w:noProof/>
          <w:lang w:eastAsia="es-ES"/>
        </w:rPr>
        <w:drawing>
          <wp:inline distT="0" distB="0" distL="0" distR="0" wp14:anchorId="2CC19AB8" wp14:editId="431FF168">
            <wp:extent cx="3885260" cy="764607"/>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591"/>
                    <a:stretch/>
                  </pic:blipFill>
                  <pic:spPr bwMode="auto">
                    <a:xfrm>
                      <a:off x="0" y="0"/>
                      <a:ext cx="3923328" cy="772099"/>
                    </a:xfrm>
                    <a:prstGeom prst="rect">
                      <a:avLst/>
                    </a:prstGeom>
                    <a:ln>
                      <a:noFill/>
                    </a:ln>
                    <a:extLst>
                      <a:ext uri="{53640926-AAD7-44D8-BBD7-CCE9431645EC}">
                        <a14:shadowObscured xmlns:a14="http://schemas.microsoft.com/office/drawing/2010/main"/>
                      </a:ext>
                    </a:extLst>
                  </pic:spPr>
                </pic:pic>
              </a:graphicData>
            </a:graphic>
          </wp:inline>
        </w:drawing>
      </w:r>
    </w:p>
    <w:p w14:paraId="1877CC74" w14:textId="0CAB3DD8" w:rsidR="003C42D4" w:rsidRDefault="008212D8" w:rsidP="008212D8">
      <w:pPr>
        <w:pStyle w:val="Epgrafe"/>
        <w:jc w:val="center"/>
      </w:pPr>
      <w:bookmarkStart w:id="17" w:name="_Toc442285905"/>
      <w:r>
        <w:t xml:space="preserve">Ilustración </w:t>
      </w:r>
      <w:fldSimple w:instr=" SEQ Ilustración \* ARABIC ">
        <w:r w:rsidR="00D663C6">
          <w:rPr>
            <w:noProof/>
          </w:rPr>
          <w:t>10</w:t>
        </w:r>
      </w:fldSimple>
      <w:r>
        <w:t xml:space="preserve">: Sprint </w:t>
      </w:r>
      <w:proofErr w:type="spellStart"/>
      <w:r>
        <w:t>Backlog</w:t>
      </w:r>
      <w:proofErr w:type="spellEnd"/>
      <w:r>
        <w:t xml:space="preserve"> Iteración 5</w:t>
      </w:r>
      <w:bookmarkEnd w:id="17"/>
    </w:p>
    <w:p w14:paraId="6E5B5DCC" w14:textId="77777777" w:rsidR="00845B80" w:rsidRPr="00845B80" w:rsidRDefault="00845B80" w:rsidP="00845B80"/>
    <w:p w14:paraId="52E7F6CB" w14:textId="77777777" w:rsidR="008212D8" w:rsidRDefault="003C42D4" w:rsidP="008212D8">
      <w:pPr>
        <w:keepNext/>
        <w:jc w:val="center"/>
      </w:pPr>
      <w:r>
        <w:rPr>
          <w:noProof/>
          <w:lang w:eastAsia="es-ES"/>
        </w:rPr>
        <w:drawing>
          <wp:inline distT="0" distB="0" distL="0" distR="0" wp14:anchorId="70617EF4" wp14:editId="21C39C1A">
            <wp:extent cx="3914191" cy="2770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8656" cy="2780643"/>
                    </a:xfrm>
                    <a:prstGeom prst="rect">
                      <a:avLst/>
                    </a:prstGeom>
                  </pic:spPr>
                </pic:pic>
              </a:graphicData>
            </a:graphic>
          </wp:inline>
        </w:drawing>
      </w:r>
    </w:p>
    <w:p w14:paraId="46EB337D" w14:textId="4412D86B" w:rsidR="003C42D4" w:rsidRDefault="008212D8" w:rsidP="008212D8">
      <w:pPr>
        <w:pStyle w:val="Epgrafe"/>
        <w:jc w:val="center"/>
      </w:pPr>
      <w:bookmarkStart w:id="18" w:name="_Toc442285906"/>
      <w:r>
        <w:t xml:space="preserve">Ilustración </w:t>
      </w:r>
      <w:fldSimple w:instr=" SEQ Ilustración \* ARABIC ">
        <w:r w:rsidR="00D663C6">
          <w:rPr>
            <w:noProof/>
          </w:rPr>
          <w:t>11</w:t>
        </w:r>
      </w:fldSimple>
      <w:r>
        <w:t xml:space="preserve">: </w:t>
      </w:r>
      <w:proofErr w:type="spellStart"/>
      <w:r>
        <w:t>Burndown</w:t>
      </w:r>
      <w:proofErr w:type="spellEnd"/>
      <w:r>
        <w:t xml:space="preserve"> Chart Iteración 5</w:t>
      </w:r>
      <w:bookmarkEnd w:id="18"/>
    </w:p>
    <w:p w14:paraId="163CF324" w14:textId="3B4867A6" w:rsidR="003C42D4" w:rsidRPr="003C42D4" w:rsidRDefault="00FC3CF5" w:rsidP="003C42D4">
      <w:r>
        <w:br w:type="page"/>
      </w:r>
    </w:p>
    <w:p w14:paraId="07E27F33" w14:textId="3E93D484" w:rsidR="003C42D4" w:rsidRDefault="00845B80" w:rsidP="00DF74C3">
      <w:pPr>
        <w:pStyle w:val="Ttulo3"/>
      </w:pPr>
      <w:bookmarkStart w:id="19" w:name="_Toc442285831"/>
      <w:r>
        <w:lastRenderedPageBreak/>
        <w:t>Iteración 6 (26 nov 2015 a 10 d</w:t>
      </w:r>
      <w:r w:rsidR="003A4419">
        <w:t>ic 2015)</w:t>
      </w:r>
      <w:bookmarkEnd w:id="19"/>
    </w:p>
    <w:p w14:paraId="173678C2" w14:textId="77777777" w:rsidR="003A4419" w:rsidRDefault="003A4419" w:rsidP="009046FC">
      <w:r>
        <w:t>Tareas que se plantearon en esta iteración:</w:t>
      </w:r>
    </w:p>
    <w:p w14:paraId="1FC36AEB" w14:textId="77777777" w:rsidR="003A4419" w:rsidRDefault="003A4419" w:rsidP="00711285">
      <w:pPr>
        <w:pStyle w:val="Prrafodelista"/>
        <w:numPr>
          <w:ilvl w:val="0"/>
          <w:numId w:val="33"/>
        </w:numPr>
      </w:pPr>
      <w:r>
        <w:t>En el panel del profesor se crea una opción para que este pueda descargarse cada una de las prácticas subidas por los alumnos en los diferentes intentos.</w:t>
      </w:r>
    </w:p>
    <w:p w14:paraId="26E974F1" w14:textId="77777777" w:rsidR="003A4419" w:rsidRDefault="003A4419" w:rsidP="00711285">
      <w:pPr>
        <w:pStyle w:val="Prrafodelista"/>
        <w:numPr>
          <w:ilvl w:val="0"/>
          <w:numId w:val="33"/>
        </w:numPr>
      </w:pPr>
      <w:r>
        <w:t>En el panel del profesor se crea una opción para que pueda comprobar si existen plagios entre las prácticas subidas por los alumnos en su último intento.</w:t>
      </w:r>
    </w:p>
    <w:p w14:paraId="65380489" w14:textId="77777777" w:rsidR="003A4419" w:rsidRDefault="003A4419" w:rsidP="00711285">
      <w:pPr>
        <w:pStyle w:val="Prrafodelista"/>
        <w:numPr>
          <w:ilvl w:val="0"/>
          <w:numId w:val="33"/>
        </w:numPr>
      </w:pPr>
      <w:r>
        <w:t xml:space="preserve">Se integran diferentes </w:t>
      </w:r>
      <w:proofErr w:type="spellStart"/>
      <w:r w:rsidRPr="0044371F">
        <w:rPr>
          <w:i/>
        </w:rPr>
        <w:t>plugins</w:t>
      </w:r>
      <w:proofErr w:type="spellEnd"/>
      <w:r>
        <w:t xml:space="preserve"> (PMD, JAVANCSS, JDEPEND y FINDBUGS) en </w:t>
      </w:r>
      <w:proofErr w:type="spellStart"/>
      <w:r>
        <w:t>Maven</w:t>
      </w:r>
      <w:proofErr w:type="spellEnd"/>
      <w:r>
        <w:t xml:space="preserve"> para poder generar reportes que puedan ser mostrados al alumno tras su intento de subida de práctica.</w:t>
      </w:r>
    </w:p>
    <w:p w14:paraId="3112E472" w14:textId="77777777" w:rsidR="003A4419" w:rsidRDefault="003A4419" w:rsidP="00711285">
      <w:pPr>
        <w:pStyle w:val="Prrafodelista"/>
        <w:numPr>
          <w:ilvl w:val="0"/>
          <w:numId w:val="33"/>
        </w:numPr>
      </w:pPr>
      <w:r>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711285">
      <w:pPr>
        <w:pStyle w:val="Prrafodelista"/>
        <w:numPr>
          <w:ilvl w:val="0"/>
          <w:numId w:val="33"/>
        </w:numPr>
      </w:pPr>
      <w:r>
        <w:t>Se consiguen generar reportes para los test unitarios, para poder ser visualizados por los alumnos tras sus intentos de subida de prácticas.</w:t>
      </w:r>
    </w:p>
    <w:p w14:paraId="7B2C56B5" w14:textId="77777777" w:rsidR="003A4419" w:rsidRDefault="003A4419" w:rsidP="00711285">
      <w:pPr>
        <w:pStyle w:val="Prrafodelista"/>
        <w:numPr>
          <w:ilvl w:val="0"/>
          <w:numId w:val="33"/>
        </w:numPr>
      </w:pPr>
      <w:r>
        <w:t>Se generan gráficas con diferentes estadísticas (número de alumnos que pasan los test, número de violaciones de código cometidas…) para mostrárselas a los alumnos y profesores.</w:t>
      </w:r>
    </w:p>
    <w:p w14:paraId="6F074FCB" w14:textId="77777777" w:rsidR="003A4419" w:rsidRDefault="003A4419" w:rsidP="00711285">
      <w:pPr>
        <w:pStyle w:val="Prrafodelista"/>
        <w:numPr>
          <w:ilvl w:val="0"/>
          <w:numId w:val="33"/>
        </w:numPr>
      </w:pPr>
      <w:r>
        <w:t>En cuanto a la documentación:</w:t>
      </w:r>
    </w:p>
    <w:p w14:paraId="068D0A46" w14:textId="77777777" w:rsidR="003A4419" w:rsidRDefault="003A4419" w:rsidP="00711285">
      <w:pPr>
        <w:pStyle w:val="Prrafodelista"/>
        <w:numPr>
          <w:ilvl w:val="1"/>
          <w:numId w:val="33"/>
        </w:numPr>
      </w:pPr>
      <w:r>
        <w:t>Memoria</w:t>
      </w:r>
      <w:r w:rsidR="00E10096">
        <w:t>:</w:t>
      </w:r>
    </w:p>
    <w:p w14:paraId="6BCFC5B7" w14:textId="77777777" w:rsidR="00E10096" w:rsidRDefault="00E10096" w:rsidP="00711285">
      <w:pPr>
        <w:pStyle w:val="Prrafodelista"/>
        <w:numPr>
          <w:ilvl w:val="2"/>
          <w:numId w:val="33"/>
        </w:numPr>
      </w:pPr>
      <w:r>
        <w:t>Añadidos nuevos sub apartados en el apartado “aspectos relevantes”.</w:t>
      </w:r>
    </w:p>
    <w:p w14:paraId="1CE0F6B8" w14:textId="77777777" w:rsidR="00E10096" w:rsidRDefault="00E10096" w:rsidP="00711285">
      <w:pPr>
        <w:pStyle w:val="Prrafodelista"/>
        <w:numPr>
          <w:ilvl w:val="1"/>
          <w:numId w:val="33"/>
        </w:numPr>
      </w:pPr>
      <w:r>
        <w:t>Anexos:</w:t>
      </w:r>
    </w:p>
    <w:p w14:paraId="7D65A06B" w14:textId="77777777" w:rsidR="00E10096" w:rsidRDefault="00E10096" w:rsidP="00711285">
      <w:pPr>
        <w:pStyle w:val="Prrafodelista"/>
        <w:numPr>
          <w:ilvl w:val="2"/>
          <w:numId w:val="33"/>
        </w:numPr>
      </w:pPr>
      <w:r>
        <w:t>Añadida pasada iteración en la planificación temporal del proyecto.</w:t>
      </w:r>
    </w:p>
    <w:p w14:paraId="3EC83630" w14:textId="77777777" w:rsidR="00E10096" w:rsidRDefault="00E10096" w:rsidP="00711285">
      <w:pPr>
        <w:pStyle w:val="Prrafodelista"/>
        <w:numPr>
          <w:ilvl w:val="2"/>
          <w:numId w:val="33"/>
        </w:numPr>
      </w:pPr>
      <w:r>
        <w:t>Añadidos nuevos requisitos funcionales.</w:t>
      </w:r>
    </w:p>
    <w:p w14:paraId="60C438D8" w14:textId="126EA8EE" w:rsidR="00B92287" w:rsidRDefault="00E10096" w:rsidP="00B92287">
      <w:pPr>
        <w:pStyle w:val="Prrafodelista"/>
        <w:numPr>
          <w:ilvl w:val="2"/>
          <w:numId w:val="33"/>
        </w:numPr>
      </w:pPr>
      <w:r>
        <w:t xml:space="preserve">Añadido nuevo sub apartado “conexión </w:t>
      </w:r>
      <w:proofErr w:type="spellStart"/>
      <w:r>
        <w:t>lti</w:t>
      </w:r>
      <w:proofErr w:type="spellEnd"/>
      <w:r>
        <w:t>” en el apartado “manual del programador”.</w:t>
      </w:r>
    </w:p>
    <w:p w14:paraId="1B481D6B" w14:textId="77777777" w:rsidR="00EF216A" w:rsidRDefault="00EF216A" w:rsidP="00EF216A"/>
    <w:p w14:paraId="2F9FCE88" w14:textId="78B61CCA" w:rsidR="008212D8" w:rsidRDefault="00FC3CF5" w:rsidP="00EF216A">
      <w:r>
        <w:rPr>
          <w:noProof/>
          <w:lang w:eastAsia="es-ES"/>
        </w:rPr>
        <w:lastRenderedPageBreak/>
        <w:drawing>
          <wp:anchor distT="0" distB="0" distL="114300" distR="114300" simplePos="0" relativeHeight="251672576" behindDoc="0" locked="0" layoutInCell="1" allowOverlap="1" wp14:anchorId="554D529F" wp14:editId="7084F97F">
            <wp:simplePos x="0" y="0"/>
            <wp:positionH relativeFrom="column">
              <wp:posOffset>4048</wp:posOffset>
            </wp:positionH>
            <wp:positionV relativeFrom="paragraph">
              <wp:posOffset>156845</wp:posOffset>
            </wp:positionV>
            <wp:extent cx="3941445" cy="1243806"/>
            <wp:effectExtent l="0" t="0" r="1905" b="0"/>
            <wp:wrapThrough wrapText="bothSides">
              <wp:wrapPolygon edited="0">
                <wp:start x="0" y="0"/>
                <wp:lineTo x="0" y="21181"/>
                <wp:lineTo x="21506" y="21181"/>
                <wp:lineTo x="21506"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5917"/>
                    <a:stretch/>
                  </pic:blipFill>
                  <pic:spPr bwMode="auto">
                    <a:xfrm>
                      <a:off x="0" y="0"/>
                      <a:ext cx="3941445" cy="1243806"/>
                    </a:xfrm>
                    <a:prstGeom prst="rect">
                      <a:avLst/>
                    </a:prstGeom>
                    <a:ln>
                      <a:noFill/>
                    </a:ln>
                    <a:extLst>
                      <a:ext uri="{53640926-AAD7-44D8-BBD7-CCE9431645EC}">
                        <a14:shadowObscured xmlns:a14="http://schemas.microsoft.com/office/drawing/2010/main"/>
                      </a:ext>
                    </a:extLst>
                  </pic:spPr>
                </pic:pic>
              </a:graphicData>
            </a:graphic>
          </wp:anchor>
        </w:drawing>
      </w:r>
    </w:p>
    <w:p w14:paraId="4DA4F666" w14:textId="022C4DED" w:rsidR="00E10096" w:rsidRDefault="008212D8" w:rsidP="008212D8">
      <w:pPr>
        <w:pStyle w:val="Epgrafe"/>
        <w:jc w:val="center"/>
      </w:pPr>
      <w:bookmarkStart w:id="20" w:name="_Toc442285907"/>
      <w:r>
        <w:t xml:space="preserve">Ilustración </w:t>
      </w:r>
      <w:fldSimple w:instr=" SEQ Ilustración \* ARABIC ">
        <w:r w:rsidR="00D663C6">
          <w:rPr>
            <w:noProof/>
          </w:rPr>
          <w:t>12</w:t>
        </w:r>
      </w:fldSimple>
      <w:r>
        <w:t xml:space="preserve">: Sprint </w:t>
      </w:r>
      <w:proofErr w:type="spellStart"/>
      <w:r>
        <w:t>Backlog</w:t>
      </w:r>
      <w:proofErr w:type="spellEnd"/>
      <w:r>
        <w:t xml:space="preserve"> Iteración 6</w:t>
      </w:r>
      <w:bookmarkEnd w:id="20"/>
    </w:p>
    <w:p w14:paraId="5FB31D59" w14:textId="77777777" w:rsidR="00845B80" w:rsidRDefault="00845B80" w:rsidP="00845B80"/>
    <w:p w14:paraId="7579B785" w14:textId="77777777" w:rsidR="00845B80" w:rsidRPr="00845B80" w:rsidRDefault="00845B80" w:rsidP="00845B80"/>
    <w:p w14:paraId="2499C80B" w14:textId="77777777" w:rsidR="008212D8" w:rsidRDefault="00E10096" w:rsidP="008212D8">
      <w:pPr>
        <w:keepNext/>
        <w:jc w:val="center"/>
      </w:pPr>
      <w:r>
        <w:rPr>
          <w:noProof/>
          <w:lang w:eastAsia="es-ES"/>
        </w:rPr>
        <w:drawing>
          <wp:inline distT="0" distB="0" distL="0" distR="0" wp14:anchorId="2181D6D4" wp14:editId="43FFCA97">
            <wp:extent cx="3972854" cy="2771750"/>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383" cy="2790956"/>
                    </a:xfrm>
                    <a:prstGeom prst="rect">
                      <a:avLst/>
                    </a:prstGeom>
                  </pic:spPr>
                </pic:pic>
              </a:graphicData>
            </a:graphic>
          </wp:inline>
        </w:drawing>
      </w:r>
    </w:p>
    <w:p w14:paraId="4C8D883C" w14:textId="3A00B232" w:rsidR="00E10096" w:rsidRDefault="008212D8" w:rsidP="008212D8">
      <w:pPr>
        <w:pStyle w:val="Epgrafe"/>
        <w:jc w:val="center"/>
      </w:pPr>
      <w:bookmarkStart w:id="21" w:name="_Toc442285908"/>
      <w:r>
        <w:t xml:space="preserve">Ilustración </w:t>
      </w:r>
      <w:fldSimple w:instr=" SEQ Ilustración \* ARABIC ">
        <w:r w:rsidR="00D663C6">
          <w:rPr>
            <w:noProof/>
          </w:rPr>
          <w:t>13</w:t>
        </w:r>
      </w:fldSimple>
      <w:r>
        <w:t xml:space="preserve">: </w:t>
      </w:r>
      <w:proofErr w:type="spellStart"/>
      <w:r>
        <w:t>Burndown</w:t>
      </w:r>
      <w:proofErr w:type="spellEnd"/>
      <w:r>
        <w:t xml:space="preserve"> Chart Iteración 6</w:t>
      </w:r>
      <w:bookmarkEnd w:id="21"/>
    </w:p>
    <w:p w14:paraId="6D331CEB" w14:textId="2684AC4B" w:rsidR="00FC3CF5" w:rsidRPr="00FC3CF5" w:rsidRDefault="00FC3CF5" w:rsidP="00FC3CF5">
      <w:r>
        <w:br w:type="page"/>
      </w:r>
    </w:p>
    <w:p w14:paraId="6CB05630" w14:textId="522CB28A" w:rsidR="00DF74C3" w:rsidRDefault="00845B80" w:rsidP="00DF74C3">
      <w:pPr>
        <w:pStyle w:val="Ttulo3"/>
      </w:pPr>
      <w:bookmarkStart w:id="22" w:name="_Toc442285832"/>
      <w:r>
        <w:lastRenderedPageBreak/>
        <w:t>Iteración 7 (10 dic 2015 a 24 di</w:t>
      </w:r>
      <w:r w:rsidR="00DF74C3">
        <w:t>c 2015)</w:t>
      </w:r>
      <w:bookmarkEnd w:id="22"/>
    </w:p>
    <w:p w14:paraId="43E75AF6" w14:textId="77777777" w:rsidR="00DF74C3" w:rsidRDefault="00DF74C3" w:rsidP="00DF74C3">
      <w:pPr>
        <w:pStyle w:val="Cuerpo"/>
      </w:pPr>
      <w:r>
        <w:t>Tareas planteadas en esta iteración:</w:t>
      </w:r>
    </w:p>
    <w:p w14:paraId="1D995C05" w14:textId="77777777" w:rsidR="00DF74C3" w:rsidRDefault="00DF74C3" w:rsidP="00711285">
      <w:pPr>
        <w:pStyle w:val="Cuerpo"/>
        <w:numPr>
          <w:ilvl w:val="0"/>
          <w:numId w:val="34"/>
        </w:numPr>
      </w:pPr>
      <w:r>
        <w:t>Se diseña una página de error para que sea mostrada cuando se producen accesos locales a la aplicación, los cuales no son permitidos.</w:t>
      </w:r>
    </w:p>
    <w:p w14:paraId="1F6BFEB0" w14:textId="77777777" w:rsidR="00DF74C3" w:rsidRDefault="00DF74C3" w:rsidP="00711285">
      <w:pPr>
        <w:pStyle w:val="Cuerpo"/>
        <w:numPr>
          <w:ilvl w:val="0"/>
          <w:numId w:val="34"/>
        </w:numPr>
      </w:pPr>
      <w:r>
        <w:t>Se crean generan nuevas gráficas para ser mostradas tanto para el profesor como para el alumno. Además se modifican gráficas existentes.</w:t>
      </w:r>
    </w:p>
    <w:p w14:paraId="0D167BBC" w14:textId="77777777" w:rsidR="00DF74C3" w:rsidRDefault="00DF74C3" w:rsidP="00711285">
      <w:pPr>
        <w:pStyle w:val="Cuerpo"/>
        <w:numPr>
          <w:ilvl w:val="0"/>
          <w:numId w:val="34"/>
        </w:numPr>
      </w:pPr>
      <w:r>
        <w:t>Se comienza a trabajar sobre el diseño de la interfaz gráfica de la aplicación.</w:t>
      </w:r>
    </w:p>
    <w:p w14:paraId="32958DF3" w14:textId="77777777" w:rsidR="00DF74C3" w:rsidRDefault="00DF74C3" w:rsidP="00711285">
      <w:pPr>
        <w:pStyle w:val="Cuerpo"/>
        <w:numPr>
          <w:ilvl w:val="0"/>
          <w:numId w:val="34"/>
        </w:numPr>
      </w:pPr>
      <w:r>
        <w:t>Documentación:</w:t>
      </w:r>
    </w:p>
    <w:p w14:paraId="2E737507" w14:textId="77777777" w:rsidR="00DF74C3" w:rsidRDefault="00DF74C3" w:rsidP="00711285">
      <w:pPr>
        <w:pStyle w:val="Cuerpo"/>
        <w:numPr>
          <w:ilvl w:val="1"/>
          <w:numId w:val="34"/>
        </w:numPr>
      </w:pPr>
      <w:r>
        <w:t>Memoria:</w:t>
      </w:r>
    </w:p>
    <w:p w14:paraId="1E5D478A" w14:textId="77777777" w:rsidR="00DF74C3" w:rsidRDefault="002A0DDB" w:rsidP="00711285">
      <w:pPr>
        <w:pStyle w:val="Cuerpo"/>
        <w:numPr>
          <w:ilvl w:val="2"/>
          <w:numId w:val="34"/>
        </w:numPr>
      </w:pPr>
      <w:r>
        <w:t>Creación el apartado “herramientas”.</w:t>
      </w:r>
    </w:p>
    <w:p w14:paraId="7B8E433C" w14:textId="77777777" w:rsidR="002A0DDB" w:rsidRDefault="002A0DDB" w:rsidP="00711285">
      <w:pPr>
        <w:pStyle w:val="Cuerpo"/>
        <w:numPr>
          <w:ilvl w:val="2"/>
          <w:numId w:val="34"/>
        </w:numPr>
      </w:pPr>
      <w:r>
        <w:t>Creación del apartado “conceptos teóricos”.</w:t>
      </w:r>
    </w:p>
    <w:p w14:paraId="1BB6474A" w14:textId="77777777" w:rsidR="002A0DDB" w:rsidRDefault="002A0DDB" w:rsidP="00711285">
      <w:pPr>
        <w:pStyle w:val="Cuerpo"/>
        <w:numPr>
          <w:ilvl w:val="1"/>
          <w:numId w:val="34"/>
        </w:numPr>
      </w:pPr>
      <w:r>
        <w:t>Anexos:</w:t>
      </w:r>
    </w:p>
    <w:p w14:paraId="3AD9AA57" w14:textId="77777777" w:rsidR="002A0DDB" w:rsidRDefault="002A0DDB" w:rsidP="00711285">
      <w:pPr>
        <w:pStyle w:val="Cuerpo"/>
        <w:numPr>
          <w:ilvl w:val="2"/>
          <w:numId w:val="34"/>
        </w:numPr>
      </w:pPr>
      <w:r>
        <w:t>Se añade la pasada iteración a la planificación temporal del proyecto.</w:t>
      </w:r>
    </w:p>
    <w:p w14:paraId="7C8F9A27" w14:textId="49F300B8" w:rsidR="00B92287" w:rsidRDefault="002A0DDB" w:rsidP="00B92287">
      <w:pPr>
        <w:pStyle w:val="Cuerpo"/>
        <w:numPr>
          <w:ilvl w:val="2"/>
          <w:numId w:val="34"/>
        </w:numPr>
      </w:pPr>
      <w:r>
        <w:t>En el apartado “manual del programador” se hace referencia a los nombres de clases y métodos cuando es necesario.</w:t>
      </w:r>
    </w:p>
    <w:p w14:paraId="0FF884A5" w14:textId="77777777" w:rsidR="008212D8" w:rsidRDefault="002A0DDB" w:rsidP="008212D8">
      <w:pPr>
        <w:pStyle w:val="Cuerpo"/>
        <w:keepNext/>
      </w:pPr>
      <w:r>
        <w:rPr>
          <w:noProof/>
          <w:lang w:eastAsia="es-ES"/>
        </w:rPr>
        <w:drawing>
          <wp:inline distT="0" distB="0" distL="0" distR="0" wp14:anchorId="68231026" wp14:editId="49C779D0">
            <wp:extent cx="3887241" cy="638520"/>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432"/>
                    <a:stretch/>
                  </pic:blipFill>
                  <pic:spPr bwMode="auto">
                    <a:xfrm>
                      <a:off x="0" y="0"/>
                      <a:ext cx="3963210" cy="650999"/>
                    </a:xfrm>
                    <a:prstGeom prst="rect">
                      <a:avLst/>
                    </a:prstGeom>
                    <a:ln>
                      <a:noFill/>
                    </a:ln>
                    <a:extLst>
                      <a:ext uri="{53640926-AAD7-44D8-BBD7-CCE9431645EC}">
                        <a14:shadowObscured xmlns:a14="http://schemas.microsoft.com/office/drawing/2010/main"/>
                      </a:ext>
                    </a:extLst>
                  </pic:spPr>
                </pic:pic>
              </a:graphicData>
            </a:graphic>
          </wp:inline>
        </w:drawing>
      </w:r>
    </w:p>
    <w:p w14:paraId="06978F7F" w14:textId="224E4972" w:rsidR="002A0DDB" w:rsidRPr="00DF74C3" w:rsidRDefault="008212D8" w:rsidP="008212D8">
      <w:pPr>
        <w:pStyle w:val="Epgrafe"/>
        <w:jc w:val="center"/>
      </w:pPr>
      <w:bookmarkStart w:id="23" w:name="_Toc442285909"/>
      <w:r>
        <w:t xml:space="preserve">Ilustración </w:t>
      </w:r>
      <w:fldSimple w:instr=" SEQ Ilustración \* ARABIC ">
        <w:r w:rsidR="00D663C6">
          <w:rPr>
            <w:noProof/>
          </w:rPr>
          <w:t>14</w:t>
        </w:r>
      </w:fldSimple>
      <w:r>
        <w:t xml:space="preserve">: Sprint </w:t>
      </w:r>
      <w:proofErr w:type="spellStart"/>
      <w:r>
        <w:t>Backlog</w:t>
      </w:r>
      <w:proofErr w:type="spellEnd"/>
      <w:r>
        <w:t xml:space="preserve"> Iteración 7</w:t>
      </w:r>
      <w:bookmarkEnd w:id="23"/>
    </w:p>
    <w:p w14:paraId="7E91FAA5" w14:textId="77777777" w:rsidR="008212D8" w:rsidRDefault="002A0DDB" w:rsidP="008212D8">
      <w:pPr>
        <w:keepNext/>
        <w:jc w:val="center"/>
      </w:pPr>
      <w:r>
        <w:rPr>
          <w:noProof/>
          <w:lang w:eastAsia="es-ES"/>
        </w:rPr>
        <w:lastRenderedPageBreak/>
        <w:drawing>
          <wp:inline distT="0" distB="0" distL="0" distR="0" wp14:anchorId="4D1CDE17" wp14:editId="13C57D1B">
            <wp:extent cx="3885260" cy="2730282"/>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7670" cy="2731975"/>
                    </a:xfrm>
                    <a:prstGeom prst="rect">
                      <a:avLst/>
                    </a:prstGeom>
                  </pic:spPr>
                </pic:pic>
              </a:graphicData>
            </a:graphic>
          </wp:inline>
        </w:drawing>
      </w:r>
    </w:p>
    <w:p w14:paraId="7F68BF2B" w14:textId="76B1635B" w:rsidR="002A0DDB" w:rsidRDefault="008212D8" w:rsidP="008212D8">
      <w:pPr>
        <w:pStyle w:val="Epgrafe"/>
        <w:jc w:val="center"/>
      </w:pPr>
      <w:bookmarkStart w:id="24" w:name="_Toc442285910"/>
      <w:r>
        <w:t xml:space="preserve">Ilustración </w:t>
      </w:r>
      <w:fldSimple w:instr=" SEQ Ilustración \* ARABIC ">
        <w:r w:rsidR="00D663C6">
          <w:rPr>
            <w:noProof/>
          </w:rPr>
          <w:t>15</w:t>
        </w:r>
      </w:fldSimple>
      <w:r>
        <w:t xml:space="preserve">: </w:t>
      </w:r>
      <w:proofErr w:type="spellStart"/>
      <w:r>
        <w:t>Burndown</w:t>
      </w:r>
      <w:proofErr w:type="spellEnd"/>
      <w:r>
        <w:t xml:space="preserve"> Chart Iteración 7</w:t>
      </w:r>
      <w:bookmarkEnd w:id="24"/>
    </w:p>
    <w:p w14:paraId="3904EA88" w14:textId="6E4CD283" w:rsidR="00725613" w:rsidRDefault="00845B80" w:rsidP="00725613">
      <w:pPr>
        <w:pStyle w:val="Ttulo3"/>
      </w:pPr>
      <w:bookmarkStart w:id="25" w:name="_Toc442285833"/>
      <w:r>
        <w:t>Iteración 8 (24 dic 2015 a 7 e</w:t>
      </w:r>
      <w:r w:rsidR="00725613">
        <w:t>ne 2016)</w:t>
      </w:r>
      <w:bookmarkEnd w:id="25"/>
    </w:p>
    <w:p w14:paraId="0CA628F1" w14:textId="77777777" w:rsidR="00725613" w:rsidRDefault="00725613" w:rsidP="00725613">
      <w:pPr>
        <w:pStyle w:val="Cuerpo"/>
      </w:pPr>
      <w:r>
        <w:t>Tareas realizadas en esta iteración:</w:t>
      </w:r>
    </w:p>
    <w:p w14:paraId="5D7D6E9B" w14:textId="7855408D" w:rsidR="00725613" w:rsidRDefault="00725613" w:rsidP="00711285">
      <w:pPr>
        <w:pStyle w:val="Cuerpo"/>
        <w:numPr>
          <w:ilvl w:val="0"/>
          <w:numId w:val="36"/>
        </w:numPr>
      </w:pPr>
      <w:r>
        <w:t xml:space="preserve">Se añade la funcionalidad necesaria para poder capturar y guardar las excepciones que </w:t>
      </w:r>
      <w:r w:rsidR="005651CB">
        <w:t>se pueden lanzar</w:t>
      </w:r>
      <w:r>
        <w:t xml:space="preserve"> al ejecutar las prácticas de los alumnos.</w:t>
      </w:r>
    </w:p>
    <w:p w14:paraId="30090DF8" w14:textId="77777777" w:rsidR="00725613" w:rsidRDefault="00725613" w:rsidP="00711285">
      <w:pPr>
        <w:pStyle w:val="Cuerpo"/>
        <w:numPr>
          <w:ilvl w:val="0"/>
          <w:numId w:val="36"/>
        </w:numPr>
      </w:pPr>
      <w:r>
        <w:t>Se crean nuevas gráficas para ser mostradas en el panel del profesor y de los alumnos.</w:t>
      </w:r>
    </w:p>
    <w:p w14:paraId="6669BEE1" w14:textId="77777777" w:rsidR="00725613" w:rsidRDefault="00725613" w:rsidP="00711285">
      <w:pPr>
        <w:pStyle w:val="Cuerpo"/>
        <w:numPr>
          <w:ilvl w:val="0"/>
          <w:numId w:val="36"/>
        </w:numPr>
      </w:pPr>
      <w:r>
        <w:t>En la tabla de estadísticas del profesor se crean varios botones con los que el profesor podrá observar los reportes asociados a la práctica del alumno que haya seleccionado.</w:t>
      </w:r>
    </w:p>
    <w:p w14:paraId="01CCAB23" w14:textId="77777777" w:rsidR="00725613" w:rsidRDefault="00725613" w:rsidP="00711285">
      <w:pPr>
        <w:pStyle w:val="Cuerpo"/>
        <w:numPr>
          <w:ilvl w:val="0"/>
          <w:numId w:val="36"/>
        </w:numPr>
      </w:pPr>
      <w:r>
        <w:t xml:space="preserve">Se generan pruebas unitarias utilizando </w:t>
      </w:r>
      <w:proofErr w:type="spellStart"/>
      <w:r>
        <w:t>PHPUnit</w:t>
      </w:r>
      <w:proofErr w:type="spellEnd"/>
      <w:r>
        <w:t>.</w:t>
      </w:r>
    </w:p>
    <w:p w14:paraId="4C14AF46" w14:textId="11C3828E" w:rsidR="00B92287" w:rsidRDefault="00725613" w:rsidP="00B92287">
      <w:pPr>
        <w:pStyle w:val="Cuerpo"/>
        <w:numPr>
          <w:ilvl w:val="0"/>
          <w:numId w:val="36"/>
        </w:numPr>
      </w:pPr>
      <w:r>
        <w:t>En cuanto a la documentación, en la memoria se crea el apartado “trabajos relacionados” y en los anexos el de “estudio de la viabilidad”.</w:t>
      </w:r>
    </w:p>
    <w:p w14:paraId="280CF00A" w14:textId="77777777" w:rsidR="008212D8" w:rsidRDefault="00725613" w:rsidP="008212D8">
      <w:pPr>
        <w:pStyle w:val="Cuerpo"/>
        <w:keepNext/>
        <w:jc w:val="center"/>
      </w:pPr>
      <w:r>
        <w:rPr>
          <w:noProof/>
          <w:lang w:eastAsia="es-ES"/>
        </w:rPr>
        <w:lastRenderedPageBreak/>
        <w:drawing>
          <wp:inline distT="0" distB="0" distL="0" distR="0" wp14:anchorId="4B46A621" wp14:editId="6562E248">
            <wp:extent cx="3906291" cy="102586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238"/>
                    <a:stretch/>
                  </pic:blipFill>
                  <pic:spPr bwMode="auto">
                    <a:xfrm>
                      <a:off x="0" y="0"/>
                      <a:ext cx="3941091" cy="1035002"/>
                    </a:xfrm>
                    <a:prstGeom prst="rect">
                      <a:avLst/>
                    </a:prstGeom>
                    <a:ln>
                      <a:noFill/>
                    </a:ln>
                    <a:extLst>
                      <a:ext uri="{53640926-AAD7-44D8-BBD7-CCE9431645EC}">
                        <a14:shadowObscured xmlns:a14="http://schemas.microsoft.com/office/drawing/2010/main"/>
                      </a:ext>
                    </a:extLst>
                  </pic:spPr>
                </pic:pic>
              </a:graphicData>
            </a:graphic>
          </wp:inline>
        </w:drawing>
      </w:r>
    </w:p>
    <w:p w14:paraId="3495C98B" w14:textId="78721DB6" w:rsidR="00725613" w:rsidRDefault="008212D8" w:rsidP="008212D8">
      <w:pPr>
        <w:pStyle w:val="Epgrafe"/>
        <w:jc w:val="center"/>
      </w:pPr>
      <w:bookmarkStart w:id="26" w:name="_Toc442285911"/>
      <w:r>
        <w:t xml:space="preserve">Ilustración </w:t>
      </w:r>
      <w:fldSimple w:instr=" SEQ Ilustración \* ARABIC ">
        <w:r w:rsidR="00D663C6">
          <w:rPr>
            <w:noProof/>
          </w:rPr>
          <w:t>16</w:t>
        </w:r>
      </w:fldSimple>
      <w:r>
        <w:t xml:space="preserve">: Sprint </w:t>
      </w:r>
      <w:proofErr w:type="spellStart"/>
      <w:r>
        <w:t>Backlog</w:t>
      </w:r>
      <w:proofErr w:type="spellEnd"/>
      <w:r>
        <w:t xml:space="preserve"> Iteración 8</w:t>
      </w:r>
      <w:bookmarkEnd w:id="26"/>
    </w:p>
    <w:p w14:paraId="1434DC0F" w14:textId="77777777" w:rsidR="00845B80" w:rsidRDefault="00845B80" w:rsidP="00845B80"/>
    <w:p w14:paraId="4AEAF7A7" w14:textId="77777777" w:rsidR="00845B80" w:rsidRPr="00845B80" w:rsidRDefault="00845B80" w:rsidP="00845B80"/>
    <w:p w14:paraId="0CBE6BF5" w14:textId="77777777" w:rsidR="008212D8" w:rsidRDefault="00725613" w:rsidP="008212D8">
      <w:pPr>
        <w:pStyle w:val="Cuerpo"/>
        <w:keepNext/>
        <w:jc w:val="center"/>
      </w:pPr>
      <w:r>
        <w:rPr>
          <w:noProof/>
          <w:lang w:eastAsia="es-ES"/>
        </w:rPr>
        <w:drawing>
          <wp:inline distT="0" distB="0" distL="0" distR="0" wp14:anchorId="34890C22" wp14:editId="0CF0B2C2">
            <wp:extent cx="3927830" cy="27883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7083" cy="2794941"/>
                    </a:xfrm>
                    <a:prstGeom prst="rect">
                      <a:avLst/>
                    </a:prstGeom>
                  </pic:spPr>
                </pic:pic>
              </a:graphicData>
            </a:graphic>
          </wp:inline>
        </w:drawing>
      </w:r>
    </w:p>
    <w:p w14:paraId="7161AD6A" w14:textId="34EB372F" w:rsidR="00725613" w:rsidRDefault="008212D8" w:rsidP="008212D8">
      <w:pPr>
        <w:pStyle w:val="Epgrafe"/>
        <w:jc w:val="center"/>
      </w:pPr>
      <w:bookmarkStart w:id="27" w:name="_Toc442285912"/>
      <w:r>
        <w:t xml:space="preserve">Ilustración </w:t>
      </w:r>
      <w:fldSimple w:instr=" SEQ Ilustración \* ARABIC ">
        <w:r w:rsidR="00D663C6">
          <w:rPr>
            <w:noProof/>
          </w:rPr>
          <w:t>17</w:t>
        </w:r>
      </w:fldSimple>
      <w:r>
        <w:t xml:space="preserve">: </w:t>
      </w:r>
      <w:proofErr w:type="spellStart"/>
      <w:r>
        <w:t>Burndown</w:t>
      </w:r>
      <w:proofErr w:type="spellEnd"/>
      <w:r>
        <w:t xml:space="preserve"> Chart Iteración 8</w:t>
      </w:r>
      <w:bookmarkEnd w:id="27"/>
    </w:p>
    <w:p w14:paraId="6ED085C5" w14:textId="50A8BAAB" w:rsidR="00172714" w:rsidRPr="00172714" w:rsidRDefault="00172714" w:rsidP="00172714">
      <w:r>
        <w:br w:type="page"/>
      </w:r>
    </w:p>
    <w:p w14:paraId="22D74F2B" w14:textId="613B48F4" w:rsidR="00725613" w:rsidRDefault="00845B80" w:rsidP="00172714">
      <w:pPr>
        <w:pStyle w:val="Ttulo3"/>
      </w:pPr>
      <w:bookmarkStart w:id="28" w:name="_Toc442285834"/>
      <w:r>
        <w:lastRenderedPageBreak/>
        <w:t>Iteración 9 (7 ene 2016 a 21 e</w:t>
      </w:r>
      <w:r w:rsidR="00172714">
        <w:t>ne 2016)</w:t>
      </w:r>
      <w:bookmarkEnd w:id="28"/>
    </w:p>
    <w:p w14:paraId="0C9B61BC" w14:textId="2BB136A8" w:rsidR="00172714" w:rsidRDefault="00172714" w:rsidP="00172714">
      <w:pPr>
        <w:pStyle w:val="Cuerpo"/>
      </w:pPr>
      <w:r>
        <w:t>Tareas realizadas en esta iteración:</w:t>
      </w:r>
    </w:p>
    <w:p w14:paraId="2905D6FE" w14:textId="48987D62" w:rsidR="00172714" w:rsidRDefault="00172714" w:rsidP="00172714">
      <w:pPr>
        <w:pStyle w:val="Cuerpo"/>
        <w:numPr>
          <w:ilvl w:val="0"/>
          <w:numId w:val="49"/>
        </w:numPr>
      </w:pPr>
      <w:r>
        <w:t>Eliminadas gráficas innecesarias.</w:t>
      </w:r>
    </w:p>
    <w:p w14:paraId="3E75CF24" w14:textId="6B9F9402" w:rsidR="00172714" w:rsidRDefault="00172714" w:rsidP="00172714">
      <w:pPr>
        <w:pStyle w:val="Cuerpo"/>
        <w:numPr>
          <w:ilvl w:val="0"/>
          <w:numId w:val="49"/>
        </w:numPr>
      </w:pPr>
      <w:r>
        <w:t xml:space="preserve">Realizadas pruebas sobre la aplicación con diferentes ficheros </w:t>
      </w:r>
      <w:proofErr w:type="spellStart"/>
      <w:r>
        <w:t>zip</w:t>
      </w:r>
      <w:proofErr w:type="spellEnd"/>
      <w:r>
        <w:t xml:space="preserve"> a subir en los formularios.</w:t>
      </w:r>
    </w:p>
    <w:p w14:paraId="3B73FC37" w14:textId="6013B833" w:rsidR="00172714" w:rsidRDefault="00172714" w:rsidP="00172714">
      <w:pPr>
        <w:pStyle w:val="Cuerpo"/>
        <w:numPr>
          <w:ilvl w:val="0"/>
          <w:numId w:val="49"/>
        </w:numPr>
      </w:pPr>
      <w:r>
        <w:t xml:space="preserve">Internacionalización: </w:t>
      </w:r>
      <w:r w:rsidR="00D663C6">
        <w:t>se crean los ficheros .</w:t>
      </w:r>
      <w:proofErr w:type="spellStart"/>
      <w:r w:rsidR="00D663C6">
        <w:t>po</w:t>
      </w:r>
      <w:proofErr w:type="spellEnd"/>
      <w:r w:rsidR="00D663C6">
        <w:t xml:space="preserve"> necesarios.</w:t>
      </w:r>
    </w:p>
    <w:p w14:paraId="182F5476" w14:textId="1C794BCD" w:rsidR="00172714" w:rsidRDefault="00172714" w:rsidP="00172714">
      <w:pPr>
        <w:pStyle w:val="Cuerpo"/>
        <w:numPr>
          <w:ilvl w:val="0"/>
          <w:numId w:val="49"/>
        </w:numPr>
      </w:pPr>
      <w:r>
        <w:t>Se corrige la tabla de estadísticas presente en el panel del profesor.</w:t>
      </w:r>
    </w:p>
    <w:p w14:paraId="20529DB7" w14:textId="48171ED2" w:rsidR="00172714" w:rsidRDefault="00172714" w:rsidP="00172714">
      <w:pPr>
        <w:pStyle w:val="Cuerpo"/>
        <w:numPr>
          <w:ilvl w:val="0"/>
          <w:numId w:val="49"/>
        </w:numPr>
      </w:pPr>
      <w:r>
        <w:t>Actualizadas pruebas unitarias.</w:t>
      </w:r>
    </w:p>
    <w:p w14:paraId="3A06440B" w14:textId="4A832C62" w:rsidR="00172714" w:rsidRDefault="00172714" w:rsidP="00172714">
      <w:pPr>
        <w:pStyle w:val="Cuerpo"/>
        <w:numPr>
          <w:ilvl w:val="0"/>
          <w:numId w:val="49"/>
        </w:numPr>
      </w:pPr>
      <w:r>
        <w:t>Se trabaja en la documentación, tanto en la Memoria como en los Anexos.</w:t>
      </w:r>
    </w:p>
    <w:p w14:paraId="2FBEEC7C" w14:textId="034DAE18" w:rsidR="00172714" w:rsidRDefault="00172714" w:rsidP="00172714">
      <w:pPr>
        <w:pStyle w:val="Cuerpo"/>
        <w:numPr>
          <w:ilvl w:val="0"/>
          <w:numId w:val="49"/>
        </w:numPr>
      </w:pPr>
      <w:r>
        <w:t>Se realizan últimos cambios en la interfaz de la aplicación.</w:t>
      </w:r>
    </w:p>
    <w:p w14:paraId="3A6AA18A" w14:textId="77777777" w:rsidR="00845B80" w:rsidRDefault="00845B80" w:rsidP="00845B80">
      <w:pPr>
        <w:pStyle w:val="Cuerpo"/>
        <w:ind w:left="720"/>
      </w:pPr>
    </w:p>
    <w:p w14:paraId="2069084A" w14:textId="77777777" w:rsidR="00172714" w:rsidRDefault="00172714" w:rsidP="00172714">
      <w:pPr>
        <w:pStyle w:val="Cuerpo"/>
        <w:keepNext/>
      </w:pPr>
      <w:r>
        <w:rPr>
          <w:noProof/>
          <w:lang w:eastAsia="es-ES"/>
        </w:rPr>
        <w:drawing>
          <wp:inline distT="0" distB="0" distL="0" distR="0" wp14:anchorId="7359ADD0" wp14:editId="294F1642">
            <wp:extent cx="4100924" cy="1371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1600" cy="1378515"/>
                    </a:xfrm>
                    <a:prstGeom prst="rect">
                      <a:avLst/>
                    </a:prstGeom>
                  </pic:spPr>
                </pic:pic>
              </a:graphicData>
            </a:graphic>
          </wp:inline>
        </w:drawing>
      </w:r>
    </w:p>
    <w:p w14:paraId="561C7A67" w14:textId="1370D387" w:rsidR="00172714" w:rsidRDefault="00172714" w:rsidP="00172714">
      <w:pPr>
        <w:pStyle w:val="Epgrafe"/>
        <w:jc w:val="center"/>
      </w:pPr>
      <w:bookmarkStart w:id="29" w:name="_Toc442285913"/>
      <w:r>
        <w:t xml:space="preserve">Ilustración </w:t>
      </w:r>
      <w:fldSimple w:instr=" SEQ Ilustración \* ARABIC ">
        <w:r w:rsidR="00D663C6">
          <w:rPr>
            <w:noProof/>
          </w:rPr>
          <w:t>18</w:t>
        </w:r>
      </w:fldSimple>
      <w:r>
        <w:t xml:space="preserve">: Sprint </w:t>
      </w:r>
      <w:proofErr w:type="spellStart"/>
      <w:r>
        <w:t>Backlog</w:t>
      </w:r>
      <w:proofErr w:type="spellEnd"/>
      <w:r>
        <w:t xml:space="preserve"> Iteración 9</w:t>
      </w:r>
      <w:bookmarkEnd w:id="29"/>
    </w:p>
    <w:p w14:paraId="7AD5B50E" w14:textId="77777777" w:rsidR="00172714" w:rsidRDefault="00172714" w:rsidP="00172714">
      <w:pPr>
        <w:keepNext/>
      </w:pPr>
      <w:r>
        <w:rPr>
          <w:noProof/>
          <w:lang w:eastAsia="es-ES"/>
        </w:rPr>
        <w:lastRenderedPageBreak/>
        <w:drawing>
          <wp:inline distT="0" distB="0" distL="0" distR="0" wp14:anchorId="47BC6BC5" wp14:editId="44676C55">
            <wp:extent cx="3941445" cy="2800985"/>
            <wp:effectExtent l="0" t="0" r="190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1445" cy="2800985"/>
                    </a:xfrm>
                    <a:prstGeom prst="rect">
                      <a:avLst/>
                    </a:prstGeom>
                  </pic:spPr>
                </pic:pic>
              </a:graphicData>
            </a:graphic>
          </wp:inline>
        </w:drawing>
      </w:r>
    </w:p>
    <w:p w14:paraId="6A6F9A29" w14:textId="6ECEE430" w:rsidR="00172714" w:rsidRDefault="00172714" w:rsidP="00172714">
      <w:pPr>
        <w:pStyle w:val="Epgrafe"/>
        <w:jc w:val="center"/>
      </w:pPr>
      <w:bookmarkStart w:id="30" w:name="_Toc442285914"/>
      <w:r>
        <w:t xml:space="preserve">Ilustración </w:t>
      </w:r>
      <w:fldSimple w:instr=" SEQ Ilustración \* ARABIC ">
        <w:r w:rsidR="00D663C6">
          <w:rPr>
            <w:noProof/>
          </w:rPr>
          <w:t>19</w:t>
        </w:r>
      </w:fldSimple>
      <w:r w:rsidR="00D663C6">
        <w:t xml:space="preserve">: </w:t>
      </w:r>
      <w:proofErr w:type="spellStart"/>
      <w:r w:rsidR="00D663C6">
        <w:t>Burndown</w:t>
      </w:r>
      <w:proofErr w:type="spellEnd"/>
      <w:r w:rsidR="00D663C6">
        <w:t xml:space="preserve"> C</w:t>
      </w:r>
      <w:r>
        <w:t>hart Iteración 9</w:t>
      </w:r>
      <w:bookmarkEnd w:id="30"/>
    </w:p>
    <w:p w14:paraId="2E3194FB" w14:textId="7B6E7B48" w:rsidR="00172714" w:rsidRDefault="00845B80" w:rsidP="00172714">
      <w:pPr>
        <w:pStyle w:val="Ttulo3"/>
      </w:pPr>
      <w:bookmarkStart w:id="31" w:name="_Toc442285835"/>
      <w:r>
        <w:t>Iteración 10 (21 ene 2016 a 4 f</w:t>
      </w:r>
      <w:r w:rsidR="00172714">
        <w:t>eb 2016)</w:t>
      </w:r>
      <w:bookmarkEnd w:id="31"/>
    </w:p>
    <w:p w14:paraId="2F297260" w14:textId="053ACD88" w:rsidR="00172714" w:rsidRDefault="00172714" w:rsidP="00172714">
      <w:pPr>
        <w:pStyle w:val="Cuerpo"/>
      </w:pPr>
      <w:r>
        <w:t>Se trata de la última iteración realizada. Tareas desarrolladas:</w:t>
      </w:r>
    </w:p>
    <w:p w14:paraId="164F8F58" w14:textId="07634700" w:rsidR="00172714" w:rsidRDefault="00172714" w:rsidP="00172714">
      <w:pPr>
        <w:pStyle w:val="Cuerpo"/>
        <w:numPr>
          <w:ilvl w:val="0"/>
          <w:numId w:val="50"/>
        </w:numPr>
      </w:pPr>
      <w:r>
        <w:t>Se actualizan las pruebas unitarias.</w:t>
      </w:r>
    </w:p>
    <w:p w14:paraId="76431AAD" w14:textId="4AF3818C" w:rsidR="00172714" w:rsidRDefault="00172714" w:rsidP="00172714">
      <w:pPr>
        <w:pStyle w:val="Cuerpo"/>
        <w:numPr>
          <w:ilvl w:val="0"/>
          <w:numId w:val="50"/>
        </w:numPr>
      </w:pPr>
      <w:r>
        <w:t>Se termina de realizar toda la documentación.</w:t>
      </w:r>
    </w:p>
    <w:p w14:paraId="24F88C4F" w14:textId="65A86172" w:rsidR="00172714" w:rsidRDefault="00172714" w:rsidP="00172714">
      <w:pPr>
        <w:pStyle w:val="Cuerpo"/>
        <w:numPr>
          <w:ilvl w:val="0"/>
          <w:numId w:val="50"/>
        </w:numPr>
      </w:pPr>
      <w:r>
        <w:t>Documentación del código de la aplicación (clases, métodos…).</w:t>
      </w:r>
    </w:p>
    <w:p w14:paraId="2EAAB32C" w14:textId="66EB23A7" w:rsidR="00172714" w:rsidRDefault="00172714" w:rsidP="00172714">
      <w:pPr>
        <w:pStyle w:val="Cuerpo"/>
        <w:numPr>
          <w:ilvl w:val="0"/>
          <w:numId w:val="50"/>
        </w:numPr>
      </w:pPr>
      <w:r>
        <w:t>Últimas mejoras en la interfaz.</w:t>
      </w:r>
    </w:p>
    <w:p w14:paraId="07AF30AD" w14:textId="3B965956" w:rsidR="00172714" w:rsidRDefault="00172714" w:rsidP="00172714">
      <w:pPr>
        <w:pStyle w:val="Cuerpo"/>
        <w:numPr>
          <w:ilvl w:val="0"/>
          <w:numId w:val="50"/>
        </w:numPr>
      </w:pPr>
      <w:r>
        <w:t>Internacionalización</w:t>
      </w:r>
      <w:r w:rsidR="00D663C6">
        <w:t>: se habilita un botón en la barra de navegación para realizar el cambio de idioma.</w:t>
      </w:r>
    </w:p>
    <w:p w14:paraId="10EBA7F0" w14:textId="12011F4A" w:rsidR="00D663C6" w:rsidRDefault="00D663C6" w:rsidP="00172714">
      <w:pPr>
        <w:pStyle w:val="Cuerpo"/>
        <w:numPr>
          <w:ilvl w:val="0"/>
          <w:numId w:val="50"/>
        </w:numPr>
      </w:pPr>
      <w:r>
        <w:t>Máquina virtual: se instala la aplicación dentro de una máquina virtual.</w:t>
      </w:r>
    </w:p>
    <w:p w14:paraId="19ACB74F" w14:textId="36526399" w:rsidR="00D663C6" w:rsidRDefault="00D663C6" w:rsidP="00172714">
      <w:pPr>
        <w:pStyle w:val="Cuerpo"/>
        <w:numPr>
          <w:ilvl w:val="0"/>
          <w:numId w:val="50"/>
        </w:numPr>
      </w:pPr>
      <w:r>
        <w:t>Se realizan pruebas sobre la aplicación, subiendo diferentes prácticas.</w:t>
      </w:r>
    </w:p>
    <w:p w14:paraId="19B7AC1C" w14:textId="068D0F41" w:rsidR="00D663C6" w:rsidRDefault="00D663C6" w:rsidP="00172714">
      <w:pPr>
        <w:pStyle w:val="Cuerpo"/>
        <w:numPr>
          <w:ilvl w:val="0"/>
          <w:numId w:val="50"/>
        </w:numPr>
      </w:pPr>
      <w:r>
        <w:t>Creación de vídeos con el funcionamiento de la aplicación.</w:t>
      </w:r>
    </w:p>
    <w:p w14:paraId="3DBBE89E" w14:textId="77777777" w:rsidR="00D663C6" w:rsidRDefault="00D663C6" w:rsidP="00D663C6">
      <w:pPr>
        <w:pStyle w:val="Cuerpo"/>
        <w:keepNext/>
      </w:pPr>
      <w:r>
        <w:rPr>
          <w:noProof/>
          <w:lang w:eastAsia="es-ES"/>
        </w:rPr>
        <w:lastRenderedPageBreak/>
        <w:drawing>
          <wp:inline distT="0" distB="0" distL="0" distR="0" wp14:anchorId="19DF040D" wp14:editId="6D376C7E">
            <wp:extent cx="3941445" cy="1489710"/>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1445" cy="1489710"/>
                    </a:xfrm>
                    <a:prstGeom prst="rect">
                      <a:avLst/>
                    </a:prstGeom>
                  </pic:spPr>
                </pic:pic>
              </a:graphicData>
            </a:graphic>
          </wp:inline>
        </w:drawing>
      </w:r>
    </w:p>
    <w:p w14:paraId="62F5B0D0" w14:textId="27F4CEEA" w:rsidR="00D663C6" w:rsidRDefault="00D663C6" w:rsidP="00D663C6">
      <w:pPr>
        <w:pStyle w:val="Epgrafe"/>
        <w:jc w:val="center"/>
      </w:pPr>
      <w:bookmarkStart w:id="32" w:name="_Toc442285915"/>
      <w:r>
        <w:t xml:space="preserve">Ilustración </w:t>
      </w:r>
      <w:fldSimple w:instr=" SEQ Ilustración \* ARABIC ">
        <w:r>
          <w:rPr>
            <w:noProof/>
          </w:rPr>
          <w:t>20</w:t>
        </w:r>
      </w:fldSimple>
      <w:r>
        <w:t xml:space="preserve">: Sprint </w:t>
      </w:r>
      <w:proofErr w:type="spellStart"/>
      <w:r>
        <w:t>Backlog</w:t>
      </w:r>
      <w:proofErr w:type="spellEnd"/>
      <w:r>
        <w:t xml:space="preserve"> Iteración 10</w:t>
      </w:r>
      <w:bookmarkEnd w:id="32"/>
    </w:p>
    <w:p w14:paraId="587C6D12" w14:textId="77777777" w:rsidR="00845B80" w:rsidRDefault="00845B80" w:rsidP="00845B80"/>
    <w:p w14:paraId="38712561" w14:textId="77777777" w:rsidR="00845B80" w:rsidRPr="00845B80" w:rsidRDefault="00845B80" w:rsidP="00845B80"/>
    <w:p w14:paraId="35C65E14" w14:textId="77777777" w:rsidR="00D663C6" w:rsidRDefault="00D663C6" w:rsidP="00D663C6">
      <w:pPr>
        <w:keepNext/>
      </w:pPr>
      <w:r>
        <w:rPr>
          <w:noProof/>
          <w:lang w:eastAsia="es-ES"/>
        </w:rPr>
        <w:drawing>
          <wp:inline distT="0" distB="0" distL="0" distR="0" wp14:anchorId="6D735BAA" wp14:editId="779568A7">
            <wp:extent cx="3941445" cy="2788920"/>
            <wp:effectExtent l="0" t="0" r="190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1445" cy="2788920"/>
                    </a:xfrm>
                    <a:prstGeom prst="rect">
                      <a:avLst/>
                    </a:prstGeom>
                  </pic:spPr>
                </pic:pic>
              </a:graphicData>
            </a:graphic>
          </wp:inline>
        </w:drawing>
      </w:r>
    </w:p>
    <w:p w14:paraId="0D73FBC7" w14:textId="0689BE42" w:rsidR="00D663C6" w:rsidRPr="00D663C6" w:rsidRDefault="00D663C6" w:rsidP="00D663C6">
      <w:pPr>
        <w:pStyle w:val="Epgrafe"/>
        <w:jc w:val="center"/>
      </w:pPr>
      <w:bookmarkStart w:id="33" w:name="_Toc442285916"/>
      <w:r>
        <w:t xml:space="preserve">Ilustración </w:t>
      </w:r>
      <w:fldSimple w:instr=" SEQ Ilustración \* ARABIC ">
        <w:r>
          <w:rPr>
            <w:noProof/>
          </w:rPr>
          <w:t>21</w:t>
        </w:r>
      </w:fldSimple>
      <w:r>
        <w:t xml:space="preserve">: </w:t>
      </w:r>
      <w:proofErr w:type="spellStart"/>
      <w:r>
        <w:t>Burndown</w:t>
      </w:r>
      <w:proofErr w:type="spellEnd"/>
      <w:r>
        <w:t xml:space="preserve"> Chart Iteración 10</w:t>
      </w:r>
      <w:bookmarkEnd w:id="33"/>
    </w:p>
    <w:p w14:paraId="3E137342" w14:textId="77777777" w:rsidR="00172714" w:rsidRPr="00172714" w:rsidRDefault="00172714" w:rsidP="00172714"/>
    <w:p w14:paraId="6C95350D" w14:textId="77777777" w:rsidR="00172714" w:rsidRPr="00172714" w:rsidRDefault="00172714" w:rsidP="00172714">
      <w:pPr>
        <w:pStyle w:val="Cuerpo"/>
      </w:pPr>
    </w:p>
    <w:p w14:paraId="707AD220" w14:textId="67B3CBE8" w:rsidR="009046FC" w:rsidRPr="00420D00" w:rsidRDefault="009046FC" w:rsidP="009046FC"/>
    <w:p w14:paraId="32DBF90E" w14:textId="77777777" w:rsidR="00441AB0" w:rsidRDefault="00441AB0" w:rsidP="009F2C9A">
      <w:pPr>
        <w:pStyle w:val="Ttulo2"/>
      </w:pPr>
      <w:bookmarkStart w:id="34" w:name="_Toc442285836"/>
      <w:r>
        <w:lastRenderedPageBreak/>
        <w:t>Estudio de viabilidad</w:t>
      </w:r>
      <w:bookmarkEnd w:id="34"/>
    </w:p>
    <w:p w14:paraId="37135CBA" w14:textId="7DE9CE98" w:rsidR="00302F31" w:rsidRDefault="00302F31" w:rsidP="00302F31">
      <w:r>
        <w:t>El estudio de la viabilidad comprende las acciones llevadas a cabo para determinar los factores económicos y legales, entre otros, requeridos para el desarrollo del proyecto. Este apartado tiene gran importancia ya que de él dependerá determinar si el proyecto es viable o no.</w:t>
      </w:r>
    </w:p>
    <w:p w14:paraId="7DEFA9E3" w14:textId="77777777" w:rsidR="00302F31" w:rsidRPr="00F44821" w:rsidRDefault="00302F31" w:rsidP="00302F31">
      <w:pPr>
        <w:rPr>
          <w:rFonts w:cs="Times New Roman"/>
        </w:rPr>
      </w:pPr>
      <w:r w:rsidRPr="00F44821">
        <w:rPr>
          <w:rFonts w:cs="Times New Roman"/>
        </w:rPr>
        <w:t>Cuando se afronta un proyecto han de tenerse en cuenta una serie de riesgos que podrían surgir a la hora de evaluar la viabilidad del proyecto. La magnitud del proyecto, los conocimientos necesarios para desarrollar</w:t>
      </w:r>
      <w:r>
        <w:rPr>
          <w:rFonts w:cs="Times New Roman"/>
        </w:rPr>
        <w:t>lo</w:t>
      </w:r>
      <w:r w:rsidRPr="00F44821">
        <w:rPr>
          <w:rFonts w:cs="Times New Roman"/>
        </w:rPr>
        <w:t xml:space="preserve">, el dinero y tiempo necesarios son algunas de las trabas que podrían surgir a la hora de realizar el proyecto. </w:t>
      </w:r>
    </w:p>
    <w:p w14:paraId="3BEE696D" w14:textId="77777777" w:rsidR="00441AB0" w:rsidRDefault="00441AB0" w:rsidP="009F2C9A">
      <w:pPr>
        <w:pStyle w:val="Ttulo3"/>
      </w:pPr>
      <w:bookmarkStart w:id="35" w:name="_Toc442285837"/>
      <w:r>
        <w:t>Estudio de viabilidad legal</w:t>
      </w:r>
      <w:bookmarkEnd w:id="35"/>
    </w:p>
    <w:p w14:paraId="6E555E89" w14:textId="0DAB0251" w:rsidR="00302F31" w:rsidRDefault="00302F31" w:rsidP="00302F31">
      <w:pPr>
        <w:pStyle w:val="Cuerpo"/>
      </w:pPr>
      <w:r>
        <w:t>Se basa en comprobar cualquier posibilidad de infracción, violación o responsabilidad legal en que se podría incurrir al desarrollar el proyecto.</w:t>
      </w:r>
    </w:p>
    <w:p w14:paraId="0F4A6B37" w14:textId="5B56AECF" w:rsidR="00302F31" w:rsidRDefault="00302F31" w:rsidP="00302F31">
      <w:pPr>
        <w:pStyle w:val="Cuerpo"/>
      </w:pPr>
      <w:r>
        <w:t xml:space="preserve">En este apartado se explica el tipo de licencia que tendrá nuestra aplicación. La aplicación se distribuirá bajo la licencia </w:t>
      </w:r>
      <w:r w:rsidRPr="00302F31">
        <w:rPr>
          <w:i/>
        </w:rPr>
        <w:t xml:space="preserve">Apache </w:t>
      </w:r>
      <w:proofErr w:type="spellStart"/>
      <w:r w:rsidRPr="00302F31">
        <w:rPr>
          <w:i/>
        </w:rPr>
        <w:t>License</w:t>
      </w:r>
      <w:proofErr w:type="spellEnd"/>
      <w:r w:rsidRPr="00302F31">
        <w:rPr>
          <w:i/>
        </w:rPr>
        <w:t xml:space="preserve"> v.2</w:t>
      </w:r>
      <w:r w:rsidR="005651CB">
        <w:t>.</w:t>
      </w:r>
    </w:p>
    <w:p w14:paraId="435FD7AE" w14:textId="416D0586" w:rsidR="00302F31" w:rsidRDefault="00302F31" w:rsidP="00302F31">
      <w:pPr>
        <w:pStyle w:val="Cuerpo"/>
      </w:pPr>
      <w:r>
        <w:t>A continuación se citan las principales características de dicha licencia.</w:t>
      </w:r>
    </w:p>
    <w:p w14:paraId="25156915" w14:textId="2D418211" w:rsidR="00302F31" w:rsidRDefault="00302F31" w:rsidP="00302F31">
      <w:pPr>
        <w:pStyle w:val="Ttulo4"/>
      </w:pPr>
      <w:r>
        <w:t xml:space="preserve">Apache </w:t>
      </w:r>
      <w:proofErr w:type="spellStart"/>
      <w:r>
        <w:t>License</w:t>
      </w:r>
      <w:proofErr w:type="spellEnd"/>
      <w:r>
        <w:t xml:space="preserve"> versión 2.0</w:t>
      </w:r>
    </w:p>
    <w:p w14:paraId="5BF8AB18" w14:textId="6D94ED3F" w:rsidR="000E06BD" w:rsidRDefault="000E06BD" w:rsidP="000E06BD">
      <w:r w:rsidRPr="00E8413F">
        <w:t>La licencia Apache (</w:t>
      </w:r>
      <w:r w:rsidRPr="00692CF4">
        <w:rPr>
          <w:i/>
        </w:rPr>
        <w:t xml:space="preserve">Apache </w:t>
      </w:r>
      <w:proofErr w:type="spellStart"/>
      <w:r w:rsidRPr="00692CF4">
        <w:rPr>
          <w:i/>
        </w:rPr>
        <w:t>License</w:t>
      </w:r>
      <w:proofErr w:type="spellEnd"/>
      <w:r w:rsidRPr="00E8413F">
        <w:t xml:space="preserve"> o </w:t>
      </w:r>
      <w:r w:rsidRPr="00692CF4">
        <w:rPr>
          <w:i/>
        </w:rPr>
        <w:t xml:space="preserve">Apache Software </w:t>
      </w:r>
      <w:proofErr w:type="spellStart"/>
      <w:r w:rsidRPr="00692CF4">
        <w:rPr>
          <w:i/>
        </w:rPr>
        <w:t>License</w:t>
      </w:r>
      <w:proofErr w:type="spellEnd"/>
      <w:r w:rsidRPr="00E8413F">
        <w:t xml:space="preserve"> para versiones anteriores a 2.0) es una licencia de software libre creada por la </w:t>
      </w:r>
      <w:r w:rsidRPr="00692CF4">
        <w:rPr>
          <w:i/>
        </w:rPr>
        <w:t xml:space="preserve">Apache Software </w:t>
      </w:r>
      <w:proofErr w:type="spellStart"/>
      <w:r w:rsidRPr="00692CF4">
        <w:rPr>
          <w:i/>
        </w:rPr>
        <w:t>Foundation</w:t>
      </w:r>
      <w:proofErr w:type="spellEnd"/>
      <w:r w:rsidRPr="00E8413F">
        <w:t xml:space="preserve"> (</w:t>
      </w:r>
      <w:r w:rsidRPr="0007389D">
        <w:rPr>
          <w:i/>
        </w:rPr>
        <w:t>ASF</w:t>
      </w:r>
      <w:r w:rsidRPr="00E8413F">
        <w:t xml:space="preserve">). La licencia </w:t>
      </w:r>
      <w:r w:rsidRPr="00692CF4">
        <w:rPr>
          <w:i/>
        </w:rPr>
        <w:t>Apache</w:t>
      </w:r>
      <w:r w:rsidRPr="00E8413F">
        <w:t xml:space="preserve"> (con versiones 1.0, 1.1 y 2.0) requiere la conservación del aviso de </w:t>
      </w:r>
      <w:r w:rsidRPr="0007389D">
        <w:rPr>
          <w:i/>
        </w:rPr>
        <w:t>copyright</w:t>
      </w:r>
      <w:r w:rsidRPr="00E8413F">
        <w:t xml:space="preserve"> y el </w:t>
      </w:r>
      <w:proofErr w:type="spellStart"/>
      <w:r w:rsidRPr="00692CF4">
        <w:rPr>
          <w:i/>
        </w:rPr>
        <w:t>disclaimer</w:t>
      </w:r>
      <w:proofErr w:type="spellEnd"/>
      <w:r w:rsidRPr="00E8413F">
        <w:t xml:space="preserve">, pero no es una licencia </w:t>
      </w:r>
      <w:proofErr w:type="spellStart"/>
      <w:r w:rsidRPr="00692CF4">
        <w:rPr>
          <w:i/>
        </w:rPr>
        <w:t>copyleft</w:t>
      </w:r>
      <w:proofErr w:type="spellEnd"/>
      <w:r w:rsidRPr="00E8413F">
        <w:t>, ya que no requiere la redistribución del código fuente cuando se distribuyen versiones modificadas</w:t>
      </w:r>
      <w:r>
        <w:t xml:space="preserve"> </w:t>
      </w:r>
      <w:r>
        <w:fldChar w:fldCharType="begin"/>
      </w:r>
      <w:r>
        <w:instrText xml:space="preserve"> ADDIN ZOTERO_ITEM CSL_CITATION {"citationID":"2j0m7i47ej","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fldChar w:fldCharType="separate"/>
      </w:r>
      <w:r w:rsidRPr="000E06BD">
        <w:rPr>
          <w:rFonts w:ascii="Calibri" w:hAnsi="Calibri"/>
        </w:rPr>
        <w:t>[1]</w:t>
      </w:r>
      <w:r>
        <w:fldChar w:fldCharType="end"/>
      </w:r>
      <w:r w:rsidRPr="00E8413F">
        <w:t>.</w:t>
      </w:r>
    </w:p>
    <w:p w14:paraId="3D6BCF0A" w14:textId="6BF282CE" w:rsidR="000E06BD" w:rsidRDefault="000E06BD" w:rsidP="000E06BD">
      <w:pPr>
        <w:pStyle w:val="Ttulo4"/>
      </w:pPr>
      <w:r>
        <w:t>Condiciones de la licencia</w:t>
      </w:r>
    </w:p>
    <w:p w14:paraId="39F1F7AE" w14:textId="297128C2" w:rsidR="000E06BD" w:rsidRDefault="000E06BD" w:rsidP="000E06BD">
      <w:r>
        <w:t>Esta licencia permite al usuario del software la libertad de usarlo para cualquier propósito, distribuirlo, modificarlo y distribuir versiones modificadas de ese software.</w:t>
      </w:r>
    </w:p>
    <w:p w14:paraId="534B75F9" w14:textId="49C6FA61" w:rsidR="000E06BD" w:rsidRDefault="000E06BD" w:rsidP="000E06BD">
      <w:r>
        <w:t xml:space="preserve">La Licencia </w:t>
      </w:r>
      <w:r w:rsidRPr="008869B4">
        <w:rPr>
          <w:i/>
        </w:rPr>
        <w:t>Apache</w:t>
      </w:r>
      <w:r>
        <w:t xml:space="preserve"> no exige que las obras derivadas (versiones modificadas) del software se distribuyan usando la misma licencia, ni siquiera que se tengan que distribuir como software libre/</w:t>
      </w:r>
      <w:r>
        <w:rPr>
          <w:i/>
        </w:rPr>
        <w:t xml:space="preserve">Open </w:t>
      </w:r>
      <w:proofErr w:type="spellStart"/>
      <w:r>
        <w:rPr>
          <w:i/>
        </w:rPr>
        <w:t>S</w:t>
      </w:r>
      <w:r w:rsidRPr="00997415">
        <w:rPr>
          <w:i/>
        </w:rPr>
        <w:t>ource</w:t>
      </w:r>
      <w:proofErr w:type="spellEnd"/>
      <w:r>
        <w:t xml:space="preserve">. La Licencia </w:t>
      </w:r>
      <w:r w:rsidRPr="008869B4">
        <w:rPr>
          <w:i/>
        </w:rPr>
        <w:t>Apache</w:t>
      </w:r>
      <w:r>
        <w:t xml:space="preserve"> sólo exige que se mantenga una noticia que informe a los receptores que en la distribución se ha usado código con la Licencia </w:t>
      </w:r>
      <w:r w:rsidRPr="008869B4">
        <w:rPr>
          <w:i/>
        </w:rPr>
        <w:t>Apache</w:t>
      </w:r>
      <w:r>
        <w:rPr>
          <w:i/>
        </w:rPr>
        <w:t xml:space="preserve"> </w:t>
      </w:r>
      <w:r>
        <w:rPr>
          <w:i/>
        </w:rPr>
        <w:fldChar w:fldCharType="begin"/>
      </w:r>
      <w:r>
        <w:rPr>
          <w:i/>
        </w:rPr>
        <w:instrText xml:space="preserve"> ADDIN ZOTERO_ITEM CSL_CITATION {"citationID":"2nve2ha3nq","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rPr>
          <w:i/>
        </w:rPr>
        <w:fldChar w:fldCharType="separate"/>
      </w:r>
      <w:r w:rsidRPr="000E06BD">
        <w:rPr>
          <w:rFonts w:ascii="Calibri" w:hAnsi="Calibri"/>
        </w:rPr>
        <w:t>[1]</w:t>
      </w:r>
      <w:r>
        <w:rPr>
          <w:i/>
        </w:rPr>
        <w:fldChar w:fldCharType="end"/>
      </w:r>
      <w:r>
        <w:t>.</w:t>
      </w:r>
    </w:p>
    <w:p w14:paraId="53F0CD77" w14:textId="77777777" w:rsidR="000E06BD" w:rsidRPr="00786679" w:rsidRDefault="000E06BD" w:rsidP="000E06BD">
      <w:r w:rsidRPr="00786679">
        <w:t>Se deben añadir dos archivos en el directorio principal de los paquetes de software redistribuidos:</w:t>
      </w:r>
    </w:p>
    <w:p w14:paraId="5807381A" w14:textId="77777777" w:rsidR="000E06BD" w:rsidRPr="00786679" w:rsidRDefault="000E06BD" w:rsidP="00711285">
      <w:pPr>
        <w:numPr>
          <w:ilvl w:val="0"/>
          <w:numId w:val="40"/>
        </w:numPr>
        <w:spacing w:after="200" w:line="276" w:lineRule="auto"/>
      </w:pPr>
      <w:r w:rsidRPr="00786679">
        <w:lastRenderedPageBreak/>
        <w:t>LICENSE - Una copia de la licencia</w:t>
      </w:r>
    </w:p>
    <w:p w14:paraId="63145FD5" w14:textId="4802170F" w:rsidR="000E06BD" w:rsidRPr="000E06BD" w:rsidRDefault="000E06BD" w:rsidP="000E06BD">
      <w:pPr>
        <w:numPr>
          <w:ilvl w:val="0"/>
          <w:numId w:val="40"/>
        </w:numPr>
        <w:spacing w:after="200" w:line="276" w:lineRule="auto"/>
      </w:pPr>
      <w:r w:rsidRPr="00786679">
        <w:t>NOTICE - Un documento de texto, que incluye los "avisos" obligatorios del software presente en la distribución.</w:t>
      </w:r>
    </w:p>
    <w:p w14:paraId="444F3E2F" w14:textId="77777777" w:rsidR="00441AB0" w:rsidRDefault="00441AB0" w:rsidP="009F2C9A">
      <w:pPr>
        <w:pStyle w:val="Ttulo3"/>
      </w:pPr>
      <w:bookmarkStart w:id="36" w:name="_Toc442285838"/>
      <w:r>
        <w:t>Estudio de viabilidad económica</w:t>
      </w:r>
      <w:bookmarkEnd w:id="36"/>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711285">
      <w:pPr>
        <w:pStyle w:val="Cuerpo"/>
        <w:numPr>
          <w:ilvl w:val="0"/>
          <w:numId w:val="35"/>
        </w:numPr>
        <w:rPr>
          <w:b/>
        </w:rPr>
      </w:pPr>
      <w:r w:rsidRPr="00164AEB">
        <w:rPr>
          <w:b/>
        </w:rPr>
        <w:t>Costes de personal:</w:t>
      </w:r>
    </w:p>
    <w:p w14:paraId="324BC17B" w14:textId="4DAE1183" w:rsidR="00164AEB" w:rsidRDefault="00164AEB" w:rsidP="00164AEB">
      <w:pPr>
        <w:pStyle w:val="Cuerpo"/>
      </w:pPr>
      <w:r>
        <w:t xml:space="preserve">El proyecto será realizado por un </w:t>
      </w:r>
      <w:r w:rsidR="005651CB">
        <w:t>programador con experiencia considerada similar a un graduado</w:t>
      </w:r>
      <w:r>
        <w:t xml:space="preserve">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DD2D73"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DD2D73"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m:t>
              </m:r>
              <m:r>
                <w:rPr>
                  <w:rFonts w:ascii="Cambria Math" w:hAnsi="Cambria Math"/>
                </w:rPr>
                <m:t>na</m:t>
              </m:r>
            </m:den>
          </m:f>
        </m:oMath>
      </m:oMathPara>
    </w:p>
    <w:p w14:paraId="6DCCD62B" w14:textId="77777777" w:rsidR="00C90AC9" w:rsidRPr="00C90AC9" w:rsidRDefault="00DD2D73"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DD2D73"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3977448A" w:rsidR="001812D6" w:rsidRDefault="001812D6" w:rsidP="001812D6">
      <w:pPr>
        <w:pStyle w:val="Cuerpo"/>
      </w:pPr>
      <w:r>
        <w:t>Por último hay que tener en cuenta los ga</w:t>
      </w:r>
      <w:r w:rsidR="00CA7A0F">
        <w:t>s</w:t>
      </w:r>
      <w:r>
        <w:t>tos de la Seguridad social, que es uno de los principales impuestos que tiene que afrontar la empresa.</w:t>
      </w:r>
      <w:r w:rsidR="00F33AA8">
        <w:t xml:space="preserve"> Según 2015 para las </w:t>
      </w:r>
      <w:r w:rsidR="00F33AA8">
        <w:lastRenderedPageBreak/>
        <w:t xml:space="preserve">contingencias comunes el porcentaje es del 23,60 % a cargo de la empresa </w:t>
      </w:r>
      <w:r w:rsidR="00F33AA8">
        <w:fldChar w:fldCharType="begin"/>
      </w:r>
      <w:r w:rsidR="000E06BD">
        <w:instrText xml:space="preserve"> ADDIN ZOTERO_ITEM CSL_CITATION {"citationID":"1j4ecs9opc","properties":{"formattedCitation":"[2]","plainCitation":"[2]"},"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0E06BD" w:rsidRPr="000E06BD">
        <w:rPr>
          <w:rFonts w:ascii="Calibri" w:hAnsi="Calibri"/>
        </w:rPr>
        <w:t>[2]</w:t>
      </w:r>
      <w:r w:rsidR="00F33AA8">
        <w:fldChar w:fldCharType="end"/>
      </w:r>
      <w:r w:rsidR="00F33AA8">
        <w:t>, por lo tanto:</w:t>
      </w:r>
    </w:p>
    <w:p w14:paraId="67D5895E" w14:textId="2E940F43" w:rsidR="00FC3CF5" w:rsidRPr="00CA7A0F" w:rsidRDefault="00C90AC9" w:rsidP="00CA7A0F">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7D4B5942" w14:textId="77777777" w:rsidR="0019270D" w:rsidRPr="00F33AA8" w:rsidRDefault="00F33AA8" w:rsidP="00711285">
      <w:pPr>
        <w:pStyle w:val="Prrafodelista"/>
        <w:numPr>
          <w:ilvl w:val="0"/>
          <w:numId w:val="3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01DCE4DC" w14:textId="124478A8" w:rsidR="00FC3CF5" w:rsidRPr="00FC3CF5" w:rsidRDefault="00FC3CF5" w:rsidP="00FC3CF5">
      <w:pPr>
        <w:rPr>
          <w:rFonts w:eastAsiaTheme="minorEastAsia"/>
          <w:b/>
        </w:rPr>
      </w:pPr>
      <w:r>
        <w:rPr>
          <w:rFonts w:eastAsiaTheme="minorEastAsia"/>
          <w:b/>
        </w:rPr>
        <w:br w:type="page"/>
      </w:r>
    </w:p>
    <w:p w14:paraId="5A5FB435" w14:textId="77777777" w:rsidR="00C90AC9" w:rsidRDefault="00C90AC9" w:rsidP="00711285">
      <w:pPr>
        <w:pStyle w:val="Prrafodelista"/>
        <w:numPr>
          <w:ilvl w:val="0"/>
          <w:numId w:val="35"/>
        </w:numPr>
        <w:rPr>
          <w:rFonts w:eastAsiaTheme="minorEastAsia"/>
          <w:b/>
        </w:rPr>
      </w:pPr>
      <w:r>
        <w:rPr>
          <w:rFonts w:eastAsiaTheme="minorEastAsia"/>
          <w:b/>
        </w:rPr>
        <w:lastRenderedPageBreak/>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639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Layout w:type="fixed"/>
        <w:tblCellMar>
          <w:left w:w="70" w:type="dxa"/>
          <w:right w:w="70" w:type="dxa"/>
        </w:tblCellMar>
        <w:tblLook w:val="0000" w:firstRow="0" w:lastRow="0" w:firstColumn="0" w:lastColumn="0" w:noHBand="0" w:noVBand="0"/>
      </w:tblPr>
      <w:tblGrid>
        <w:gridCol w:w="2542"/>
        <w:gridCol w:w="1134"/>
        <w:gridCol w:w="1438"/>
        <w:gridCol w:w="1276"/>
      </w:tblGrid>
      <w:tr w:rsidR="007D0CE7" w14:paraId="46D7A346" w14:textId="77777777" w:rsidTr="007D0CE7">
        <w:trPr>
          <w:cantSplit/>
          <w:trHeight w:val="351"/>
        </w:trPr>
        <w:tc>
          <w:tcPr>
            <w:tcW w:w="2542"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1134" w:type="dxa"/>
            <w:shd w:val="clear" w:color="auto" w:fill="E7E6E6" w:themeFill="background2"/>
          </w:tcPr>
          <w:p w14:paraId="6001B309" w14:textId="77777777" w:rsidR="00C90AC9" w:rsidRDefault="00C90AC9" w:rsidP="00441AB0">
            <w:pPr>
              <w:jc w:val="center"/>
              <w:rPr>
                <w:b/>
              </w:rPr>
            </w:pPr>
            <w:r>
              <w:rPr>
                <w:b/>
              </w:rPr>
              <w:t>Licencia</w:t>
            </w:r>
          </w:p>
        </w:tc>
        <w:tc>
          <w:tcPr>
            <w:tcW w:w="1438"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1276" w:type="dxa"/>
            <w:shd w:val="clear" w:color="auto" w:fill="E7E6E6" w:themeFill="background2"/>
          </w:tcPr>
          <w:p w14:paraId="3CE8B795" w14:textId="77777777" w:rsidR="00C90AC9" w:rsidRDefault="00C90AC9" w:rsidP="00441AB0">
            <w:pPr>
              <w:jc w:val="center"/>
              <w:rPr>
                <w:b/>
              </w:rPr>
            </w:pPr>
            <w:r>
              <w:rPr>
                <w:b/>
              </w:rPr>
              <w:t>Coste</w:t>
            </w:r>
          </w:p>
        </w:tc>
      </w:tr>
      <w:tr w:rsidR="007D0CE7" w14:paraId="254DA5B6" w14:textId="77777777" w:rsidTr="007D0CE7">
        <w:trPr>
          <w:cantSplit/>
          <w:trHeight w:val="351"/>
        </w:trPr>
        <w:tc>
          <w:tcPr>
            <w:tcW w:w="2542"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1134" w:type="dxa"/>
          </w:tcPr>
          <w:p w14:paraId="5907DFE7" w14:textId="77777777" w:rsidR="00C41F18" w:rsidRDefault="00C566CA" w:rsidP="00C41F18">
            <w:pPr>
              <w:jc w:val="center"/>
            </w:pPr>
            <w:r>
              <w:t>Individual</w:t>
            </w:r>
          </w:p>
        </w:tc>
        <w:tc>
          <w:tcPr>
            <w:tcW w:w="1438" w:type="dxa"/>
            <w:shd w:val="clear" w:color="auto" w:fill="auto"/>
          </w:tcPr>
          <w:p w14:paraId="1E257909" w14:textId="77777777" w:rsidR="00C41F18" w:rsidRDefault="00C41F18" w:rsidP="00C41F18">
            <w:pPr>
              <w:jc w:val="center"/>
            </w:pPr>
            <w:r>
              <w:t>1</w:t>
            </w:r>
          </w:p>
        </w:tc>
        <w:tc>
          <w:tcPr>
            <w:tcW w:w="1276" w:type="dxa"/>
          </w:tcPr>
          <w:p w14:paraId="1EA11920" w14:textId="77777777" w:rsidR="00C41F18" w:rsidRDefault="00C41F18" w:rsidP="00C41F18">
            <w:pPr>
              <w:jc w:val="center"/>
            </w:pPr>
            <w:r>
              <w:t>100</w:t>
            </w:r>
            <w:r w:rsidR="00C566CA">
              <w:t>,00</w:t>
            </w:r>
            <w:r>
              <w:t xml:space="preserve"> €</w:t>
            </w:r>
          </w:p>
        </w:tc>
      </w:tr>
      <w:tr w:rsidR="007D0CE7" w14:paraId="187C943E" w14:textId="77777777" w:rsidTr="007D0CE7">
        <w:trPr>
          <w:cantSplit/>
          <w:trHeight w:val="351"/>
        </w:trPr>
        <w:tc>
          <w:tcPr>
            <w:tcW w:w="2542"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1134" w:type="dxa"/>
          </w:tcPr>
          <w:p w14:paraId="221E3B99" w14:textId="77777777" w:rsidR="00C41F18" w:rsidRDefault="00C566CA" w:rsidP="00C41F18">
            <w:pPr>
              <w:jc w:val="center"/>
            </w:pPr>
            <w:r>
              <w:t>Individual</w:t>
            </w:r>
          </w:p>
        </w:tc>
        <w:tc>
          <w:tcPr>
            <w:tcW w:w="1438" w:type="dxa"/>
            <w:shd w:val="clear" w:color="auto" w:fill="auto"/>
          </w:tcPr>
          <w:p w14:paraId="7CE10FC1" w14:textId="77777777" w:rsidR="00C41F18" w:rsidRDefault="00C41F18" w:rsidP="00C41F18">
            <w:pPr>
              <w:jc w:val="center"/>
            </w:pPr>
            <w:r>
              <w:t>1</w:t>
            </w:r>
          </w:p>
        </w:tc>
        <w:tc>
          <w:tcPr>
            <w:tcW w:w="1276" w:type="dxa"/>
          </w:tcPr>
          <w:p w14:paraId="612661A3" w14:textId="77777777" w:rsidR="00C41F18" w:rsidRDefault="00C566CA" w:rsidP="00C41F18">
            <w:pPr>
              <w:jc w:val="center"/>
            </w:pPr>
            <w:r>
              <w:t>99,00 €</w:t>
            </w:r>
          </w:p>
        </w:tc>
      </w:tr>
      <w:tr w:rsidR="007D0CE7" w14:paraId="4DAF5BA6" w14:textId="77777777" w:rsidTr="007D0CE7">
        <w:trPr>
          <w:cantSplit/>
          <w:trHeight w:val="351"/>
        </w:trPr>
        <w:tc>
          <w:tcPr>
            <w:tcW w:w="2542"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1134" w:type="dxa"/>
          </w:tcPr>
          <w:p w14:paraId="54F1EA40" w14:textId="77777777" w:rsidR="00C41F18" w:rsidRDefault="00C566CA" w:rsidP="00C41F18">
            <w:pPr>
              <w:jc w:val="center"/>
            </w:pPr>
            <w:r>
              <w:t>GNU GPL</w:t>
            </w:r>
          </w:p>
        </w:tc>
        <w:tc>
          <w:tcPr>
            <w:tcW w:w="1438" w:type="dxa"/>
            <w:shd w:val="clear" w:color="auto" w:fill="auto"/>
          </w:tcPr>
          <w:p w14:paraId="5FB46BBF" w14:textId="77777777" w:rsidR="00C41F18" w:rsidRDefault="00C41F18" w:rsidP="00C41F18">
            <w:pPr>
              <w:jc w:val="center"/>
            </w:pPr>
            <w:r>
              <w:t>1</w:t>
            </w:r>
          </w:p>
        </w:tc>
        <w:tc>
          <w:tcPr>
            <w:tcW w:w="1276" w:type="dxa"/>
          </w:tcPr>
          <w:p w14:paraId="279657B4" w14:textId="77777777" w:rsidR="00C41F18" w:rsidRDefault="00C566CA" w:rsidP="00C41F18">
            <w:pPr>
              <w:jc w:val="center"/>
            </w:pPr>
            <w:r>
              <w:t>0,00 €</w:t>
            </w:r>
          </w:p>
        </w:tc>
      </w:tr>
      <w:tr w:rsidR="007D0CE7" w14:paraId="61C184D4" w14:textId="77777777" w:rsidTr="007D0CE7">
        <w:trPr>
          <w:cantSplit/>
          <w:trHeight w:val="351"/>
        </w:trPr>
        <w:tc>
          <w:tcPr>
            <w:tcW w:w="2542"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1134" w:type="dxa"/>
          </w:tcPr>
          <w:p w14:paraId="69C21350" w14:textId="77777777" w:rsidR="00C566CA" w:rsidRDefault="00C566CA" w:rsidP="00C566CA">
            <w:pPr>
              <w:jc w:val="center"/>
            </w:pPr>
            <w:r>
              <w:t>GNU GPL</w:t>
            </w:r>
          </w:p>
        </w:tc>
        <w:tc>
          <w:tcPr>
            <w:tcW w:w="1438" w:type="dxa"/>
            <w:shd w:val="clear" w:color="auto" w:fill="auto"/>
          </w:tcPr>
          <w:p w14:paraId="556BC877" w14:textId="77777777" w:rsidR="00C566CA" w:rsidRDefault="00C566CA" w:rsidP="00C566CA">
            <w:pPr>
              <w:jc w:val="center"/>
            </w:pPr>
            <w:r>
              <w:t>1</w:t>
            </w:r>
          </w:p>
        </w:tc>
        <w:tc>
          <w:tcPr>
            <w:tcW w:w="1276" w:type="dxa"/>
          </w:tcPr>
          <w:p w14:paraId="22F6665B" w14:textId="77777777" w:rsidR="00C566CA" w:rsidRDefault="00C566CA" w:rsidP="00C566CA">
            <w:pPr>
              <w:jc w:val="center"/>
            </w:pPr>
            <w:r>
              <w:t>0,00 €</w:t>
            </w:r>
          </w:p>
        </w:tc>
      </w:tr>
      <w:tr w:rsidR="007D0CE7" w14:paraId="65834883" w14:textId="77777777" w:rsidTr="007D0CE7">
        <w:trPr>
          <w:cantSplit/>
          <w:trHeight w:val="372"/>
        </w:trPr>
        <w:tc>
          <w:tcPr>
            <w:tcW w:w="2542" w:type="dxa"/>
            <w:shd w:val="clear" w:color="auto" w:fill="auto"/>
            <w:vAlign w:val="center"/>
          </w:tcPr>
          <w:p w14:paraId="581195B3" w14:textId="77777777" w:rsidR="00C566CA" w:rsidRPr="00C41F18" w:rsidRDefault="00C566CA" w:rsidP="00C566CA">
            <w:pPr>
              <w:jc w:val="center"/>
              <w:rPr>
                <w:i/>
              </w:rPr>
            </w:pPr>
            <w:proofErr w:type="spellStart"/>
            <w:r w:rsidRPr="00C41F18">
              <w:rPr>
                <w:i/>
              </w:rPr>
              <w:t>WampServer</w:t>
            </w:r>
            <w:proofErr w:type="spellEnd"/>
          </w:p>
        </w:tc>
        <w:tc>
          <w:tcPr>
            <w:tcW w:w="1134" w:type="dxa"/>
          </w:tcPr>
          <w:p w14:paraId="35A8E851" w14:textId="77777777" w:rsidR="00C566CA" w:rsidRDefault="00C566CA" w:rsidP="00C566CA">
            <w:pPr>
              <w:jc w:val="center"/>
            </w:pPr>
            <w:r>
              <w:t>GNU GPL</w:t>
            </w:r>
          </w:p>
        </w:tc>
        <w:tc>
          <w:tcPr>
            <w:tcW w:w="1438" w:type="dxa"/>
            <w:shd w:val="clear" w:color="auto" w:fill="auto"/>
          </w:tcPr>
          <w:p w14:paraId="2BE541AB" w14:textId="77777777" w:rsidR="00C566CA" w:rsidRDefault="00C566CA" w:rsidP="00C566CA">
            <w:pPr>
              <w:jc w:val="center"/>
            </w:pPr>
            <w:r>
              <w:t>1</w:t>
            </w:r>
          </w:p>
        </w:tc>
        <w:tc>
          <w:tcPr>
            <w:tcW w:w="1276" w:type="dxa"/>
          </w:tcPr>
          <w:p w14:paraId="15151996" w14:textId="77777777" w:rsidR="00C566CA" w:rsidRDefault="00C566CA" w:rsidP="00C566CA">
            <w:pPr>
              <w:jc w:val="center"/>
            </w:pPr>
            <w:r>
              <w:t>0,00 €</w:t>
            </w:r>
          </w:p>
        </w:tc>
      </w:tr>
      <w:tr w:rsidR="007D0CE7" w14:paraId="1574D592" w14:textId="77777777" w:rsidTr="007D0CE7">
        <w:trPr>
          <w:cantSplit/>
          <w:trHeight w:val="351"/>
        </w:trPr>
        <w:tc>
          <w:tcPr>
            <w:tcW w:w="2542" w:type="dxa"/>
            <w:shd w:val="clear" w:color="auto" w:fill="auto"/>
            <w:vAlign w:val="center"/>
          </w:tcPr>
          <w:p w14:paraId="7881AC31" w14:textId="77777777" w:rsidR="00C566CA" w:rsidRPr="00C41F18" w:rsidRDefault="00C566CA" w:rsidP="00C566CA">
            <w:pPr>
              <w:jc w:val="center"/>
              <w:rPr>
                <w:i/>
              </w:rPr>
            </w:pPr>
            <w:r w:rsidRPr="00C41F18">
              <w:rPr>
                <w:i/>
              </w:rPr>
              <w:t xml:space="preserve">Eclipse PHP </w:t>
            </w:r>
            <w:proofErr w:type="spellStart"/>
            <w:r w:rsidRPr="00C41F18">
              <w:rPr>
                <w:i/>
              </w:rPr>
              <w:t>Developers</w:t>
            </w:r>
            <w:proofErr w:type="spellEnd"/>
          </w:p>
        </w:tc>
        <w:tc>
          <w:tcPr>
            <w:tcW w:w="1134" w:type="dxa"/>
          </w:tcPr>
          <w:p w14:paraId="21B7D581" w14:textId="77777777" w:rsidR="00C566CA" w:rsidRDefault="00C566CA" w:rsidP="00C566CA">
            <w:pPr>
              <w:jc w:val="center"/>
            </w:pPr>
            <w:r>
              <w:t>GNU GPL</w:t>
            </w:r>
          </w:p>
        </w:tc>
        <w:tc>
          <w:tcPr>
            <w:tcW w:w="1438" w:type="dxa"/>
            <w:shd w:val="clear" w:color="auto" w:fill="auto"/>
          </w:tcPr>
          <w:p w14:paraId="24867987" w14:textId="77777777" w:rsidR="00C566CA" w:rsidRDefault="00C566CA" w:rsidP="00C566CA">
            <w:pPr>
              <w:jc w:val="center"/>
            </w:pPr>
            <w:r>
              <w:t>1</w:t>
            </w:r>
          </w:p>
        </w:tc>
        <w:tc>
          <w:tcPr>
            <w:tcW w:w="1276" w:type="dxa"/>
          </w:tcPr>
          <w:p w14:paraId="55F0E458" w14:textId="77777777" w:rsidR="00C566CA" w:rsidRDefault="00C566CA" w:rsidP="00C566CA">
            <w:pPr>
              <w:jc w:val="center"/>
            </w:pPr>
            <w:r>
              <w:t>0,00 €</w:t>
            </w:r>
          </w:p>
        </w:tc>
      </w:tr>
      <w:tr w:rsidR="007D0CE7" w14:paraId="433291EF" w14:textId="77777777" w:rsidTr="007D0CE7">
        <w:trPr>
          <w:cantSplit/>
          <w:trHeight w:val="559"/>
        </w:trPr>
        <w:tc>
          <w:tcPr>
            <w:tcW w:w="2542" w:type="dxa"/>
            <w:shd w:val="clear" w:color="auto" w:fill="auto"/>
            <w:vAlign w:val="center"/>
          </w:tcPr>
          <w:p w14:paraId="3E31EE19" w14:textId="77777777" w:rsidR="00C566CA" w:rsidRPr="00C41F18" w:rsidRDefault="00C566CA" w:rsidP="00C566CA">
            <w:pPr>
              <w:jc w:val="center"/>
              <w:rPr>
                <w:i/>
              </w:rPr>
            </w:pPr>
            <w:proofErr w:type="spellStart"/>
            <w:r w:rsidRPr="00C41F18">
              <w:rPr>
                <w:i/>
              </w:rPr>
              <w:t>Maven</w:t>
            </w:r>
            <w:proofErr w:type="spellEnd"/>
          </w:p>
        </w:tc>
        <w:tc>
          <w:tcPr>
            <w:tcW w:w="1134" w:type="dxa"/>
          </w:tcPr>
          <w:p w14:paraId="1C88076E" w14:textId="77777777" w:rsidR="00C566CA" w:rsidRDefault="00C566CA" w:rsidP="00C566CA">
            <w:pPr>
              <w:jc w:val="center"/>
            </w:pPr>
            <w:r>
              <w:t xml:space="preserve">APACHE </w:t>
            </w:r>
            <w:proofErr w:type="spellStart"/>
            <w:r>
              <w:t>License</w:t>
            </w:r>
            <w:proofErr w:type="spellEnd"/>
          </w:p>
        </w:tc>
        <w:tc>
          <w:tcPr>
            <w:tcW w:w="1438" w:type="dxa"/>
            <w:shd w:val="clear" w:color="auto" w:fill="auto"/>
          </w:tcPr>
          <w:p w14:paraId="2991D257" w14:textId="77777777" w:rsidR="00C566CA" w:rsidRDefault="00C566CA" w:rsidP="00C566CA">
            <w:pPr>
              <w:jc w:val="center"/>
            </w:pPr>
            <w:r>
              <w:t>1</w:t>
            </w:r>
          </w:p>
        </w:tc>
        <w:tc>
          <w:tcPr>
            <w:tcW w:w="1276" w:type="dxa"/>
          </w:tcPr>
          <w:p w14:paraId="5A3F231A" w14:textId="77777777" w:rsidR="00C566CA" w:rsidRDefault="00C566CA" w:rsidP="00C566CA">
            <w:pPr>
              <w:jc w:val="center"/>
            </w:pPr>
            <w:r>
              <w:t>0,00 €</w:t>
            </w:r>
          </w:p>
        </w:tc>
      </w:tr>
      <w:tr w:rsidR="007D0CE7" w14:paraId="6BF862EE" w14:textId="77777777" w:rsidTr="007D0CE7">
        <w:trPr>
          <w:cantSplit/>
          <w:trHeight w:val="351"/>
        </w:trPr>
        <w:tc>
          <w:tcPr>
            <w:tcW w:w="2542" w:type="dxa"/>
            <w:shd w:val="clear" w:color="auto" w:fill="auto"/>
            <w:vAlign w:val="center"/>
          </w:tcPr>
          <w:p w14:paraId="06155079" w14:textId="77777777" w:rsidR="00C566CA" w:rsidRPr="00C41F18" w:rsidRDefault="00C566CA" w:rsidP="00C566CA">
            <w:pPr>
              <w:jc w:val="center"/>
              <w:rPr>
                <w:i/>
              </w:rPr>
            </w:pPr>
            <w:proofErr w:type="spellStart"/>
            <w:r w:rsidRPr="00C41F18">
              <w:rPr>
                <w:i/>
              </w:rPr>
              <w:t>GitHub</w:t>
            </w:r>
            <w:proofErr w:type="spellEnd"/>
          </w:p>
        </w:tc>
        <w:tc>
          <w:tcPr>
            <w:tcW w:w="1134" w:type="dxa"/>
          </w:tcPr>
          <w:p w14:paraId="7ABCF2D7" w14:textId="77777777" w:rsidR="00C566CA" w:rsidRDefault="00C566CA" w:rsidP="00C566CA">
            <w:pPr>
              <w:jc w:val="center"/>
            </w:pPr>
            <w:r>
              <w:t>GNU GPL</w:t>
            </w:r>
          </w:p>
        </w:tc>
        <w:tc>
          <w:tcPr>
            <w:tcW w:w="1438" w:type="dxa"/>
            <w:shd w:val="clear" w:color="auto" w:fill="auto"/>
          </w:tcPr>
          <w:p w14:paraId="3DBD2DD9" w14:textId="77777777" w:rsidR="00C566CA" w:rsidRDefault="00C566CA" w:rsidP="00C566CA">
            <w:pPr>
              <w:jc w:val="center"/>
            </w:pPr>
            <w:r>
              <w:t>1</w:t>
            </w:r>
          </w:p>
        </w:tc>
        <w:tc>
          <w:tcPr>
            <w:tcW w:w="1276" w:type="dxa"/>
          </w:tcPr>
          <w:p w14:paraId="1D94AE88" w14:textId="77777777" w:rsidR="00C566CA" w:rsidRDefault="00C566CA" w:rsidP="00C566CA">
            <w:pPr>
              <w:jc w:val="center"/>
            </w:pPr>
            <w:r>
              <w:t>0,00 €</w:t>
            </w:r>
          </w:p>
        </w:tc>
      </w:tr>
      <w:tr w:rsidR="007D0CE7" w14:paraId="3C5F3525" w14:textId="77777777" w:rsidTr="007D0CE7">
        <w:trPr>
          <w:cantSplit/>
          <w:trHeight w:val="351"/>
        </w:trPr>
        <w:tc>
          <w:tcPr>
            <w:tcW w:w="2542" w:type="dxa"/>
            <w:shd w:val="clear" w:color="auto" w:fill="auto"/>
            <w:vAlign w:val="center"/>
          </w:tcPr>
          <w:p w14:paraId="32F84843" w14:textId="77777777" w:rsidR="00C566CA" w:rsidRPr="00C41F18" w:rsidRDefault="00C566CA" w:rsidP="00C566CA">
            <w:pPr>
              <w:jc w:val="center"/>
              <w:rPr>
                <w:i/>
              </w:rPr>
            </w:pPr>
            <w:proofErr w:type="spellStart"/>
            <w:r w:rsidRPr="00C41F18">
              <w:rPr>
                <w:i/>
              </w:rPr>
              <w:t>HeidiSQL</w:t>
            </w:r>
            <w:proofErr w:type="spellEnd"/>
          </w:p>
        </w:tc>
        <w:tc>
          <w:tcPr>
            <w:tcW w:w="1134" w:type="dxa"/>
          </w:tcPr>
          <w:p w14:paraId="79F8F94B" w14:textId="77777777" w:rsidR="00C566CA" w:rsidRDefault="00C566CA" w:rsidP="00C566CA">
            <w:pPr>
              <w:jc w:val="center"/>
            </w:pPr>
            <w:r>
              <w:t>GNU GPL</w:t>
            </w:r>
          </w:p>
        </w:tc>
        <w:tc>
          <w:tcPr>
            <w:tcW w:w="1438" w:type="dxa"/>
            <w:shd w:val="clear" w:color="auto" w:fill="auto"/>
          </w:tcPr>
          <w:p w14:paraId="5F80B2F9" w14:textId="77777777" w:rsidR="00C566CA" w:rsidRDefault="00C566CA" w:rsidP="00C566CA">
            <w:pPr>
              <w:jc w:val="center"/>
            </w:pPr>
            <w:r>
              <w:t>1</w:t>
            </w:r>
          </w:p>
        </w:tc>
        <w:tc>
          <w:tcPr>
            <w:tcW w:w="1276" w:type="dxa"/>
          </w:tcPr>
          <w:p w14:paraId="675ED6B1" w14:textId="77777777" w:rsidR="00C566CA" w:rsidRDefault="00C566CA" w:rsidP="00C566CA">
            <w:pPr>
              <w:jc w:val="center"/>
            </w:pPr>
            <w:r>
              <w:t>0,00 €</w:t>
            </w:r>
          </w:p>
        </w:tc>
      </w:tr>
      <w:tr w:rsidR="0044371F" w14:paraId="61DA2E31" w14:textId="77777777" w:rsidTr="007D0CE7">
        <w:trPr>
          <w:cantSplit/>
          <w:trHeight w:val="351"/>
        </w:trPr>
        <w:tc>
          <w:tcPr>
            <w:tcW w:w="2542" w:type="dxa"/>
            <w:shd w:val="clear" w:color="auto" w:fill="auto"/>
            <w:vAlign w:val="center"/>
          </w:tcPr>
          <w:p w14:paraId="1EA60472" w14:textId="0A2AF6B4" w:rsidR="0044371F" w:rsidRPr="00C41F18" w:rsidRDefault="0044371F" w:rsidP="00C566CA">
            <w:pPr>
              <w:jc w:val="center"/>
              <w:rPr>
                <w:i/>
              </w:rPr>
            </w:pPr>
            <w:proofErr w:type="spellStart"/>
            <w:r>
              <w:rPr>
                <w:i/>
              </w:rPr>
              <w:t>PoEdit</w:t>
            </w:r>
            <w:proofErr w:type="spellEnd"/>
          </w:p>
        </w:tc>
        <w:tc>
          <w:tcPr>
            <w:tcW w:w="1134" w:type="dxa"/>
          </w:tcPr>
          <w:p w14:paraId="6205497A" w14:textId="2D471642" w:rsidR="0044371F" w:rsidRDefault="0044371F" w:rsidP="00C566CA">
            <w:pPr>
              <w:jc w:val="center"/>
            </w:pPr>
            <w:r>
              <w:t>GNU GPL</w:t>
            </w:r>
          </w:p>
        </w:tc>
        <w:tc>
          <w:tcPr>
            <w:tcW w:w="1438" w:type="dxa"/>
            <w:shd w:val="clear" w:color="auto" w:fill="auto"/>
          </w:tcPr>
          <w:p w14:paraId="7FE0B2C5" w14:textId="1B2DA4AA" w:rsidR="0044371F" w:rsidRDefault="0044371F" w:rsidP="00C566CA">
            <w:pPr>
              <w:jc w:val="center"/>
            </w:pPr>
            <w:r>
              <w:t>1</w:t>
            </w:r>
          </w:p>
        </w:tc>
        <w:tc>
          <w:tcPr>
            <w:tcW w:w="1276" w:type="dxa"/>
          </w:tcPr>
          <w:p w14:paraId="6A372D85" w14:textId="31B7C64F" w:rsidR="0044371F" w:rsidRDefault="0044371F" w:rsidP="00C566CA">
            <w:pPr>
              <w:jc w:val="center"/>
            </w:pPr>
            <w:r>
              <w:t>0</w:t>
            </w:r>
            <w:r w:rsidR="005736F2">
              <w:t>,00 €</w:t>
            </w:r>
          </w:p>
        </w:tc>
      </w:tr>
      <w:tr w:rsidR="007D0CE7" w14:paraId="0EA7889D" w14:textId="77777777" w:rsidTr="007D0CE7">
        <w:trPr>
          <w:cantSplit/>
          <w:trHeight w:val="351"/>
        </w:trPr>
        <w:tc>
          <w:tcPr>
            <w:tcW w:w="2542" w:type="dxa"/>
            <w:shd w:val="clear" w:color="auto" w:fill="auto"/>
            <w:vAlign w:val="center"/>
          </w:tcPr>
          <w:p w14:paraId="2B86950C" w14:textId="77777777" w:rsidR="00C566CA" w:rsidRPr="00C41F18" w:rsidRDefault="00C566CA" w:rsidP="00C566CA">
            <w:pPr>
              <w:jc w:val="center"/>
              <w:rPr>
                <w:i/>
              </w:rPr>
            </w:pPr>
            <w:proofErr w:type="spellStart"/>
            <w:r w:rsidRPr="00C41F18">
              <w:rPr>
                <w:i/>
              </w:rPr>
              <w:t>Astah</w:t>
            </w:r>
            <w:proofErr w:type="spellEnd"/>
            <w:r w:rsidRPr="00C41F18">
              <w:rPr>
                <w:i/>
              </w:rPr>
              <w:t xml:space="preserve"> </w:t>
            </w:r>
            <w:proofErr w:type="spellStart"/>
            <w:r w:rsidRPr="00C41F18">
              <w:rPr>
                <w:i/>
              </w:rPr>
              <w:t>Community</w:t>
            </w:r>
            <w:proofErr w:type="spellEnd"/>
          </w:p>
        </w:tc>
        <w:tc>
          <w:tcPr>
            <w:tcW w:w="1134" w:type="dxa"/>
          </w:tcPr>
          <w:p w14:paraId="6510C792" w14:textId="77777777" w:rsidR="00C566CA" w:rsidRDefault="00C566CA" w:rsidP="00C566CA">
            <w:pPr>
              <w:jc w:val="center"/>
            </w:pPr>
            <w:r>
              <w:t>Gratuita</w:t>
            </w:r>
          </w:p>
        </w:tc>
        <w:tc>
          <w:tcPr>
            <w:tcW w:w="1438" w:type="dxa"/>
            <w:shd w:val="clear" w:color="auto" w:fill="auto"/>
          </w:tcPr>
          <w:p w14:paraId="4FC5208D" w14:textId="77777777" w:rsidR="00C566CA" w:rsidRDefault="00C566CA" w:rsidP="00C566CA">
            <w:pPr>
              <w:jc w:val="center"/>
            </w:pPr>
            <w:r>
              <w:t>1</w:t>
            </w:r>
          </w:p>
        </w:tc>
        <w:tc>
          <w:tcPr>
            <w:tcW w:w="1276" w:type="dxa"/>
          </w:tcPr>
          <w:p w14:paraId="587EAC5E" w14:textId="77777777" w:rsidR="00C566CA" w:rsidRDefault="00C566CA" w:rsidP="00C566CA">
            <w:pPr>
              <w:jc w:val="center"/>
            </w:pPr>
            <w:r>
              <w:t>0,00 €</w:t>
            </w:r>
          </w:p>
        </w:tc>
      </w:tr>
      <w:tr w:rsidR="007D0CE7" w14:paraId="0D36A77E" w14:textId="77777777" w:rsidTr="007D0CE7">
        <w:trPr>
          <w:cantSplit/>
          <w:trHeight w:val="351"/>
        </w:trPr>
        <w:tc>
          <w:tcPr>
            <w:tcW w:w="2542" w:type="dxa"/>
            <w:shd w:val="clear" w:color="auto" w:fill="auto"/>
            <w:vAlign w:val="center"/>
          </w:tcPr>
          <w:p w14:paraId="4C30A92E" w14:textId="77777777" w:rsidR="00C566CA" w:rsidRPr="00C41F18" w:rsidRDefault="00C566CA" w:rsidP="00C566CA">
            <w:pPr>
              <w:jc w:val="center"/>
              <w:rPr>
                <w:i/>
              </w:rPr>
            </w:pPr>
            <w:proofErr w:type="spellStart"/>
            <w:r w:rsidRPr="00C41F18">
              <w:rPr>
                <w:i/>
              </w:rPr>
              <w:t>FileSync</w:t>
            </w:r>
            <w:proofErr w:type="spellEnd"/>
          </w:p>
        </w:tc>
        <w:tc>
          <w:tcPr>
            <w:tcW w:w="1134" w:type="dxa"/>
          </w:tcPr>
          <w:p w14:paraId="01D721C1" w14:textId="77777777" w:rsidR="00C566CA" w:rsidRDefault="00C566CA" w:rsidP="00C566CA">
            <w:pPr>
              <w:jc w:val="center"/>
            </w:pPr>
            <w:r>
              <w:t>GNU GPL</w:t>
            </w:r>
          </w:p>
        </w:tc>
        <w:tc>
          <w:tcPr>
            <w:tcW w:w="1438" w:type="dxa"/>
            <w:shd w:val="clear" w:color="auto" w:fill="auto"/>
          </w:tcPr>
          <w:p w14:paraId="3536AD00" w14:textId="77777777" w:rsidR="00C566CA" w:rsidRDefault="00C566CA" w:rsidP="00C566CA">
            <w:pPr>
              <w:jc w:val="center"/>
            </w:pPr>
            <w:r>
              <w:t>1</w:t>
            </w:r>
          </w:p>
        </w:tc>
        <w:tc>
          <w:tcPr>
            <w:tcW w:w="1276" w:type="dxa"/>
          </w:tcPr>
          <w:p w14:paraId="0D97A236" w14:textId="77777777" w:rsidR="00C566CA" w:rsidRDefault="00C566CA" w:rsidP="00C566CA">
            <w:pPr>
              <w:jc w:val="center"/>
            </w:pPr>
            <w:r>
              <w:t>0,00 €</w:t>
            </w:r>
          </w:p>
        </w:tc>
      </w:tr>
      <w:tr w:rsidR="007D0CE7" w14:paraId="1548C93B" w14:textId="77777777" w:rsidTr="007D0CE7">
        <w:trPr>
          <w:cantSplit/>
          <w:trHeight w:val="351"/>
        </w:trPr>
        <w:tc>
          <w:tcPr>
            <w:tcW w:w="2542" w:type="dxa"/>
            <w:shd w:val="clear" w:color="auto" w:fill="auto"/>
            <w:vAlign w:val="center"/>
          </w:tcPr>
          <w:p w14:paraId="04C45742" w14:textId="77777777" w:rsidR="00C566CA" w:rsidRPr="00C41F18" w:rsidRDefault="00C566CA" w:rsidP="00C566CA">
            <w:pPr>
              <w:jc w:val="center"/>
              <w:rPr>
                <w:i/>
              </w:rPr>
            </w:pPr>
            <w:proofErr w:type="spellStart"/>
            <w:r w:rsidRPr="00C41F18">
              <w:rPr>
                <w:i/>
              </w:rPr>
              <w:t>Bootstrap</w:t>
            </w:r>
            <w:proofErr w:type="spellEnd"/>
          </w:p>
        </w:tc>
        <w:tc>
          <w:tcPr>
            <w:tcW w:w="1134" w:type="dxa"/>
          </w:tcPr>
          <w:p w14:paraId="7B542137" w14:textId="77777777" w:rsidR="00C566CA" w:rsidRDefault="00C566CA" w:rsidP="00C566CA">
            <w:pPr>
              <w:jc w:val="center"/>
            </w:pPr>
            <w:r>
              <w:t xml:space="preserve">MIT </w:t>
            </w:r>
            <w:proofErr w:type="spellStart"/>
            <w:r>
              <w:t>License</w:t>
            </w:r>
            <w:proofErr w:type="spellEnd"/>
          </w:p>
        </w:tc>
        <w:tc>
          <w:tcPr>
            <w:tcW w:w="1438" w:type="dxa"/>
            <w:shd w:val="clear" w:color="auto" w:fill="auto"/>
          </w:tcPr>
          <w:p w14:paraId="658B3B8E" w14:textId="77777777" w:rsidR="00C566CA" w:rsidRDefault="00C566CA" w:rsidP="00C566CA">
            <w:pPr>
              <w:jc w:val="center"/>
            </w:pPr>
            <w:r>
              <w:t>1</w:t>
            </w:r>
          </w:p>
        </w:tc>
        <w:tc>
          <w:tcPr>
            <w:tcW w:w="1276" w:type="dxa"/>
          </w:tcPr>
          <w:p w14:paraId="2978AB1A" w14:textId="77777777" w:rsidR="00C566CA" w:rsidRDefault="00C566CA" w:rsidP="00C566CA">
            <w:pPr>
              <w:jc w:val="center"/>
            </w:pPr>
            <w:r>
              <w:t>0,00 €</w:t>
            </w:r>
          </w:p>
        </w:tc>
      </w:tr>
      <w:tr w:rsidR="00C566CA" w14:paraId="31A9920D" w14:textId="77777777" w:rsidTr="007D0CE7">
        <w:trPr>
          <w:cantSplit/>
          <w:trHeight w:val="362"/>
        </w:trPr>
        <w:tc>
          <w:tcPr>
            <w:tcW w:w="5114"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1276" w:type="dxa"/>
            <w:shd w:val="clear" w:color="auto" w:fill="262626" w:themeFill="text1" w:themeFillTint="D9"/>
          </w:tcPr>
          <w:p w14:paraId="1253BDEB" w14:textId="77777777" w:rsidR="00C566CA" w:rsidRDefault="00C566CA" w:rsidP="008212D8">
            <w:pPr>
              <w:keepNext/>
              <w:jc w:val="center"/>
            </w:pPr>
            <w:r>
              <w:t>199, 00 €</w:t>
            </w:r>
          </w:p>
        </w:tc>
      </w:tr>
    </w:tbl>
    <w:p w14:paraId="59333B45" w14:textId="09556EA4" w:rsidR="008212D8" w:rsidRDefault="008212D8" w:rsidP="008212D8">
      <w:pPr>
        <w:pStyle w:val="Epgrafe"/>
        <w:jc w:val="center"/>
      </w:pPr>
      <w:bookmarkStart w:id="37" w:name="_Toc442285978"/>
      <w:r>
        <w:t xml:space="preserve">Tabla </w:t>
      </w:r>
      <w:fldSimple w:instr=" SEQ Tabla \* ARABIC ">
        <w:r w:rsidR="00772C34">
          <w:rPr>
            <w:noProof/>
          </w:rPr>
          <w:t>1</w:t>
        </w:r>
      </w:fldSimple>
      <w:r>
        <w:t>: Costes de software</w:t>
      </w:r>
      <w:bookmarkEnd w:id="37"/>
    </w:p>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3327A032" w14:textId="5D93A70D" w:rsidR="00FC3CF5" w:rsidRPr="00FC3CF5" w:rsidRDefault="00FC3CF5" w:rsidP="00FC3CF5">
      <w:pPr>
        <w:rPr>
          <w:b/>
        </w:rPr>
      </w:pPr>
      <w:r>
        <w:rPr>
          <w:b/>
        </w:rPr>
        <w:br w:type="page"/>
      </w:r>
    </w:p>
    <w:p w14:paraId="06CE2102" w14:textId="77777777" w:rsidR="00CD2D19" w:rsidRDefault="00CD2D19" w:rsidP="00711285">
      <w:pPr>
        <w:pStyle w:val="Prrafodelista"/>
        <w:numPr>
          <w:ilvl w:val="0"/>
          <w:numId w:val="35"/>
        </w:numPr>
        <w:rPr>
          <w:b/>
        </w:rPr>
      </w:pPr>
      <w:r w:rsidRPr="00CD2D19">
        <w:rPr>
          <w:b/>
        </w:rPr>
        <w:lastRenderedPageBreak/>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711285">
      <w:pPr>
        <w:pStyle w:val="Prrafodelista"/>
        <w:numPr>
          <w:ilvl w:val="0"/>
          <w:numId w:val="3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m:t>
          </m:r>
          <m:r>
            <w:rPr>
              <w:rFonts w:ascii="Cambria Math" w:hAnsi="Cambria Math"/>
            </w:rPr>
            <m:t>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08154D3"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total=4449,6 €+41,32 €+16,56 €+220€=4727,48 €</m:t>
          </m:r>
        </m:oMath>
      </m:oMathPara>
    </w:p>
    <w:p w14:paraId="45F95EFB" w14:textId="780CE71A" w:rsidR="00D3502C" w:rsidRDefault="005651CB" w:rsidP="005651CB">
      <w:pPr>
        <w:pStyle w:val="Ttulo4"/>
      </w:pPr>
      <w:r>
        <w:t xml:space="preserve">Análisis de </w:t>
      </w:r>
      <w:r w:rsidR="0034213E">
        <w:t>costes</w:t>
      </w:r>
      <w:r>
        <w:t xml:space="preserve"> – beneficio</w:t>
      </w:r>
    </w:p>
    <w:p w14:paraId="0CBE8D49" w14:textId="0B652E0E" w:rsidR="005651CB" w:rsidRDefault="005651CB" w:rsidP="005651CB">
      <w:r>
        <w:t xml:space="preserve">Como ya se </w:t>
      </w:r>
      <w:del w:id="38" w:author="BRUNO BARUQUE ZANON" w:date="2016-02-03T19:35:00Z">
        <w:r w:rsidDel="00DD2D73">
          <w:delText>sabe</w:delText>
        </w:r>
      </w:del>
      <w:ins w:id="39" w:author="BRUNO BARUQUE ZANON" w:date="2016-02-03T19:35:00Z">
        <w:r w:rsidR="00DD2D73">
          <w:t>ha mencionado anteriormente</w:t>
        </w:r>
      </w:ins>
      <w:r>
        <w:t xml:space="preserve">, la aplicación es compatible con cualquier plataforma LMS que cumpla el estándar LTI, por lo </w:t>
      </w:r>
      <w:r w:rsidR="0034213E">
        <w:t>que esta puede ser utilizada desde un</w:t>
      </w:r>
      <w:r>
        <w:t xml:space="preserve"> gran </w:t>
      </w:r>
      <w:r w:rsidR="0034213E">
        <w:t>número</w:t>
      </w:r>
      <w:r>
        <w:t xml:space="preserve"> de plataformas</w:t>
      </w:r>
      <w:commentRangeStart w:id="40"/>
      <w:r>
        <w:t>.</w:t>
      </w:r>
      <w:commentRangeEnd w:id="40"/>
      <w:r w:rsidR="00312CA5">
        <w:rPr>
          <w:rStyle w:val="Refdecomentario"/>
        </w:rPr>
        <w:commentReference w:id="40"/>
      </w:r>
    </w:p>
    <w:p w14:paraId="11A5FCA4" w14:textId="7BB893FA" w:rsidR="0034213E" w:rsidRDefault="0034213E" w:rsidP="005651CB">
      <w:r>
        <w:t xml:space="preserve">En este apartado se explica la forma de recuperar la inversión realizada. Para ello el procedimiento que se sigue es el de ofrecer </w:t>
      </w:r>
      <w:commentRangeStart w:id="41"/>
      <w:r>
        <w:t>paquetes de servicio a los usuarios finales</w:t>
      </w:r>
      <w:commentRangeEnd w:id="41"/>
      <w:r w:rsidR="00DD2D73">
        <w:rPr>
          <w:rStyle w:val="Refdecomentario"/>
        </w:rPr>
        <w:commentReference w:id="41"/>
      </w:r>
      <w:r>
        <w:t>, siendo estos usuarios las diferentes universidades de España.</w:t>
      </w:r>
    </w:p>
    <w:p w14:paraId="7311EAFB" w14:textId="03500AD9" w:rsidR="0034213E" w:rsidRDefault="0034213E" w:rsidP="005651CB">
      <w:r>
        <w:t xml:space="preserve">Tomando como dato que </w:t>
      </w:r>
      <w:commentRangeStart w:id="42"/>
      <w:r>
        <w:t>480 universidades</w:t>
      </w:r>
      <w:commentRangeEnd w:id="42"/>
      <w:r w:rsidR="00DD2D73">
        <w:rPr>
          <w:rStyle w:val="Refdecomentario"/>
        </w:rPr>
        <w:commentReference w:id="42"/>
      </w:r>
      <w:r>
        <w:t xml:space="preserve"> están interesadas en la aplicaci</w:t>
      </w:r>
      <w:r w:rsidR="00723B71">
        <w:t>ón</w:t>
      </w:r>
      <w:r>
        <w:t xml:space="preserve"> y que estos paquetes de servicio tienen un precio de 10€, </w:t>
      </w:r>
      <w:r w:rsidR="00723B71">
        <w:t>por lo que se obtendrían</w:t>
      </w:r>
      <w:r>
        <w:t xml:space="preserve"> 4800€, ya permitiría recuperar la inversión realizada que era de 4727,48€.</w:t>
      </w:r>
    </w:p>
    <w:p w14:paraId="006CFC96" w14:textId="5368C652" w:rsidR="0034213E" w:rsidRPr="005651CB" w:rsidRDefault="0034213E" w:rsidP="005651CB">
      <w:r>
        <w:t>A partir de este momento, todos los nuevos paquetes ofrecidos garantizarían beneficios.</w:t>
      </w:r>
    </w:p>
    <w:p w14:paraId="0ABDA917" w14:textId="77777777" w:rsidR="00D3502C" w:rsidRDefault="00D3502C" w:rsidP="00D3502C">
      <w:pPr>
        <w:pStyle w:val="Cuerpo"/>
      </w:pPr>
    </w:p>
    <w:p w14:paraId="6164DCFB" w14:textId="77777777" w:rsidR="008E2418" w:rsidRDefault="008E2418" w:rsidP="008E2418">
      <w:pPr>
        <w:pStyle w:val="Ttulo1"/>
      </w:pPr>
      <w:bookmarkStart w:id="43" w:name="_Toc442285839"/>
      <w:r>
        <w:lastRenderedPageBreak/>
        <w:t>Especificación de requisitos</w:t>
      </w:r>
      <w:bookmarkEnd w:id="43"/>
    </w:p>
    <w:p w14:paraId="757E6D5C" w14:textId="77777777" w:rsidR="008E2418" w:rsidRDefault="008E2418" w:rsidP="008E2418">
      <w:pPr>
        <w:pStyle w:val="Ttulo2"/>
      </w:pPr>
      <w:bookmarkStart w:id="44" w:name="_Toc442285840"/>
      <w:r>
        <w:t>Introducción</w:t>
      </w:r>
      <w:bookmarkEnd w:id="44"/>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bookmarkStart w:id="45" w:name="_Toc442285841"/>
      <w:r>
        <w:t>Requisitos funcionales</w:t>
      </w:r>
      <w:bookmarkEnd w:id="45"/>
    </w:p>
    <w:p w14:paraId="6CCEA984" w14:textId="77777777" w:rsidR="001742FA" w:rsidRPr="001742FA" w:rsidRDefault="008E2418" w:rsidP="005F784B">
      <w:pPr>
        <w:pStyle w:val="Ttulo3"/>
      </w:pPr>
      <w:bookmarkStart w:id="46" w:name="_Toc442285842"/>
      <w:r>
        <w:t>Propios de Moodle</w:t>
      </w:r>
      <w:bookmarkEnd w:id="46"/>
    </w:p>
    <w:p w14:paraId="4F4A1AA6" w14:textId="77777777" w:rsidR="001742FA" w:rsidRDefault="001742FA" w:rsidP="005F784B">
      <w:pPr>
        <w:pStyle w:val="Ttulo4"/>
      </w:pPr>
      <w:r>
        <w:t>Rol profesor</w:t>
      </w:r>
    </w:p>
    <w:p w14:paraId="6D505E49" w14:textId="723F8F66" w:rsidR="008E2418" w:rsidRPr="00725613" w:rsidRDefault="008E2418" w:rsidP="00711285">
      <w:pPr>
        <w:pStyle w:val="Prrafodelista"/>
        <w:numPr>
          <w:ilvl w:val="0"/>
          <w:numId w:val="35"/>
        </w:numPr>
      </w:pPr>
      <w:r w:rsidRPr="00725613">
        <w:rPr>
          <w:b/>
        </w:rPr>
        <w:t>RF-M0</w:t>
      </w:r>
      <w:r w:rsidR="00096357">
        <w:rPr>
          <w:b/>
        </w:rPr>
        <w:t>1</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w:t>
      </w:r>
      <w:r w:rsidR="00096357">
        <w:t>correspondiente</w:t>
      </w:r>
      <w:r w:rsidR="00913FBD">
        <w:t xml:space="preserve">,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xml:space="preserve">, </w:t>
      </w:r>
      <w:proofErr w:type="spellStart"/>
      <w:r w:rsidR="005736F2" w:rsidRPr="005736F2">
        <w:rPr>
          <w:i/>
        </w:rPr>
        <w:t>consumer_</w:t>
      </w:r>
      <w:r w:rsidR="006C78AA" w:rsidRPr="005736F2">
        <w:rPr>
          <w:i/>
        </w:rPr>
        <w:t>key</w:t>
      </w:r>
      <w:proofErr w:type="spellEnd"/>
      <w:r w:rsidR="006C78AA">
        <w:t xml:space="preserve"> y </w:t>
      </w:r>
      <w:proofErr w:type="spellStart"/>
      <w:r w:rsidR="006C78AA" w:rsidRPr="005736F2">
        <w:rPr>
          <w:i/>
        </w:rPr>
        <w:t>secret</w:t>
      </w:r>
      <w:proofErr w:type="spellEnd"/>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723B71">
        <w:t xml:space="preserve"> desarrollada en este proyecto</w:t>
      </w:r>
      <w:r w:rsidR="00382AC8">
        <w:t xml:space="preserve">. </w:t>
      </w:r>
      <w:r w:rsidR="00A84ECE">
        <w:t>Tal</w:t>
      </w:r>
      <w:r>
        <w:t xml:space="preserve"> enlazamie</w:t>
      </w:r>
      <w:r w:rsidR="006C78AA">
        <w:t>nto es permitido gracias al LTI.</w:t>
      </w:r>
    </w:p>
    <w:p w14:paraId="3F3DFB4C" w14:textId="6ACD522D" w:rsidR="008E2418" w:rsidRPr="001742FA" w:rsidRDefault="00096357" w:rsidP="00711285">
      <w:pPr>
        <w:pStyle w:val="Prrafodelista"/>
        <w:numPr>
          <w:ilvl w:val="0"/>
          <w:numId w:val="9"/>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ED52A9">
        <w:rPr>
          <w:b/>
        </w:rPr>
        <w:t>tarea</w:t>
      </w:r>
      <w:r w:rsidR="00382AC8">
        <w:rPr>
          <w:b/>
        </w:rPr>
        <w:t xml:space="preserve">: </w:t>
      </w:r>
      <w:r w:rsidR="006C78AA">
        <w:t xml:space="preserve">El profesor </w:t>
      </w:r>
      <w:r w:rsidR="004474DE">
        <w:t xml:space="preserve">en todo momento </w:t>
      </w:r>
      <w:r w:rsidR="006C78AA">
        <w:t xml:space="preserve">podrá configurar o editar la </w:t>
      </w:r>
      <w:r w:rsidR="00ED52A9">
        <w:t>tarea</w:t>
      </w:r>
      <w:r w:rsidR="006C78AA">
        <w:t xml:space="preserve"> creada: cambiar su nombre, </w:t>
      </w:r>
      <w:r w:rsidR="00723B71">
        <w:t>URL</w:t>
      </w:r>
      <w:r w:rsidR="006C78AA">
        <w:t>,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11285">
      <w:pPr>
        <w:pStyle w:val="Prrafodelista"/>
        <w:numPr>
          <w:ilvl w:val="0"/>
          <w:numId w:val="9"/>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bookmarkStart w:id="47" w:name="_Toc442285843"/>
      <w:r>
        <w:t xml:space="preserve">Propios de la aplicación </w:t>
      </w:r>
      <w:r w:rsidR="00115546">
        <w:t>web</w:t>
      </w:r>
      <w:bookmarkEnd w:id="47"/>
    </w:p>
    <w:p w14:paraId="71B209E2" w14:textId="77777777" w:rsidR="001742FA" w:rsidRDefault="001742FA" w:rsidP="001742FA">
      <w:pPr>
        <w:pStyle w:val="Ttulo4"/>
      </w:pPr>
      <w:r>
        <w:t>Rol profesor</w:t>
      </w:r>
    </w:p>
    <w:p w14:paraId="56321AB0" w14:textId="5BEBBBF9" w:rsidR="009046FC" w:rsidRPr="00B71630" w:rsidRDefault="00ED52A9" w:rsidP="00711285">
      <w:pPr>
        <w:pStyle w:val="Prrafodelista"/>
        <w:numPr>
          <w:ilvl w:val="0"/>
          <w:numId w:val="20"/>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proofErr w:type="spellStart"/>
      <w:r w:rsidR="00CA7A0F" w:rsidRPr="00CA7A0F">
        <w:rPr>
          <w:i/>
        </w:rPr>
        <w:t>consumer_</w:t>
      </w:r>
      <w:r w:rsidR="004440F8" w:rsidRPr="00CA7A0F">
        <w:rPr>
          <w:i/>
        </w:rPr>
        <w:t>key</w:t>
      </w:r>
      <w:proofErr w:type="spellEnd"/>
      <w:r w:rsidR="004440F8" w:rsidRPr="00B71630">
        <w:t xml:space="preserve"> y </w:t>
      </w:r>
      <w:proofErr w:type="spellStart"/>
      <w:r w:rsidR="004440F8" w:rsidRPr="00CA7A0F">
        <w:rPr>
          <w:i/>
        </w:rPr>
        <w:t>secret</w:t>
      </w:r>
      <w:proofErr w:type="spellEnd"/>
      <w:r w:rsidR="004440F8" w:rsidRPr="00B71630">
        <w:t xml:space="preserve">) </w:t>
      </w:r>
      <w:r w:rsidR="009046FC" w:rsidRPr="00B71630">
        <w:t>para crear en Moodle la tarea de tipo “herramienta externa”.</w:t>
      </w:r>
    </w:p>
    <w:p w14:paraId="5B36A7E1" w14:textId="77777777" w:rsidR="009046FC" w:rsidRPr="00B71630" w:rsidRDefault="0045618B" w:rsidP="00711285">
      <w:pPr>
        <w:pStyle w:val="Prrafodelista"/>
        <w:numPr>
          <w:ilvl w:val="0"/>
          <w:numId w:val="20"/>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015F0267" w:rsidR="00526C94" w:rsidRPr="00B71630" w:rsidRDefault="0045618B" w:rsidP="00711285">
      <w:pPr>
        <w:pStyle w:val="Prrafodelista"/>
        <w:numPr>
          <w:ilvl w:val="0"/>
          <w:numId w:val="20"/>
        </w:numPr>
      </w:pPr>
      <w:r>
        <w:rPr>
          <w:b/>
        </w:rPr>
        <w:lastRenderedPageBreak/>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w:t>
      </w:r>
      <w:proofErr w:type="spellStart"/>
      <w:r w:rsidR="00ED52A9">
        <w:t>zip</w:t>
      </w:r>
      <w:proofErr w:type="spellEnd"/>
      <w:r w:rsidR="00ED52A9" w:rsidRPr="00B71630">
        <w:t xml:space="preserve"> desde el formulario de subida de ficheros. Estos test se aplicarán posteriormente a las prácticas subidas por los alumnos.</w:t>
      </w:r>
      <w:r w:rsidR="00096357">
        <w:t xml:space="preserve"> Además en la subida del test podrá subir un enunciado de la práctica que tengan que realizar los alumnos.</w:t>
      </w:r>
    </w:p>
    <w:p w14:paraId="76BED4CD" w14:textId="77777777" w:rsidR="00526C94" w:rsidRDefault="0045618B" w:rsidP="00711285">
      <w:pPr>
        <w:pStyle w:val="Prrafodelista"/>
        <w:numPr>
          <w:ilvl w:val="0"/>
          <w:numId w:val="20"/>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ver en una tabla las estadísticas que se corresponden con cada uno de los intentos de subida de práctica realizado por los alumnos. Estas estadísticas serían: número del intento realizado, si la práctica ha pasado los test o no, fecha de subida de la práctica y opción de ver los reportes asociados.</w:t>
      </w:r>
    </w:p>
    <w:p w14:paraId="11F6C3F2" w14:textId="77777777" w:rsidR="0045618B" w:rsidRPr="00B71630" w:rsidRDefault="0045618B" w:rsidP="00711285">
      <w:pPr>
        <w:pStyle w:val="Prrafodelista"/>
        <w:numPr>
          <w:ilvl w:val="0"/>
          <w:numId w:val="20"/>
        </w:numPr>
      </w:pPr>
      <w:r>
        <w:rPr>
          <w:b/>
        </w:rPr>
        <w:t>RF-AW</w:t>
      </w:r>
      <w:r w:rsidR="00681733">
        <w:rPr>
          <w:b/>
        </w:rPr>
        <w:t>0</w:t>
      </w:r>
      <w:r>
        <w:rPr>
          <w:b/>
        </w:rPr>
        <w:t>5: Descargar prácticas</w:t>
      </w:r>
      <w:r w:rsidRPr="0045618B">
        <w:t>:</w:t>
      </w:r>
      <w:r>
        <w:t xml:space="preserve"> El profesor desde la tabla de estadísticas podrá descargar las prácticas en formato </w:t>
      </w:r>
      <w:proofErr w:type="spellStart"/>
      <w:r>
        <w:t>zip</w:t>
      </w:r>
      <w:proofErr w:type="spellEnd"/>
      <w:r>
        <w:t xml:space="preserve"> subidas por los alumnos.</w:t>
      </w:r>
    </w:p>
    <w:p w14:paraId="42C7DDFA" w14:textId="77777777" w:rsidR="00B71630" w:rsidRPr="00B71630" w:rsidRDefault="0045618B" w:rsidP="00711285">
      <w:pPr>
        <w:pStyle w:val="Prrafodelista"/>
        <w:numPr>
          <w:ilvl w:val="0"/>
          <w:numId w:val="20"/>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11285">
      <w:pPr>
        <w:pStyle w:val="Prrafodelista"/>
        <w:numPr>
          <w:ilvl w:val="0"/>
          <w:numId w:val="10"/>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58F1F6AE" w:rsidR="006025BF" w:rsidRPr="005736F2" w:rsidRDefault="0054055C" w:rsidP="00711285">
      <w:pPr>
        <w:pStyle w:val="Prrafodelista"/>
        <w:numPr>
          <w:ilvl w:val="0"/>
          <w:numId w:val="10"/>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w:t>
      </w:r>
      <w:proofErr w:type="spellStart"/>
      <w:r w:rsidR="0045618B">
        <w:t>zip</w:t>
      </w:r>
      <w:proofErr w:type="spellEnd"/>
      <w:r w:rsidR="0045618B">
        <w:t>.</w:t>
      </w:r>
      <w:r w:rsidR="00096357">
        <w:t xml:space="preserve"> Además también podrá incluir comentarios a la práctica que va a subir.</w:t>
      </w:r>
    </w:p>
    <w:p w14:paraId="0B6D3FEF" w14:textId="77777777" w:rsidR="005736F2" w:rsidRPr="00681733" w:rsidRDefault="005736F2" w:rsidP="005736F2">
      <w:pPr>
        <w:pStyle w:val="Prrafodelista"/>
        <w:ind w:left="720"/>
        <w:contextualSpacing/>
        <w:rPr>
          <w:b/>
        </w:rPr>
      </w:pPr>
    </w:p>
    <w:p w14:paraId="793A5B4F" w14:textId="0DE196B9" w:rsidR="005736F2" w:rsidRPr="005736F2" w:rsidRDefault="0054055C" w:rsidP="005736F2">
      <w:pPr>
        <w:pStyle w:val="Prrafodelista"/>
        <w:numPr>
          <w:ilvl w:val="0"/>
          <w:numId w:val="10"/>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225FDF4C" w14:textId="77777777" w:rsidR="005736F2" w:rsidRPr="005736F2" w:rsidRDefault="005736F2" w:rsidP="005736F2">
      <w:pPr>
        <w:pStyle w:val="Prrafodelista"/>
        <w:ind w:left="720"/>
        <w:contextualSpacing/>
        <w:rPr>
          <w:b/>
        </w:rPr>
      </w:pPr>
    </w:p>
    <w:p w14:paraId="73D79023" w14:textId="77777777" w:rsidR="00B92510" w:rsidRPr="005736F2" w:rsidRDefault="0054055C" w:rsidP="00711285">
      <w:pPr>
        <w:pStyle w:val="Prrafodelista"/>
        <w:numPr>
          <w:ilvl w:val="0"/>
          <w:numId w:val="10"/>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12718232" w14:textId="77777777" w:rsidR="005736F2" w:rsidRPr="00B71630" w:rsidRDefault="005736F2" w:rsidP="005736F2">
      <w:pPr>
        <w:pStyle w:val="Prrafodelista"/>
        <w:ind w:left="720"/>
        <w:contextualSpacing/>
        <w:rPr>
          <w:b/>
        </w:rPr>
      </w:pPr>
    </w:p>
    <w:p w14:paraId="2FC177B1" w14:textId="1BEFBB0F" w:rsidR="00B71630" w:rsidRPr="005736F2" w:rsidRDefault="00681733" w:rsidP="00711285">
      <w:pPr>
        <w:pStyle w:val="Prrafodelista"/>
        <w:numPr>
          <w:ilvl w:val="0"/>
          <w:numId w:val="10"/>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xml:space="preserve">. Los reportes pertenecientes a los </w:t>
      </w:r>
      <w:proofErr w:type="spellStart"/>
      <w:r w:rsidR="00B71630" w:rsidRPr="00CA7A0F">
        <w:rPr>
          <w:i/>
        </w:rPr>
        <w:t>plugins</w:t>
      </w:r>
      <w:proofErr w:type="spellEnd"/>
      <w:r w:rsidR="00B71630">
        <w:t xml:space="preserve"> </w:t>
      </w:r>
      <w:proofErr w:type="spellStart"/>
      <w:r w:rsidR="00B71630">
        <w:t>JDepend</w:t>
      </w:r>
      <w:proofErr w:type="spellEnd"/>
      <w:r w:rsidR="00B71630">
        <w:t xml:space="preserve"> y </w:t>
      </w:r>
      <w:proofErr w:type="spellStart"/>
      <w:r w:rsidR="00B71630">
        <w:t>JavanCSS</w:t>
      </w:r>
      <w:proofErr w:type="spellEnd"/>
      <w:r w:rsidR="00B71630">
        <w:t xml:space="preserve"> siempre </w:t>
      </w:r>
      <w:r w:rsidR="00D972D6">
        <w:t>estarán disponibles</w:t>
      </w:r>
      <w:r w:rsidR="00B71630">
        <w:t xml:space="preserve">, mientras que los de los </w:t>
      </w:r>
      <w:proofErr w:type="spellStart"/>
      <w:r w:rsidR="00B71630" w:rsidRPr="00CA7A0F">
        <w:rPr>
          <w:i/>
        </w:rPr>
        <w:t>plu</w:t>
      </w:r>
      <w:r w:rsidRPr="00CA7A0F">
        <w:rPr>
          <w:i/>
        </w:rPr>
        <w:t>gins</w:t>
      </w:r>
      <w:proofErr w:type="spellEnd"/>
      <w:r>
        <w:t xml:space="preserve"> PMD, </w:t>
      </w:r>
      <w:proofErr w:type="spellStart"/>
      <w:r w:rsidR="00B71630">
        <w:t>FindBugs</w:t>
      </w:r>
      <w:proofErr w:type="spellEnd"/>
      <w:r w:rsidR="00B71630">
        <w:t xml:space="preserve"> </w:t>
      </w:r>
      <w:r>
        <w:t xml:space="preserve">y de Errores (unitarios o excepciones) </w:t>
      </w:r>
      <w:r w:rsidR="00B71630">
        <w:lastRenderedPageBreak/>
        <w:t>únicamente cuando la práctica subida pr</w:t>
      </w:r>
      <w:r>
        <w:t>esente violaciones en el código o errores.</w:t>
      </w:r>
    </w:p>
    <w:p w14:paraId="6EBF21A1" w14:textId="77777777" w:rsidR="005736F2" w:rsidRPr="00B92510" w:rsidRDefault="005736F2" w:rsidP="005736F2">
      <w:pPr>
        <w:pStyle w:val="Prrafodelista"/>
        <w:ind w:left="720"/>
        <w:contextualSpacing/>
        <w:rPr>
          <w:b/>
        </w:rPr>
      </w:pPr>
    </w:p>
    <w:p w14:paraId="6A64E826" w14:textId="1DC65392" w:rsidR="00645B80" w:rsidRPr="00725613" w:rsidRDefault="0054055C" w:rsidP="00711285">
      <w:pPr>
        <w:pStyle w:val="Prrafodelista"/>
        <w:numPr>
          <w:ilvl w:val="0"/>
          <w:numId w:val="10"/>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w:t>
      </w:r>
      <w:r w:rsidR="00D972D6">
        <w:t>de su ejercicio comparado con versiones anteriores</w:t>
      </w:r>
      <w:r w:rsidR="00B71630">
        <w:t xml:space="preserve"> tras realizar cada intento de subida de práctica. </w:t>
      </w:r>
    </w:p>
    <w:p w14:paraId="3C2AE939" w14:textId="77777777" w:rsidR="004B7E73" w:rsidRPr="004B7E73" w:rsidRDefault="00645B80" w:rsidP="004B7E73">
      <w:pPr>
        <w:pStyle w:val="Ttulo3"/>
      </w:pPr>
      <w:bookmarkStart w:id="48" w:name="_Toc442285844"/>
      <w:r>
        <w:t>Requisitos de restricción</w:t>
      </w:r>
      <w:bookmarkEnd w:id="48"/>
    </w:p>
    <w:p w14:paraId="6207AAEF" w14:textId="3F276F91" w:rsidR="00A203AC" w:rsidRPr="00725613" w:rsidRDefault="00D972D6" w:rsidP="00711285">
      <w:pPr>
        <w:pStyle w:val="Prrafodelista"/>
        <w:numPr>
          <w:ilvl w:val="0"/>
          <w:numId w:val="12"/>
        </w:numPr>
        <w:rPr>
          <w:b/>
        </w:rPr>
      </w:pPr>
      <w:r>
        <w:rPr>
          <w:b/>
        </w:rPr>
        <w:t>RR-01</w:t>
      </w:r>
      <w:r w:rsidR="00A203AC">
        <w:rPr>
          <w:b/>
        </w:rPr>
        <w:t xml:space="preserve">: </w:t>
      </w:r>
      <w:r w:rsidR="004B7E73">
        <w:t xml:space="preserve">La aplicación sólo permite trabajar con test y prácticas escritas en Java, </w:t>
      </w:r>
      <w:r w:rsidR="00CA7A0F">
        <w:t>en este momento no</w:t>
      </w:r>
      <w:r w:rsidR="004B7E73">
        <w:t xml:space="preserve"> soporta otros lenguajes de programación.</w:t>
      </w:r>
    </w:p>
    <w:p w14:paraId="2E84C5AD" w14:textId="6D0718E9" w:rsidR="004B7E73" w:rsidRPr="00FC3CF5" w:rsidRDefault="00D972D6" w:rsidP="00FC3CF5">
      <w:pPr>
        <w:pStyle w:val="Prrafodelista"/>
        <w:numPr>
          <w:ilvl w:val="0"/>
          <w:numId w:val="12"/>
        </w:numPr>
        <w:rPr>
          <w:b/>
        </w:rPr>
      </w:pPr>
      <w:r>
        <w:rPr>
          <w:b/>
        </w:rPr>
        <w:t>RR-02</w:t>
      </w:r>
      <w:r w:rsidR="00725613">
        <w:rPr>
          <w:b/>
        </w:rPr>
        <w:t xml:space="preserve">: </w:t>
      </w:r>
      <w:r w:rsidR="00725613">
        <w:t>La aplicación prohíbe que los alumnos accedan al panel del profesor y de la misma manera el profesor tampoco puede acceder al panel de los alumnos.</w:t>
      </w:r>
    </w:p>
    <w:p w14:paraId="36A055D0" w14:textId="77777777" w:rsidR="008E2418" w:rsidRDefault="008E2418" w:rsidP="008E2418">
      <w:pPr>
        <w:pStyle w:val="Ttulo2"/>
      </w:pPr>
      <w:bookmarkStart w:id="49" w:name="_Toc442285845"/>
      <w:r>
        <w:t>Requisitos no funcionales</w:t>
      </w:r>
      <w:bookmarkEnd w:id="49"/>
    </w:p>
    <w:p w14:paraId="4008EFD8" w14:textId="77777777" w:rsidR="008E2418" w:rsidRPr="005736F2" w:rsidRDefault="008E2418" w:rsidP="00711285">
      <w:pPr>
        <w:pStyle w:val="Prrafodelista"/>
        <w:numPr>
          <w:ilvl w:val="0"/>
          <w:numId w:val="11"/>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0F9F4E7F" w14:textId="77777777" w:rsidR="005736F2" w:rsidRPr="00E80591" w:rsidRDefault="005736F2" w:rsidP="005736F2">
      <w:pPr>
        <w:pStyle w:val="Prrafodelista"/>
        <w:ind w:left="720"/>
        <w:contextualSpacing/>
        <w:rPr>
          <w:b/>
        </w:rPr>
      </w:pPr>
    </w:p>
    <w:p w14:paraId="31E5FECC" w14:textId="77777777" w:rsidR="008E2418" w:rsidRPr="005736F2" w:rsidRDefault="008E2418" w:rsidP="00711285">
      <w:pPr>
        <w:pStyle w:val="Prrafodelista"/>
        <w:numPr>
          <w:ilvl w:val="0"/>
          <w:numId w:val="11"/>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6D9328D6" w14:textId="77777777" w:rsidR="005736F2" w:rsidRPr="00E80591" w:rsidRDefault="005736F2" w:rsidP="005736F2">
      <w:pPr>
        <w:pStyle w:val="Prrafodelista"/>
        <w:ind w:left="720"/>
        <w:contextualSpacing/>
        <w:rPr>
          <w:b/>
        </w:rPr>
      </w:pPr>
    </w:p>
    <w:p w14:paraId="5F6C9CF8" w14:textId="77777777" w:rsidR="008E2418" w:rsidRPr="005736F2" w:rsidRDefault="008E2418" w:rsidP="00711285">
      <w:pPr>
        <w:pStyle w:val="Prrafodelista"/>
        <w:numPr>
          <w:ilvl w:val="0"/>
          <w:numId w:val="11"/>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11EB8F74" w14:textId="77777777" w:rsidR="005736F2" w:rsidRPr="00D972D6" w:rsidRDefault="005736F2" w:rsidP="005736F2">
      <w:pPr>
        <w:pStyle w:val="Prrafodelista"/>
        <w:ind w:left="720"/>
        <w:contextualSpacing/>
        <w:rPr>
          <w:b/>
        </w:rPr>
      </w:pPr>
    </w:p>
    <w:p w14:paraId="7724BB40" w14:textId="18AE8B56" w:rsidR="00D972D6" w:rsidRPr="005736F2" w:rsidRDefault="00D972D6" w:rsidP="00711285">
      <w:pPr>
        <w:pStyle w:val="Prrafodelista"/>
        <w:numPr>
          <w:ilvl w:val="0"/>
          <w:numId w:val="11"/>
        </w:numPr>
        <w:contextualSpacing/>
        <w:rPr>
          <w:b/>
        </w:rPr>
      </w:pPr>
      <w:r>
        <w:rPr>
          <w:b/>
        </w:rPr>
        <w:t xml:space="preserve">RNF-04: Idiomas: </w:t>
      </w:r>
      <w:r>
        <w:t>La aplicación puede visualizarse en varios idiomas, siendo solo necesario incluir un fichero en formato .</w:t>
      </w:r>
      <w:proofErr w:type="spellStart"/>
      <w:r>
        <w:t>po</w:t>
      </w:r>
      <w:proofErr w:type="spellEnd"/>
      <w:r>
        <w:t xml:space="preserve"> para incluir nuevos idiomas.</w:t>
      </w:r>
    </w:p>
    <w:p w14:paraId="711A400F" w14:textId="77777777" w:rsidR="005736F2" w:rsidRPr="005736F2" w:rsidRDefault="005736F2" w:rsidP="005736F2">
      <w:pPr>
        <w:pStyle w:val="Prrafodelista"/>
        <w:rPr>
          <w:b/>
        </w:rPr>
      </w:pPr>
    </w:p>
    <w:p w14:paraId="6475EDD7" w14:textId="7662EA32" w:rsidR="005736F2" w:rsidRPr="005736F2" w:rsidRDefault="005736F2" w:rsidP="005736F2">
      <w:pPr>
        <w:rPr>
          <w:b/>
        </w:rPr>
      </w:pPr>
      <w:r>
        <w:rPr>
          <w:b/>
        </w:rPr>
        <w:br w:type="page"/>
      </w:r>
    </w:p>
    <w:p w14:paraId="64CEAD29" w14:textId="77777777" w:rsidR="00115546" w:rsidRDefault="00115546" w:rsidP="00115546">
      <w:pPr>
        <w:pStyle w:val="Ttulo2"/>
      </w:pPr>
      <w:bookmarkStart w:id="50" w:name="_Toc442285846"/>
      <w:r>
        <w:lastRenderedPageBreak/>
        <w:t>Diagrama de casos de uso</w:t>
      </w:r>
      <w:bookmarkEnd w:id="50"/>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5890C8AC" w:rsidR="00115546" w:rsidRDefault="00115546" w:rsidP="00115546">
      <w:r>
        <w:t xml:space="preserve">Para facilitar la comprensión y la visualización, se va a utilizar un color diferente para diferenciar los casos de uso que van a pertenecer a las dos partes involucradas en la </w:t>
      </w:r>
      <w:r w:rsidR="00D972D6">
        <w:t xml:space="preserve">funcionalidad que ofrece la </w:t>
      </w:r>
      <w:r>
        <w:t>aplicación:</w:t>
      </w:r>
    </w:p>
    <w:p w14:paraId="039ECBC5" w14:textId="31C18AC2" w:rsidR="00115546" w:rsidRDefault="00115546" w:rsidP="00711285">
      <w:pPr>
        <w:pStyle w:val="Prrafodelista"/>
        <w:numPr>
          <w:ilvl w:val="0"/>
          <w:numId w:val="13"/>
        </w:numPr>
      </w:pPr>
      <w:r>
        <w:t>Las propias de Moodle</w:t>
      </w:r>
      <w:r w:rsidR="00AE65EE">
        <w:t>.</w:t>
      </w:r>
    </w:p>
    <w:p w14:paraId="7DFBF92A" w14:textId="68F4FB82" w:rsidR="00115546" w:rsidRDefault="00BC7ED6" w:rsidP="00711285">
      <w:pPr>
        <w:pStyle w:val="Prrafodelista"/>
        <w:numPr>
          <w:ilvl w:val="0"/>
          <w:numId w:val="13"/>
        </w:numPr>
      </w:pPr>
      <w:r>
        <w:t>Las propias de la Aplicación web</w:t>
      </w:r>
      <w:r w:rsidR="00AE65EE">
        <w:t>.</w:t>
      </w:r>
    </w:p>
    <w:p w14:paraId="4692ADBA" w14:textId="5127AE23" w:rsidR="009B2268" w:rsidRDefault="00115546" w:rsidP="00115546">
      <w:r>
        <w:t xml:space="preserve">A continuación se muestra una ilustración que va a reflejar lo explicado anteriormente, por un lado y con color gris </w:t>
      </w:r>
      <w:r w:rsidR="00D972D6">
        <w:t xml:space="preserve">azulado </w:t>
      </w:r>
      <w:r>
        <w:t>se muestran los casos de uso pertenecientes a Mood</w:t>
      </w:r>
      <w:r w:rsidR="00BC7ED6">
        <w:t xml:space="preserve">le y con color amarillo los de la Aplicación </w:t>
      </w:r>
      <w:r w:rsidR="009B2268">
        <w:t>web</w:t>
      </w:r>
      <w:r>
        <w:t>:</w:t>
      </w:r>
    </w:p>
    <w:p w14:paraId="56E9EEF1" w14:textId="77777777" w:rsidR="00C16D6F" w:rsidRDefault="009B2268" w:rsidP="00C16D6F">
      <w:pPr>
        <w:keepNext/>
        <w:jc w:val="center"/>
      </w:pPr>
      <w:r w:rsidRPr="009B2268">
        <w:rPr>
          <w:noProof/>
          <w:lang w:eastAsia="es-ES"/>
        </w:rPr>
        <w:drawing>
          <wp:inline distT="0" distB="0" distL="0" distR="0" wp14:anchorId="57348CB7" wp14:editId="4F9E3E39">
            <wp:extent cx="3058189" cy="895350"/>
            <wp:effectExtent l="0" t="0" r="889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2039" t="24627" r="12676" b="47369"/>
                    <a:stretch/>
                  </pic:blipFill>
                  <pic:spPr bwMode="auto">
                    <a:xfrm>
                      <a:off x="0" y="0"/>
                      <a:ext cx="3058189"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041FA0F3" w14:textId="4C069368" w:rsidR="009B2268" w:rsidRDefault="00C16D6F" w:rsidP="00C16D6F">
      <w:pPr>
        <w:pStyle w:val="Epgrafe"/>
        <w:jc w:val="center"/>
      </w:pPr>
      <w:bookmarkStart w:id="51" w:name="_Toc442285917"/>
      <w:r>
        <w:t xml:space="preserve">Ilustración </w:t>
      </w:r>
      <w:fldSimple w:instr=" SEQ Ilustración \* ARABIC ">
        <w:r w:rsidR="00D663C6">
          <w:rPr>
            <w:noProof/>
          </w:rPr>
          <w:t>22</w:t>
        </w:r>
      </w:fldSimple>
      <w:r>
        <w:t>: DCU - colores</w:t>
      </w:r>
      <w:bookmarkEnd w:id="51"/>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711285">
      <w:pPr>
        <w:pStyle w:val="Prrafodelista"/>
        <w:numPr>
          <w:ilvl w:val="0"/>
          <w:numId w:val="14"/>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3374BE96" w14:textId="77777777" w:rsidR="00C16D6F" w:rsidRDefault="00B92510" w:rsidP="00C16D6F">
      <w:pPr>
        <w:pStyle w:val="Cuerpo"/>
        <w:keepNext/>
        <w:jc w:val="center"/>
      </w:pPr>
      <w:r w:rsidRPr="00B92510">
        <w:rPr>
          <w:noProof/>
          <w:lang w:eastAsia="es-ES"/>
        </w:rPr>
        <w:lastRenderedPageBreak/>
        <w:drawing>
          <wp:inline distT="0" distB="0" distL="0" distR="0" wp14:anchorId="2E9948F9" wp14:editId="7042BBA0">
            <wp:extent cx="2369489" cy="1713198"/>
            <wp:effectExtent l="0" t="0" r="0" b="1905"/>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5120" t="5897" r="48582" b="52349"/>
                    <a:stretch/>
                  </pic:blipFill>
                  <pic:spPr bwMode="auto">
                    <a:xfrm>
                      <a:off x="0" y="0"/>
                      <a:ext cx="2439300" cy="1763673"/>
                    </a:xfrm>
                    <a:prstGeom prst="rect">
                      <a:avLst/>
                    </a:prstGeom>
                    <a:noFill/>
                    <a:ln>
                      <a:noFill/>
                    </a:ln>
                    <a:extLst>
                      <a:ext uri="{53640926-AAD7-44D8-BBD7-CCE9431645EC}">
                        <a14:shadowObscured xmlns:a14="http://schemas.microsoft.com/office/drawing/2010/main"/>
                      </a:ext>
                    </a:extLst>
                  </pic:spPr>
                </pic:pic>
              </a:graphicData>
            </a:graphic>
          </wp:inline>
        </w:drawing>
      </w:r>
    </w:p>
    <w:p w14:paraId="67F8500F" w14:textId="65A2C1C4" w:rsidR="00EF165C" w:rsidRDefault="00C16D6F" w:rsidP="00C16D6F">
      <w:pPr>
        <w:pStyle w:val="Epgrafe"/>
        <w:jc w:val="center"/>
      </w:pPr>
      <w:bookmarkStart w:id="52" w:name="_Toc442285918"/>
      <w:r>
        <w:t xml:space="preserve">Ilustración </w:t>
      </w:r>
      <w:fldSimple w:instr=" SEQ Ilustración \* ARABIC ">
        <w:r w:rsidR="00D663C6">
          <w:rPr>
            <w:noProof/>
          </w:rPr>
          <w:t>23</w:t>
        </w:r>
      </w:fldSimple>
      <w:r>
        <w:t>: DCU - general del sistema</w:t>
      </w:r>
      <w:bookmarkEnd w:id="52"/>
    </w:p>
    <w:p w14:paraId="3C244277" w14:textId="78AAC295" w:rsidR="00EF26E0" w:rsidRPr="00AE65EE" w:rsidRDefault="00D00993" w:rsidP="00AE65EE">
      <w:r>
        <w:t xml:space="preserve">A continuación se van a mostrar los diagramas de casos de uso </w:t>
      </w:r>
      <w:r w:rsidR="00EF165C">
        <w:t>más específicos</w:t>
      </w:r>
      <w:r w:rsidR="004474DE">
        <w:t>:</w:t>
      </w:r>
    </w:p>
    <w:p w14:paraId="5616A21A" w14:textId="77777777" w:rsidR="00EF165C" w:rsidRPr="00EF165C" w:rsidRDefault="00EF165C" w:rsidP="00711285">
      <w:pPr>
        <w:pStyle w:val="Cuerpo"/>
        <w:numPr>
          <w:ilvl w:val="0"/>
          <w:numId w:val="14"/>
        </w:numPr>
        <w:rPr>
          <w:b/>
        </w:rPr>
      </w:pPr>
      <w:r w:rsidRPr="00EF165C">
        <w:rPr>
          <w:b/>
        </w:rPr>
        <w:t>Diagrama casos de uso “seleccionar actividad”</w:t>
      </w:r>
    </w:p>
    <w:p w14:paraId="12F6A7D3" w14:textId="0158C7A9" w:rsidR="00096357" w:rsidRPr="00096357" w:rsidRDefault="00EF165C" w:rsidP="00711285">
      <w:pPr>
        <w:pStyle w:val="Cuerpo"/>
        <w:numPr>
          <w:ilvl w:val="1"/>
          <w:numId w:val="14"/>
        </w:numPr>
        <w:rPr>
          <w:u w:val="single"/>
        </w:rPr>
      </w:pPr>
      <w:r w:rsidRPr="00EF165C">
        <w:rPr>
          <w:u w:val="single"/>
        </w:rPr>
        <w:t>Rol profesor:</w:t>
      </w:r>
    </w:p>
    <w:p w14:paraId="1EADABBC" w14:textId="77777777" w:rsidR="00C16D6F" w:rsidRDefault="00096357" w:rsidP="00C16D6F">
      <w:pPr>
        <w:pStyle w:val="Cuerpo"/>
        <w:keepNext/>
        <w:jc w:val="center"/>
      </w:pPr>
      <w:r w:rsidRPr="00096357">
        <w:rPr>
          <w:noProof/>
          <w:lang w:eastAsia="es-ES"/>
        </w:rPr>
        <w:drawing>
          <wp:inline distT="0" distB="0" distL="0" distR="0" wp14:anchorId="4ADDBF19" wp14:editId="0F76EACA">
            <wp:extent cx="3312150" cy="3108960"/>
            <wp:effectExtent l="0" t="0" r="3175" b="0"/>
            <wp:docPr id="14" name="Imagen 14"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Seleccionar actividad - profesor.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8628" t="5484" r="12910" b="7367"/>
                    <a:stretch/>
                  </pic:blipFill>
                  <pic:spPr bwMode="auto">
                    <a:xfrm>
                      <a:off x="0" y="0"/>
                      <a:ext cx="3370407" cy="3163643"/>
                    </a:xfrm>
                    <a:prstGeom prst="rect">
                      <a:avLst/>
                    </a:prstGeom>
                    <a:noFill/>
                    <a:ln>
                      <a:noFill/>
                    </a:ln>
                    <a:extLst>
                      <a:ext uri="{53640926-AAD7-44D8-BBD7-CCE9431645EC}">
                        <a14:shadowObscured xmlns:a14="http://schemas.microsoft.com/office/drawing/2010/main"/>
                      </a:ext>
                    </a:extLst>
                  </pic:spPr>
                </pic:pic>
              </a:graphicData>
            </a:graphic>
          </wp:inline>
        </w:drawing>
      </w:r>
    </w:p>
    <w:p w14:paraId="359B54CE" w14:textId="6177278C" w:rsidR="00FC3CF5" w:rsidRPr="00FC3CF5" w:rsidRDefault="00C16D6F" w:rsidP="00AE65EE">
      <w:pPr>
        <w:pStyle w:val="Epgrafe"/>
        <w:jc w:val="center"/>
      </w:pPr>
      <w:bookmarkStart w:id="53" w:name="_Toc442285919"/>
      <w:r>
        <w:t xml:space="preserve">Ilustración </w:t>
      </w:r>
      <w:fldSimple w:instr=" SEQ Ilustración \* ARABIC ">
        <w:r w:rsidR="00D663C6">
          <w:rPr>
            <w:noProof/>
          </w:rPr>
          <w:t>24</w:t>
        </w:r>
      </w:fldSimple>
      <w:r>
        <w:t>: DCU - profesor seleccionar tarea</w:t>
      </w:r>
      <w:bookmarkEnd w:id="53"/>
    </w:p>
    <w:p w14:paraId="7F7DD240" w14:textId="34650EEE" w:rsidR="00E55FDE" w:rsidRPr="00E55FDE" w:rsidRDefault="00EF165C" w:rsidP="00711285">
      <w:pPr>
        <w:pStyle w:val="Cuerpo"/>
        <w:numPr>
          <w:ilvl w:val="1"/>
          <w:numId w:val="14"/>
        </w:numPr>
        <w:rPr>
          <w:u w:val="single"/>
        </w:rPr>
      </w:pPr>
      <w:r w:rsidRPr="00EF165C">
        <w:rPr>
          <w:u w:val="single"/>
        </w:rPr>
        <w:lastRenderedPageBreak/>
        <w:t>Rol alumno:</w:t>
      </w:r>
    </w:p>
    <w:p w14:paraId="55BFA172" w14:textId="77777777" w:rsidR="00C16D6F" w:rsidRDefault="00E55FDE" w:rsidP="00C16D6F">
      <w:pPr>
        <w:pStyle w:val="Cuerpo"/>
        <w:keepNext/>
        <w:jc w:val="center"/>
      </w:pPr>
      <w:r>
        <w:rPr>
          <w:noProof/>
          <w:lang w:eastAsia="es-ES"/>
        </w:rPr>
        <w:drawing>
          <wp:inline distT="0" distB="0" distL="0" distR="0" wp14:anchorId="0BAF6C0F" wp14:editId="4E100826">
            <wp:extent cx="3966535" cy="3267354"/>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3715" cy="3273269"/>
                    </a:xfrm>
                    <a:prstGeom prst="rect">
                      <a:avLst/>
                    </a:prstGeom>
                  </pic:spPr>
                </pic:pic>
              </a:graphicData>
            </a:graphic>
          </wp:inline>
        </w:drawing>
      </w:r>
    </w:p>
    <w:p w14:paraId="45511DF3" w14:textId="647852E8" w:rsidR="00E55FDE" w:rsidRDefault="00C16D6F" w:rsidP="00C16D6F">
      <w:pPr>
        <w:pStyle w:val="Epgrafe"/>
        <w:jc w:val="center"/>
        <w:rPr>
          <w:noProof/>
          <w:u w:val="single"/>
          <w:lang w:eastAsia="es-ES"/>
        </w:rPr>
      </w:pPr>
      <w:bookmarkStart w:id="54" w:name="_Toc442285920"/>
      <w:r>
        <w:t xml:space="preserve">Ilustración </w:t>
      </w:r>
      <w:fldSimple w:instr=" SEQ Ilustración \* ARABIC ">
        <w:r w:rsidR="00D663C6">
          <w:rPr>
            <w:noProof/>
          </w:rPr>
          <w:t>25</w:t>
        </w:r>
      </w:fldSimple>
      <w:r>
        <w:t>: DCU - alumno seleccionar tarea</w:t>
      </w:r>
      <w:bookmarkEnd w:id="54"/>
    </w:p>
    <w:p w14:paraId="75385CB6" w14:textId="5877363A" w:rsidR="00EF26E0" w:rsidRPr="00EF165C" w:rsidRDefault="00E55FDE" w:rsidP="00EF26E0">
      <w:pPr>
        <w:rPr>
          <w:u w:val="single"/>
        </w:rPr>
      </w:pPr>
      <w:r>
        <w:rPr>
          <w:u w:val="single"/>
        </w:rPr>
        <w:br w:type="page"/>
      </w:r>
    </w:p>
    <w:p w14:paraId="0E49A7E8" w14:textId="77777777" w:rsidR="003C776D" w:rsidRDefault="003C776D" w:rsidP="003C776D">
      <w:pPr>
        <w:pStyle w:val="Ttulo3"/>
      </w:pPr>
      <w:bookmarkStart w:id="55" w:name="_Toc442285847"/>
      <w:r>
        <w:lastRenderedPageBreak/>
        <w:t>Plantillas de casos de uso</w:t>
      </w:r>
      <w:bookmarkEnd w:id="55"/>
    </w:p>
    <w:p w14:paraId="3B4A9A74" w14:textId="59A7CE44" w:rsidR="00EF26E0" w:rsidRDefault="003C776D" w:rsidP="003C776D">
      <w:r>
        <w:t>La plantilla tipo que se va utilizar en este apa</w:t>
      </w:r>
      <w:r w:rsidR="00EF26E0">
        <w:t>rtado tiene la siguiente forma: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69"/>
        <w:gridCol w:w="639"/>
        <w:gridCol w:w="2879"/>
      </w:tblGrid>
      <w:tr w:rsidR="003C776D" w14:paraId="6CBFEEEC" w14:textId="77777777" w:rsidTr="00FC3CF5">
        <w:trPr>
          <w:cantSplit/>
        </w:trPr>
        <w:tc>
          <w:tcPr>
            <w:tcW w:w="2669"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3518"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C3CF5">
        <w:trPr>
          <w:cantSplit/>
        </w:trPr>
        <w:tc>
          <w:tcPr>
            <w:tcW w:w="2669" w:type="dxa"/>
            <w:shd w:val="clear" w:color="auto" w:fill="auto"/>
            <w:vAlign w:val="center"/>
          </w:tcPr>
          <w:p w14:paraId="1A3DBCDD" w14:textId="77777777" w:rsidR="003C776D" w:rsidRPr="003C776D" w:rsidRDefault="003C776D" w:rsidP="003C776D">
            <w:pPr>
              <w:rPr>
                <w:b/>
              </w:rPr>
            </w:pPr>
            <w:r w:rsidRPr="003C776D">
              <w:rPr>
                <w:b/>
              </w:rPr>
              <w:t>Descripción</w:t>
            </w:r>
          </w:p>
        </w:tc>
        <w:tc>
          <w:tcPr>
            <w:tcW w:w="3518"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C3CF5">
        <w:trPr>
          <w:cantSplit/>
        </w:trPr>
        <w:tc>
          <w:tcPr>
            <w:tcW w:w="2669"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3518"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C3CF5">
        <w:trPr>
          <w:cantSplit/>
        </w:trPr>
        <w:tc>
          <w:tcPr>
            <w:tcW w:w="2669"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639" w:type="dxa"/>
            <w:shd w:val="clear" w:color="auto" w:fill="auto"/>
          </w:tcPr>
          <w:p w14:paraId="29A533E1" w14:textId="77777777" w:rsidR="003C776D" w:rsidRDefault="003C776D" w:rsidP="003C776D">
            <w:r>
              <w:t>Paso</w:t>
            </w:r>
          </w:p>
        </w:tc>
        <w:tc>
          <w:tcPr>
            <w:tcW w:w="2879" w:type="dxa"/>
            <w:shd w:val="clear" w:color="auto" w:fill="auto"/>
          </w:tcPr>
          <w:p w14:paraId="41C40B51" w14:textId="77777777" w:rsidR="003C776D" w:rsidRDefault="003C776D" w:rsidP="003C776D">
            <w:r>
              <w:t>Acción</w:t>
            </w:r>
          </w:p>
        </w:tc>
      </w:tr>
      <w:tr w:rsidR="003C776D" w14:paraId="077CD35D" w14:textId="77777777" w:rsidTr="00FC3CF5">
        <w:trPr>
          <w:cantSplit/>
        </w:trPr>
        <w:tc>
          <w:tcPr>
            <w:tcW w:w="2669" w:type="dxa"/>
            <w:vMerge/>
            <w:shd w:val="clear" w:color="auto" w:fill="auto"/>
            <w:vAlign w:val="center"/>
          </w:tcPr>
          <w:p w14:paraId="3AADE66E" w14:textId="77777777" w:rsidR="003C776D" w:rsidRPr="003C776D" w:rsidRDefault="003C776D" w:rsidP="003C776D">
            <w:pPr>
              <w:rPr>
                <w:b/>
              </w:rPr>
            </w:pPr>
          </w:p>
        </w:tc>
        <w:tc>
          <w:tcPr>
            <w:tcW w:w="639" w:type="dxa"/>
            <w:shd w:val="clear" w:color="auto" w:fill="auto"/>
            <w:vAlign w:val="center"/>
          </w:tcPr>
          <w:p w14:paraId="3C6DE29A" w14:textId="77777777" w:rsidR="003C776D" w:rsidRDefault="003C776D" w:rsidP="003C776D">
            <w:r>
              <w:t>1</w:t>
            </w:r>
          </w:p>
        </w:tc>
        <w:tc>
          <w:tcPr>
            <w:tcW w:w="2879"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9B911FA" w14:textId="77777777" w:rsidTr="00FC3CF5">
        <w:trPr>
          <w:cantSplit/>
        </w:trPr>
        <w:tc>
          <w:tcPr>
            <w:tcW w:w="2669" w:type="dxa"/>
            <w:vMerge/>
            <w:shd w:val="clear" w:color="auto" w:fill="auto"/>
            <w:vAlign w:val="center"/>
          </w:tcPr>
          <w:p w14:paraId="26D2A396" w14:textId="77777777" w:rsidR="003C776D" w:rsidRPr="003C776D" w:rsidRDefault="003C776D" w:rsidP="003C776D">
            <w:pPr>
              <w:rPr>
                <w:b/>
              </w:rPr>
            </w:pPr>
          </w:p>
        </w:tc>
        <w:tc>
          <w:tcPr>
            <w:tcW w:w="639" w:type="dxa"/>
            <w:shd w:val="clear" w:color="auto" w:fill="auto"/>
            <w:vAlign w:val="center"/>
          </w:tcPr>
          <w:p w14:paraId="79DA802A" w14:textId="77777777" w:rsidR="003C776D" w:rsidRDefault="003C776D" w:rsidP="003C776D">
            <w:r>
              <w:t>…</w:t>
            </w:r>
          </w:p>
        </w:tc>
        <w:tc>
          <w:tcPr>
            <w:tcW w:w="2879" w:type="dxa"/>
            <w:shd w:val="clear" w:color="auto" w:fill="auto"/>
          </w:tcPr>
          <w:p w14:paraId="4E73C0D2" w14:textId="77777777" w:rsidR="003C776D" w:rsidRDefault="003C776D" w:rsidP="003C776D">
            <w:r>
              <w:t>…</w:t>
            </w:r>
          </w:p>
        </w:tc>
      </w:tr>
      <w:tr w:rsidR="003C776D" w14:paraId="538EBDD7" w14:textId="77777777" w:rsidTr="00FC3CF5">
        <w:trPr>
          <w:cantSplit/>
        </w:trPr>
        <w:tc>
          <w:tcPr>
            <w:tcW w:w="2669"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3518"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C3CF5">
        <w:trPr>
          <w:cantSplit/>
        </w:trPr>
        <w:tc>
          <w:tcPr>
            <w:tcW w:w="2669"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639" w:type="dxa"/>
            <w:shd w:val="clear" w:color="auto" w:fill="auto"/>
          </w:tcPr>
          <w:p w14:paraId="29A373BF" w14:textId="77777777" w:rsidR="003C776D" w:rsidRDefault="003C776D" w:rsidP="003C776D">
            <w:r>
              <w:t>Paso</w:t>
            </w:r>
          </w:p>
        </w:tc>
        <w:tc>
          <w:tcPr>
            <w:tcW w:w="2879" w:type="dxa"/>
            <w:shd w:val="clear" w:color="auto" w:fill="auto"/>
          </w:tcPr>
          <w:p w14:paraId="7E9C1D28" w14:textId="77777777" w:rsidR="003C776D" w:rsidRDefault="003C776D" w:rsidP="003C776D">
            <w:r>
              <w:t>Acción</w:t>
            </w:r>
          </w:p>
        </w:tc>
      </w:tr>
      <w:tr w:rsidR="003C776D" w14:paraId="1EB8EB5E" w14:textId="77777777" w:rsidTr="00FC3CF5">
        <w:trPr>
          <w:cantSplit/>
        </w:trPr>
        <w:tc>
          <w:tcPr>
            <w:tcW w:w="2669" w:type="dxa"/>
            <w:vMerge/>
            <w:shd w:val="clear" w:color="auto" w:fill="auto"/>
            <w:vAlign w:val="center"/>
          </w:tcPr>
          <w:p w14:paraId="0E7A37BC" w14:textId="77777777" w:rsidR="003C776D" w:rsidRPr="003C776D" w:rsidRDefault="003C776D" w:rsidP="003C776D">
            <w:pPr>
              <w:rPr>
                <w:b/>
              </w:rPr>
            </w:pPr>
          </w:p>
        </w:tc>
        <w:tc>
          <w:tcPr>
            <w:tcW w:w="639" w:type="dxa"/>
            <w:shd w:val="clear" w:color="auto" w:fill="auto"/>
            <w:vAlign w:val="center"/>
          </w:tcPr>
          <w:p w14:paraId="01B8ED95" w14:textId="77777777" w:rsidR="003C776D" w:rsidRDefault="003C776D" w:rsidP="003C776D">
            <w:r>
              <w:t>1</w:t>
            </w:r>
          </w:p>
        </w:tc>
        <w:tc>
          <w:tcPr>
            <w:tcW w:w="2879"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C3CF5">
        <w:trPr>
          <w:cantSplit/>
        </w:trPr>
        <w:tc>
          <w:tcPr>
            <w:tcW w:w="2669" w:type="dxa"/>
            <w:vMerge/>
            <w:shd w:val="clear" w:color="auto" w:fill="auto"/>
            <w:vAlign w:val="center"/>
          </w:tcPr>
          <w:p w14:paraId="372A3643" w14:textId="77777777" w:rsidR="003C776D" w:rsidRPr="003C776D" w:rsidRDefault="003C776D" w:rsidP="003C776D">
            <w:pPr>
              <w:rPr>
                <w:b/>
              </w:rPr>
            </w:pPr>
          </w:p>
        </w:tc>
        <w:tc>
          <w:tcPr>
            <w:tcW w:w="639" w:type="dxa"/>
            <w:shd w:val="clear" w:color="auto" w:fill="auto"/>
            <w:vAlign w:val="center"/>
          </w:tcPr>
          <w:p w14:paraId="69707C42" w14:textId="77777777" w:rsidR="003C776D" w:rsidRDefault="003C776D" w:rsidP="003C776D">
            <w:r>
              <w:t>…</w:t>
            </w:r>
          </w:p>
        </w:tc>
        <w:tc>
          <w:tcPr>
            <w:tcW w:w="2879" w:type="dxa"/>
            <w:shd w:val="clear" w:color="auto" w:fill="auto"/>
          </w:tcPr>
          <w:p w14:paraId="1B5BDA9A" w14:textId="77777777" w:rsidR="003C776D" w:rsidRDefault="003C776D" w:rsidP="003C776D">
            <w:r>
              <w:t>…</w:t>
            </w:r>
          </w:p>
        </w:tc>
      </w:tr>
      <w:tr w:rsidR="003C776D" w14:paraId="6BD39BFB" w14:textId="77777777" w:rsidTr="00FC3CF5">
        <w:trPr>
          <w:cantSplit/>
        </w:trPr>
        <w:tc>
          <w:tcPr>
            <w:tcW w:w="2669"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3518"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C3CF5">
        <w:trPr>
          <w:cantSplit/>
        </w:trPr>
        <w:tc>
          <w:tcPr>
            <w:tcW w:w="2669" w:type="dxa"/>
            <w:shd w:val="clear" w:color="auto" w:fill="auto"/>
            <w:vAlign w:val="center"/>
          </w:tcPr>
          <w:p w14:paraId="3013D289" w14:textId="77777777" w:rsidR="003C776D" w:rsidRPr="003C776D" w:rsidRDefault="003C776D" w:rsidP="003C776D">
            <w:pPr>
              <w:rPr>
                <w:b/>
              </w:rPr>
            </w:pPr>
            <w:r w:rsidRPr="003C776D">
              <w:rPr>
                <w:b/>
              </w:rPr>
              <w:t>Frecuencia</w:t>
            </w:r>
          </w:p>
        </w:tc>
        <w:tc>
          <w:tcPr>
            <w:tcW w:w="3518" w:type="dxa"/>
            <w:gridSpan w:val="2"/>
            <w:shd w:val="clear" w:color="auto" w:fill="auto"/>
          </w:tcPr>
          <w:p w14:paraId="0380B068" w14:textId="77777777" w:rsidR="003C776D" w:rsidRDefault="00645B80" w:rsidP="003C776D">
            <w:r>
              <w:t>&lt;baja, media, alta&gt;</w:t>
            </w:r>
          </w:p>
        </w:tc>
      </w:tr>
      <w:tr w:rsidR="003C776D" w14:paraId="4B24E48B" w14:textId="77777777" w:rsidTr="00FC3CF5">
        <w:trPr>
          <w:cantSplit/>
        </w:trPr>
        <w:tc>
          <w:tcPr>
            <w:tcW w:w="2669"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3518" w:type="dxa"/>
            <w:gridSpan w:val="2"/>
            <w:shd w:val="clear" w:color="auto" w:fill="E7E6E6" w:themeFill="background2"/>
          </w:tcPr>
          <w:p w14:paraId="026A82B4" w14:textId="77777777" w:rsidR="003C776D" w:rsidRDefault="003C776D" w:rsidP="008177FC">
            <w:pPr>
              <w:keepNext/>
            </w:pPr>
            <w:r>
              <w:t>&lt;baja, media, alta&gt;</w:t>
            </w:r>
          </w:p>
        </w:tc>
      </w:tr>
    </w:tbl>
    <w:p w14:paraId="61608854" w14:textId="176BF000" w:rsidR="003C776D" w:rsidRDefault="008177FC" w:rsidP="008177FC">
      <w:pPr>
        <w:pStyle w:val="Epgrafe"/>
        <w:jc w:val="center"/>
      </w:pPr>
      <w:bookmarkStart w:id="56" w:name="_Toc442285979"/>
      <w:r>
        <w:t xml:space="preserve">Tabla </w:t>
      </w:r>
      <w:fldSimple w:instr=" SEQ Tabla \* ARABIC ">
        <w:r w:rsidR="00772C34">
          <w:rPr>
            <w:noProof/>
          </w:rPr>
          <w:t>2</w:t>
        </w:r>
      </w:fldSimple>
      <w:r>
        <w:t>: Plantilla tipo casos de uso</w:t>
      </w:r>
      <w:bookmarkEnd w:id="56"/>
    </w:p>
    <w:p w14:paraId="4F5AFB92" w14:textId="77777777" w:rsidR="00EF26E0" w:rsidRPr="003C776D" w:rsidRDefault="00EF26E0" w:rsidP="003C776D">
      <w:r>
        <w:br w:type="page"/>
      </w:r>
    </w:p>
    <w:p w14:paraId="31086039" w14:textId="3547745A" w:rsidR="00C63806" w:rsidRPr="00BC7ED6" w:rsidRDefault="00060070" w:rsidP="00C06EAA">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15"/>
        <w:gridCol w:w="645"/>
        <w:gridCol w:w="2987"/>
      </w:tblGrid>
      <w:tr w:rsidR="00060070" w14:paraId="4392D6BB" w14:textId="77777777" w:rsidTr="00060070">
        <w:trPr>
          <w:cantSplit/>
        </w:trPr>
        <w:tc>
          <w:tcPr>
            <w:tcW w:w="3598" w:type="dxa"/>
            <w:shd w:val="clear" w:color="auto" w:fill="E7E6E6" w:themeFill="background2"/>
            <w:vAlign w:val="center"/>
          </w:tcPr>
          <w:p w14:paraId="296041DA" w14:textId="7DBED0BE" w:rsidR="00060070" w:rsidRPr="003C776D" w:rsidRDefault="00C63806" w:rsidP="00D84C19">
            <w:pPr>
              <w:rPr>
                <w:b/>
              </w:rPr>
            </w:pPr>
            <w:r>
              <w:rPr>
                <w:b/>
              </w:rPr>
              <w:t>R</w:t>
            </w:r>
            <w:r w:rsidR="00E55FDE">
              <w:rPr>
                <w:b/>
              </w:rPr>
              <w:t>F-M01</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845B80">
        <w:trPr>
          <w:cantSplit/>
          <w:trHeight w:val="695"/>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07E98A2F" w:rsidR="00060070" w:rsidRDefault="00060070" w:rsidP="00845B80">
            <w:pPr>
              <w:spacing w:after="120"/>
            </w:pPr>
            <w:r>
              <w:t xml:space="preserve">Crear una </w:t>
            </w:r>
            <w:r w:rsidR="00C63806">
              <w:t>tarea</w:t>
            </w:r>
            <w:r>
              <w:t xml:space="preserve"> de tipo “herramienta externa” </w:t>
            </w:r>
            <w:r w:rsidR="00C63806">
              <w:t xml:space="preserve">que al ser </w:t>
            </w:r>
            <w:r w:rsidR="00D972D6">
              <w:t>seleccionada</w:t>
            </w:r>
            <w:r w:rsidR="00C63806">
              <w:t xml:space="preserve">, redirija a la aplicación </w:t>
            </w:r>
            <w:r>
              <w:t>web.</w:t>
            </w:r>
          </w:p>
        </w:tc>
      </w:tr>
      <w:tr w:rsidR="00060070" w14:paraId="516DF2A8" w14:textId="77777777" w:rsidTr="00845B80">
        <w:trPr>
          <w:cantSplit/>
          <w:trHeight w:val="708"/>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845B80">
            <w:pPr>
              <w:spacing w:after="120"/>
            </w:pPr>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845B80">
            <w:pPr>
              <w:spacing w:after="120"/>
            </w:pPr>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845B80">
            <w:pPr>
              <w:spacing w:after="120"/>
            </w:pPr>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845B80">
        <w:trPr>
          <w:cantSplit/>
          <w:trHeight w:val="1148"/>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2566DF5A" w:rsidR="00060070" w:rsidRDefault="00060070" w:rsidP="00845B80">
            <w:pPr>
              <w:spacing w:after="120"/>
            </w:pPr>
            <w:r>
              <w:t xml:space="preserve">Crea una </w:t>
            </w:r>
            <w:r w:rsidR="00C63806">
              <w:t>tarea</w:t>
            </w:r>
            <w:r>
              <w:t xml:space="preserve"> de tipo “herramienta externa”</w:t>
            </w:r>
            <w:r w:rsidR="006A14CA">
              <w:t xml:space="preserve"> estableciendo la URL</w:t>
            </w:r>
            <w:r w:rsidR="00B92510">
              <w:t xml:space="preserve">, </w:t>
            </w:r>
            <w:proofErr w:type="spellStart"/>
            <w:r w:rsidR="00D972D6" w:rsidRPr="00D972D6">
              <w:rPr>
                <w:i/>
              </w:rPr>
              <w:t>consumer_</w:t>
            </w:r>
            <w:r w:rsidR="00B92510" w:rsidRPr="00D972D6">
              <w:rPr>
                <w:i/>
              </w:rPr>
              <w:t>key</w:t>
            </w:r>
            <w:proofErr w:type="spellEnd"/>
            <w:r w:rsidR="00B92510">
              <w:t xml:space="preserve"> y </w:t>
            </w:r>
            <w:proofErr w:type="spellStart"/>
            <w:r w:rsidR="00B92510" w:rsidRPr="00D972D6">
              <w:rPr>
                <w:i/>
              </w:rPr>
              <w:t>secret</w:t>
            </w:r>
            <w:proofErr w:type="spellEnd"/>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845B80">
            <w:pPr>
              <w:spacing w:after="120"/>
            </w:pPr>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845B80">
            <w:pPr>
              <w:spacing w:after="120"/>
            </w:pPr>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69354F6" w:rsidR="00A4283A" w:rsidRDefault="00A4283A" w:rsidP="00C63806">
            <w:r>
              <w:t>Si introduce alguno de los parámetros (URL</w:t>
            </w:r>
            <w:r w:rsidRPr="00D972D6">
              <w:rPr>
                <w:i/>
              </w:rPr>
              <w:t xml:space="preserve">, </w:t>
            </w:r>
            <w:proofErr w:type="spellStart"/>
            <w:r w:rsidR="00D972D6" w:rsidRPr="00D972D6">
              <w:rPr>
                <w:i/>
              </w:rPr>
              <w:t>consumer_</w:t>
            </w:r>
            <w:r w:rsidRPr="00D972D6">
              <w:rPr>
                <w:i/>
              </w:rPr>
              <w:t>key</w:t>
            </w:r>
            <w:proofErr w:type="spellEnd"/>
            <w:r>
              <w:t xml:space="preserve">, </w:t>
            </w:r>
            <w:proofErr w:type="spellStart"/>
            <w:r w:rsidRPr="00D972D6">
              <w:rPr>
                <w:i/>
              </w:rPr>
              <w:t>se</w:t>
            </w:r>
            <w:r w:rsidR="00C63806" w:rsidRPr="00D972D6">
              <w:rPr>
                <w:i/>
              </w:rPr>
              <w:t>cret</w:t>
            </w:r>
            <w:proofErr w:type="spellEnd"/>
            <w:r w:rsidR="00C63806">
              <w: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t>Urgencia</w:t>
            </w:r>
          </w:p>
        </w:tc>
        <w:tc>
          <w:tcPr>
            <w:tcW w:w="4886" w:type="dxa"/>
            <w:gridSpan w:val="2"/>
            <w:shd w:val="clear" w:color="auto" w:fill="E7E6E6" w:themeFill="background2"/>
          </w:tcPr>
          <w:p w14:paraId="268426C8" w14:textId="77777777" w:rsidR="00060070" w:rsidRDefault="00060070" w:rsidP="008177FC">
            <w:pPr>
              <w:keepNext/>
            </w:pPr>
            <w:r>
              <w:t>Alta</w:t>
            </w:r>
            <w:r w:rsidR="00645B80">
              <w:t>.</w:t>
            </w:r>
          </w:p>
        </w:tc>
      </w:tr>
    </w:tbl>
    <w:p w14:paraId="7A5F9430" w14:textId="2A43C13D" w:rsidR="00115546" w:rsidRDefault="008177FC" w:rsidP="008177FC">
      <w:pPr>
        <w:pStyle w:val="Epgrafe"/>
        <w:jc w:val="center"/>
      </w:pPr>
      <w:bookmarkStart w:id="57" w:name="_Toc442285980"/>
      <w:r>
        <w:t xml:space="preserve">Tabla </w:t>
      </w:r>
      <w:fldSimple w:instr=" SEQ Tabla \* ARABIC ">
        <w:r w:rsidR="00772C34">
          <w:rPr>
            <w:noProof/>
          </w:rPr>
          <w:t>3</w:t>
        </w:r>
      </w:fldSimple>
      <w:r>
        <w:t>: Plantilla RF-M01 "Crear la tarea"</w:t>
      </w:r>
      <w:bookmarkEnd w:id="57"/>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09"/>
        <w:gridCol w:w="645"/>
        <w:gridCol w:w="2833"/>
      </w:tblGrid>
      <w:tr w:rsidR="006A14CA" w14:paraId="6478E78E" w14:textId="77777777" w:rsidTr="007D0CE7">
        <w:trPr>
          <w:cantSplit/>
        </w:trPr>
        <w:tc>
          <w:tcPr>
            <w:tcW w:w="2709" w:type="dxa"/>
            <w:shd w:val="clear" w:color="auto" w:fill="E7E6E6" w:themeFill="background2"/>
            <w:vAlign w:val="center"/>
          </w:tcPr>
          <w:p w14:paraId="0180ACCC" w14:textId="77777777" w:rsidR="006A14CA" w:rsidRPr="003C776D" w:rsidRDefault="00A4283A" w:rsidP="00D84C19">
            <w:pPr>
              <w:rPr>
                <w:b/>
              </w:rPr>
            </w:pPr>
            <w:r>
              <w:rPr>
                <w:b/>
              </w:rPr>
              <w:lastRenderedPageBreak/>
              <w:t>RF-M02</w:t>
            </w:r>
          </w:p>
        </w:tc>
        <w:tc>
          <w:tcPr>
            <w:tcW w:w="3478"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7D0CE7">
        <w:trPr>
          <w:cantSplit/>
        </w:trPr>
        <w:tc>
          <w:tcPr>
            <w:tcW w:w="2709" w:type="dxa"/>
            <w:shd w:val="clear" w:color="auto" w:fill="auto"/>
            <w:vAlign w:val="center"/>
          </w:tcPr>
          <w:p w14:paraId="0D5820CF" w14:textId="77777777" w:rsidR="006A14CA" w:rsidRPr="003C776D" w:rsidRDefault="006A14CA" w:rsidP="00D84C19">
            <w:pPr>
              <w:rPr>
                <w:b/>
              </w:rPr>
            </w:pPr>
            <w:r w:rsidRPr="003C776D">
              <w:rPr>
                <w:b/>
              </w:rPr>
              <w:t>Descripción</w:t>
            </w:r>
          </w:p>
        </w:tc>
        <w:tc>
          <w:tcPr>
            <w:tcW w:w="3478"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7D0CE7">
        <w:trPr>
          <w:cantSplit/>
        </w:trPr>
        <w:tc>
          <w:tcPr>
            <w:tcW w:w="2709"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3478"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7D0CE7">
        <w:trPr>
          <w:cantSplit/>
        </w:trPr>
        <w:tc>
          <w:tcPr>
            <w:tcW w:w="2709"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645" w:type="dxa"/>
            <w:shd w:val="clear" w:color="auto" w:fill="auto"/>
          </w:tcPr>
          <w:p w14:paraId="0A2C5040" w14:textId="77777777" w:rsidR="006A14CA" w:rsidRDefault="006A14CA" w:rsidP="00D84C19">
            <w:r>
              <w:t>Paso</w:t>
            </w:r>
          </w:p>
        </w:tc>
        <w:tc>
          <w:tcPr>
            <w:tcW w:w="2833" w:type="dxa"/>
            <w:shd w:val="clear" w:color="auto" w:fill="auto"/>
          </w:tcPr>
          <w:p w14:paraId="610F69A3" w14:textId="77777777" w:rsidR="006A14CA" w:rsidRDefault="006A14CA" w:rsidP="00D84C19">
            <w:r>
              <w:t>Acción</w:t>
            </w:r>
          </w:p>
        </w:tc>
      </w:tr>
      <w:tr w:rsidR="006A14CA" w14:paraId="2B206D74" w14:textId="77777777" w:rsidTr="007D0CE7">
        <w:trPr>
          <w:cantSplit/>
        </w:trPr>
        <w:tc>
          <w:tcPr>
            <w:tcW w:w="2709" w:type="dxa"/>
            <w:vMerge/>
            <w:shd w:val="clear" w:color="auto" w:fill="auto"/>
            <w:vAlign w:val="center"/>
          </w:tcPr>
          <w:p w14:paraId="6C606B27" w14:textId="77777777" w:rsidR="006A14CA" w:rsidRPr="003C776D" w:rsidRDefault="006A14CA" w:rsidP="00D84C19">
            <w:pPr>
              <w:rPr>
                <w:b/>
              </w:rPr>
            </w:pPr>
          </w:p>
        </w:tc>
        <w:tc>
          <w:tcPr>
            <w:tcW w:w="645" w:type="dxa"/>
            <w:shd w:val="clear" w:color="auto" w:fill="auto"/>
            <w:vAlign w:val="center"/>
          </w:tcPr>
          <w:p w14:paraId="49FBA995" w14:textId="77777777" w:rsidR="006A14CA" w:rsidRDefault="006A14CA" w:rsidP="00D84C19">
            <w:r>
              <w:t>1</w:t>
            </w:r>
          </w:p>
        </w:tc>
        <w:tc>
          <w:tcPr>
            <w:tcW w:w="2833" w:type="dxa"/>
            <w:shd w:val="clear" w:color="auto" w:fill="auto"/>
          </w:tcPr>
          <w:p w14:paraId="56A5A10E" w14:textId="1AF035B5" w:rsidR="006A14CA" w:rsidRDefault="006A14CA" w:rsidP="00D972D6">
            <w:r>
              <w:t xml:space="preserve">El profesor accede a Moodle con sus </w:t>
            </w:r>
            <w:r w:rsidR="00C63806">
              <w:t>datos de acceso</w:t>
            </w:r>
            <w:r w:rsidR="00D972D6">
              <w:t xml:space="preserve"> y solicita </w:t>
            </w:r>
            <w:r w:rsidR="00A4283A">
              <w:t xml:space="preserve">“editar” sobre la </w:t>
            </w:r>
            <w:r w:rsidR="00C63806">
              <w:t>tarea</w:t>
            </w:r>
            <w:r w:rsidR="00A4283A">
              <w:t>.</w:t>
            </w:r>
          </w:p>
        </w:tc>
      </w:tr>
      <w:tr w:rsidR="006A14CA" w14:paraId="74C13C89" w14:textId="77777777" w:rsidTr="007D0CE7">
        <w:trPr>
          <w:cantSplit/>
        </w:trPr>
        <w:tc>
          <w:tcPr>
            <w:tcW w:w="2709"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3478"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7D0CE7">
        <w:trPr>
          <w:cantSplit/>
        </w:trPr>
        <w:tc>
          <w:tcPr>
            <w:tcW w:w="2709"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645" w:type="dxa"/>
            <w:shd w:val="clear" w:color="auto" w:fill="auto"/>
          </w:tcPr>
          <w:p w14:paraId="077CFFA8" w14:textId="77777777" w:rsidR="006A14CA" w:rsidRDefault="006A14CA" w:rsidP="00D84C19">
            <w:r>
              <w:t>Paso</w:t>
            </w:r>
          </w:p>
        </w:tc>
        <w:tc>
          <w:tcPr>
            <w:tcW w:w="2833" w:type="dxa"/>
            <w:shd w:val="clear" w:color="auto" w:fill="auto"/>
          </w:tcPr>
          <w:p w14:paraId="61688108" w14:textId="77777777" w:rsidR="006A14CA" w:rsidRDefault="006A14CA" w:rsidP="00D84C19">
            <w:r>
              <w:t>Acción</w:t>
            </w:r>
          </w:p>
        </w:tc>
      </w:tr>
      <w:tr w:rsidR="006A14CA" w14:paraId="5C9C1879" w14:textId="77777777" w:rsidTr="007D0CE7">
        <w:trPr>
          <w:cantSplit/>
        </w:trPr>
        <w:tc>
          <w:tcPr>
            <w:tcW w:w="2709" w:type="dxa"/>
            <w:vMerge/>
            <w:shd w:val="clear" w:color="auto" w:fill="auto"/>
            <w:vAlign w:val="center"/>
          </w:tcPr>
          <w:p w14:paraId="6AE5218D" w14:textId="77777777" w:rsidR="006A14CA" w:rsidRPr="003C776D" w:rsidRDefault="006A14CA" w:rsidP="00D84C19">
            <w:pPr>
              <w:rPr>
                <w:b/>
              </w:rPr>
            </w:pPr>
          </w:p>
        </w:tc>
        <w:tc>
          <w:tcPr>
            <w:tcW w:w="645" w:type="dxa"/>
            <w:shd w:val="clear" w:color="auto" w:fill="auto"/>
            <w:vAlign w:val="center"/>
          </w:tcPr>
          <w:p w14:paraId="73450672" w14:textId="77777777" w:rsidR="006A14CA" w:rsidRDefault="006A14CA" w:rsidP="00D84C19">
            <w:r>
              <w:t>1</w:t>
            </w:r>
          </w:p>
        </w:tc>
        <w:tc>
          <w:tcPr>
            <w:tcW w:w="2833"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7D0CE7">
        <w:trPr>
          <w:cantSplit/>
        </w:trPr>
        <w:tc>
          <w:tcPr>
            <w:tcW w:w="2709"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3478"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7D0CE7">
        <w:trPr>
          <w:cantSplit/>
        </w:trPr>
        <w:tc>
          <w:tcPr>
            <w:tcW w:w="2709" w:type="dxa"/>
            <w:shd w:val="clear" w:color="auto" w:fill="auto"/>
            <w:vAlign w:val="center"/>
          </w:tcPr>
          <w:p w14:paraId="438A9947" w14:textId="77777777" w:rsidR="006A14CA" w:rsidRPr="003C776D" w:rsidRDefault="006A14CA" w:rsidP="00D84C19">
            <w:pPr>
              <w:rPr>
                <w:b/>
              </w:rPr>
            </w:pPr>
            <w:r w:rsidRPr="003C776D">
              <w:rPr>
                <w:b/>
              </w:rPr>
              <w:t>Frecuencia</w:t>
            </w:r>
          </w:p>
        </w:tc>
        <w:tc>
          <w:tcPr>
            <w:tcW w:w="3478" w:type="dxa"/>
            <w:gridSpan w:val="2"/>
            <w:shd w:val="clear" w:color="auto" w:fill="auto"/>
          </w:tcPr>
          <w:p w14:paraId="37270C90" w14:textId="77777777" w:rsidR="006A14CA" w:rsidRDefault="00645B80" w:rsidP="00D84C19">
            <w:r>
              <w:t>Baja.</w:t>
            </w:r>
          </w:p>
        </w:tc>
      </w:tr>
      <w:tr w:rsidR="006A14CA" w14:paraId="1C158E12" w14:textId="77777777" w:rsidTr="007D0CE7">
        <w:trPr>
          <w:cantSplit/>
        </w:trPr>
        <w:tc>
          <w:tcPr>
            <w:tcW w:w="2709"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3478" w:type="dxa"/>
            <w:gridSpan w:val="2"/>
            <w:shd w:val="clear" w:color="auto" w:fill="E7E6E6" w:themeFill="background2"/>
          </w:tcPr>
          <w:p w14:paraId="58DFC857" w14:textId="77777777" w:rsidR="006A14CA" w:rsidRDefault="00C63806" w:rsidP="008177FC">
            <w:pPr>
              <w:keepNext/>
            </w:pPr>
            <w:r>
              <w:t>Media</w:t>
            </w:r>
            <w:r w:rsidR="00645B80">
              <w:t>.</w:t>
            </w:r>
          </w:p>
        </w:tc>
      </w:tr>
    </w:tbl>
    <w:p w14:paraId="71EEFBEC" w14:textId="79DD502F" w:rsidR="0072584A" w:rsidRDefault="008177FC" w:rsidP="008177FC">
      <w:pPr>
        <w:pStyle w:val="Epgrafe"/>
        <w:jc w:val="center"/>
      </w:pPr>
      <w:bookmarkStart w:id="58" w:name="_Toc442285981"/>
      <w:r>
        <w:t xml:space="preserve">Tabla </w:t>
      </w:r>
      <w:fldSimple w:instr=" SEQ Tabla \* ARABIC ">
        <w:r w:rsidR="00772C34">
          <w:rPr>
            <w:noProof/>
          </w:rPr>
          <w:t>4</w:t>
        </w:r>
      </w:fldSimple>
      <w:r>
        <w:t>: Plantilla RF-M02 "Configurar la tarea"</w:t>
      </w:r>
      <w:bookmarkEnd w:id="58"/>
    </w:p>
    <w:p w14:paraId="0D108E57" w14:textId="4F3155DA"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38"/>
        <w:gridCol w:w="648"/>
        <w:gridCol w:w="2961"/>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lastRenderedPageBreak/>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998A907" w:rsidR="006A14CA" w:rsidRDefault="007D25B2" w:rsidP="00D972D6">
            <w:r>
              <w:t xml:space="preserve">El usuario, bien sea el profesor o el alumno, </w:t>
            </w:r>
            <w:r w:rsidR="00D972D6">
              <w:t>selecciona</w:t>
            </w:r>
            <w:r w:rsidR="00A4283A">
              <w:t xml:space="preserve">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6877D4F5" w:rsidR="006A14CA" w:rsidRDefault="007D25B2" w:rsidP="00897121">
            <w:r>
              <w:t xml:space="preserve">El profesor o alumno accede a Moodle con sus credenciales y </w:t>
            </w:r>
            <w:r w:rsidR="00897121">
              <w:t>selecciona</w:t>
            </w:r>
            <w:r>
              <w:t xml:space="preserve">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8177FC">
            <w:pPr>
              <w:keepNext/>
            </w:pPr>
            <w:r>
              <w:t>Alta</w:t>
            </w:r>
            <w:r w:rsidR="00645B80">
              <w:t>.</w:t>
            </w:r>
          </w:p>
        </w:tc>
      </w:tr>
    </w:tbl>
    <w:p w14:paraId="66EA014D" w14:textId="1B4D26FC" w:rsidR="008177FC" w:rsidRDefault="008177FC" w:rsidP="008177FC">
      <w:pPr>
        <w:pStyle w:val="Epgrafe"/>
        <w:jc w:val="center"/>
      </w:pPr>
      <w:bookmarkStart w:id="59" w:name="_Toc442285982"/>
      <w:r>
        <w:t xml:space="preserve">Tabla </w:t>
      </w:r>
      <w:fldSimple w:instr=" SEQ Tabla \* ARABIC ">
        <w:r w:rsidR="00772C34">
          <w:rPr>
            <w:noProof/>
          </w:rPr>
          <w:t>5</w:t>
        </w:r>
      </w:fldSimple>
      <w:r>
        <w:t>: Plantilla RF-M03 "Seleccionar la tarea"</w:t>
      </w:r>
      <w:bookmarkEnd w:id="59"/>
    </w:p>
    <w:p w14:paraId="5B62DA83" w14:textId="7A65B67E" w:rsidR="00845B80" w:rsidRPr="00845B80" w:rsidRDefault="00845B80" w:rsidP="00845B80">
      <w:pPr>
        <w:jc w:val="left"/>
      </w:pPr>
      <w:r>
        <w:br w:type="page"/>
      </w:r>
    </w:p>
    <w:p w14:paraId="442311C3" w14:textId="77777777" w:rsidR="00170FC9" w:rsidRDefault="00C63806" w:rsidP="00170FC9">
      <w:pPr>
        <w:pStyle w:val="Ttulo4"/>
      </w:pPr>
      <w:r>
        <w:lastRenderedPageBreak/>
        <w:t xml:space="preserve">Pertenecientes a la Aplicación </w:t>
      </w:r>
      <w:r w:rsidR="00170FC9">
        <w:t>web</w:t>
      </w:r>
    </w:p>
    <w:p w14:paraId="106D2DB3" w14:textId="77777777" w:rsidR="0054055C" w:rsidRPr="0054055C" w:rsidRDefault="0054055C" w:rsidP="00711285">
      <w:pPr>
        <w:pStyle w:val="Prrafodelista"/>
        <w:numPr>
          <w:ilvl w:val="0"/>
          <w:numId w:val="14"/>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45"/>
        <w:gridCol w:w="649"/>
        <w:gridCol w:w="2953"/>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2CCBD2CD" w:rsidR="00A4283A" w:rsidRDefault="008177FC" w:rsidP="004474DE">
            <w:r>
              <w:t>El profesor queda registrado y obtiene los parámetros LTI.</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t>Urgencia</w:t>
            </w:r>
          </w:p>
        </w:tc>
        <w:tc>
          <w:tcPr>
            <w:tcW w:w="4886" w:type="dxa"/>
            <w:gridSpan w:val="2"/>
            <w:shd w:val="clear" w:color="auto" w:fill="E7E6E6" w:themeFill="background2"/>
          </w:tcPr>
          <w:p w14:paraId="6D5EA34C" w14:textId="77777777" w:rsidR="00C60BF7" w:rsidRDefault="00C60BF7" w:rsidP="008177FC">
            <w:pPr>
              <w:keepNext/>
            </w:pPr>
            <w:r>
              <w:t>Alta.</w:t>
            </w:r>
          </w:p>
        </w:tc>
      </w:tr>
    </w:tbl>
    <w:p w14:paraId="7DCC6733" w14:textId="28449F02" w:rsidR="00E03823" w:rsidRDefault="008177FC" w:rsidP="00897121">
      <w:pPr>
        <w:pStyle w:val="Epgrafe"/>
        <w:jc w:val="center"/>
      </w:pPr>
      <w:bookmarkStart w:id="60" w:name="_Toc442285983"/>
      <w:r>
        <w:t xml:space="preserve">Tabla </w:t>
      </w:r>
      <w:fldSimple w:instr=" SEQ Tabla \* ARABIC ">
        <w:r w:rsidR="00772C34">
          <w:rPr>
            <w:noProof/>
          </w:rPr>
          <w:t>6</w:t>
        </w:r>
      </w:fldSimple>
      <w:r>
        <w:t>: Plantilla RF-AW01 "Registrarse en la aplicación web"</w:t>
      </w:r>
      <w:bookmarkEnd w:id="60"/>
    </w:p>
    <w:p w14:paraId="52665727" w14:textId="3B2A5D0B"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45"/>
        <w:gridCol w:w="649"/>
        <w:gridCol w:w="2953"/>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lastRenderedPageBreak/>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4663C8D4" w:rsidR="00A23A76" w:rsidRDefault="00D972D6" w:rsidP="00D972D6">
            <w:r>
              <w:t>Selecciona la opción</w:t>
            </w:r>
            <w:r w:rsidR="00A23A76">
              <w:t xml:space="preserve">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8177FC">
            <w:pPr>
              <w:keepNext/>
            </w:pPr>
            <w:r>
              <w:t>Media</w:t>
            </w:r>
            <w:r w:rsidR="00A4283A">
              <w:t>.</w:t>
            </w:r>
          </w:p>
        </w:tc>
      </w:tr>
    </w:tbl>
    <w:p w14:paraId="61FF13B8" w14:textId="6B94D555" w:rsidR="00E03823" w:rsidRDefault="008177FC" w:rsidP="00897121">
      <w:pPr>
        <w:pStyle w:val="Epgrafe"/>
        <w:jc w:val="center"/>
      </w:pPr>
      <w:bookmarkStart w:id="61" w:name="_Toc442285984"/>
      <w:r>
        <w:t xml:space="preserve">Tabla </w:t>
      </w:r>
      <w:fldSimple w:instr=" SEQ Tabla \* ARABIC ">
        <w:r w:rsidR="00772C34">
          <w:rPr>
            <w:noProof/>
          </w:rPr>
          <w:t>7</w:t>
        </w:r>
      </w:fldSimple>
      <w:r>
        <w:t>: Plantilla RF-AW02 "Configurar los parámetros de la tarea"</w:t>
      </w:r>
      <w:bookmarkEnd w:id="61"/>
    </w:p>
    <w:p w14:paraId="5C9B5808" w14:textId="4E8D044C"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59"/>
        <w:gridCol w:w="651"/>
        <w:gridCol w:w="2937"/>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lastRenderedPageBreak/>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47DF98C6" w:rsidR="00A75F11" w:rsidRDefault="00A75F11" w:rsidP="00E03823">
            <w:r>
              <w:t xml:space="preserve">El profesor </w:t>
            </w:r>
            <w:r w:rsidR="00E03823">
              <w:t>podrá subir los test que desee desde el correspondiente formulario de subida de ficheros.</w:t>
            </w:r>
            <w:r w:rsidR="00E55FDE">
              <w:t xml:space="preserve"> Además también podrá subir un enunciado de la práctica</w:t>
            </w:r>
            <w:r w:rsidR="00897121">
              <w:t xml:space="preserve"> en forma textual</w:t>
            </w:r>
            <w:r w:rsidR="00E55FDE">
              <w:t>.</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5EE74D10" w:rsidR="0054055C" w:rsidRDefault="0054055C" w:rsidP="0054055C">
            <w:r>
              <w:t xml:space="preserve">El profesor selecciona el fichero </w:t>
            </w:r>
            <w:proofErr w:type="spellStart"/>
            <w:r>
              <w:t>z</w:t>
            </w:r>
            <w:r w:rsidR="00E55FDE">
              <w:t>ip</w:t>
            </w:r>
            <w:proofErr w:type="spellEnd"/>
            <w:r w:rsidR="00E55FDE">
              <w:t xml:space="preserve"> con los test que desea subir y/o un escribe un enunciado de la práctica.</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07FE656C" w:rsidR="0054055C" w:rsidRDefault="00D972D6" w:rsidP="00D972D6">
            <w:r>
              <w:t>Selecciona la opción</w:t>
            </w:r>
            <w:r w:rsidR="0054055C">
              <w:t xml:space="preserve">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8177FC" w14:paraId="31B91C97" w14:textId="77777777" w:rsidTr="004474DE">
        <w:trPr>
          <w:cantSplit/>
        </w:trPr>
        <w:tc>
          <w:tcPr>
            <w:tcW w:w="3598" w:type="dxa"/>
            <w:vMerge w:val="restart"/>
            <w:shd w:val="clear" w:color="auto" w:fill="auto"/>
            <w:vAlign w:val="center"/>
          </w:tcPr>
          <w:p w14:paraId="4FA9FB4B" w14:textId="77777777" w:rsidR="008177FC" w:rsidRPr="003C776D" w:rsidRDefault="008177FC" w:rsidP="004474DE">
            <w:pPr>
              <w:rPr>
                <w:b/>
              </w:rPr>
            </w:pPr>
            <w:r w:rsidRPr="003C776D">
              <w:rPr>
                <w:b/>
                <w:caps/>
              </w:rPr>
              <w:t>Excepciones</w:t>
            </w:r>
          </w:p>
        </w:tc>
        <w:tc>
          <w:tcPr>
            <w:tcW w:w="759" w:type="dxa"/>
            <w:shd w:val="clear" w:color="auto" w:fill="auto"/>
          </w:tcPr>
          <w:p w14:paraId="471A4F60" w14:textId="77777777" w:rsidR="008177FC" w:rsidRDefault="008177FC" w:rsidP="004474DE">
            <w:r>
              <w:t>Paso</w:t>
            </w:r>
          </w:p>
        </w:tc>
        <w:tc>
          <w:tcPr>
            <w:tcW w:w="4127" w:type="dxa"/>
            <w:shd w:val="clear" w:color="auto" w:fill="auto"/>
          </w:tcPr>
          <w:p w14:paraId="5763FBA0" w14:textId="77777777" w:rsidR="008177FC" w:rsidRDefault="008177FC" w:rsidP="004474DE">
            <w:r>
              <w:t>Acción</w:t>
            </w:r>
          </w:p>
        </w:tc>
      </w:tr>
      <w:tr w:rsidR="008177FC" w14:paraId="05D0D38D" w14:textId="77777777" w:rsidTr="004474DE">
        <w:trPr>
          <w:cantSplit/>
        </w:trPr>
        <w:tc>
          <w:tcPr>
            <w:tcW w:w="3598" w:type="dxa"/>
            <w:vMerge/>
            <w:shd w:val="clear" w:color="auto" w:fill="auto"/>
            <w:vAlign w:val="center"/>
          </w:tcPr>
          <w:p w14:paraId="258AA32D" w14:textId="77777777" w:rsidR="008177FC" w:rsidRPr="003C776D" w:rsidRDefault="008177FC" w:rsidP="004474DE">
            <w:pPr>
              <w:rPr>
                <w:b/>
              </w:rPr>
            </w:pPr>
          </w:p>
        </w:tc>
        <w:tc>
          <w:tcPr>
            <w:tcW w:w="759" w:type="dxa"/>
            <w:shd w:val="clear" w:color="auto" w:fill="auto"/>
            <w:vAlign w:val="center"/>
          </w:tcPr>
          <w:p w14:paraId="52A2B26A" w14:textId="77777777" w:rsidR="008177FC" w:rsidRDefault="008177FC" w:rsidP="004474DE">
            <w:r>
              <w:t>1</w:t>
            </w:r>
          </w:p>
        </w:tc>
        <w:tc>
          <w:tcPr>
            <w:tcW w:w="4127" w:type="dxa"/>
            <w:shd w:val="clear" w:color="auto" w:fill="auto"/>
          </w:tcPr>
          <w:p w14:paraId="46A367C5" w14:textId="77777777" w:rsidR="008177FC" w:rsidRDefault="008177FC" w:rsidP="004474DE">
            <w:r>
              <w:t xml:space="preserve">El profesor no ha subido los test dentro de un fichero </w:t>
            </w:r>
            <w:proofErr w:type="spellStart"/>
            <w:r>
              <w:t>zip</w:t>
            </w:r>
            <w:proofErr w:type="spellEnd"/>
            <w:r>
              <w:t>.</w:t>
            </w:r>
          </w:p>
        </w:tc>
      </w:tr>
      <w:tr w:rsidR="008177FC" w14:paraId="42762724" w14:textId="77777777" w:rsidTr="004474DE">
        <w:trPr>
          <w:cantSplit/>
        </w:trPr>
        <w:tc>
          <w:tcPr>
            <w:tcW w:w="3598" w:type="dxa"/>
            <w:vMerge/>
            <w:shd w:val="clear" w:color="auto" w:fill="auto"/>
            <w:vAlign w:val="center"/>
          </w:tcPr>
          <w:p w14:paraId="24A1EE28" w14:textId="77777777" w:rsidR="008177FC" w:rsidRPr="003C776D" w:rsidRDefault="008177FC" w:rsidP="004474DE">
            <w:pPr>
              <w:rPr>
                <w:b/>
              </w:rPr>
            </w:pPr>
          </w:p>
        </w:tc>
        <w:tc>
          <w:tcPr>
            <w:tcW w:w="759" w:type="dxa"/>
            <w:shd w:val="clear" w:color="auto" w:fill="auto"/>
            <w:vAlign w:val="center"/>
          </w:tcPr>
          <w:p w14:paraId="733A3D82" w14:textId="02073369" w:rsidR="008177FC" w:rsidRDefault="008177FC" w:rsidP="004474DE">
            <w:r>
              <w:t>2</w:t>
            </w:r>
          </w:p>
        </w:tc>
        <w:tc>
          <w:tcPr>
            <w:tcW w:w="4127" w:type="dxa"/>
            <w:shd w:val="clear" w:color="auto" w:fill="auto"/>
          </w:tcPr>
          <w:p w14:paraId="1C56A149" w14:textId="43A2DD33" w:rsidR="008177FC" w:rsidRDefault="008177FC" w:rsidP="004474DE">
            <w:r>
              <w:t xml:space="preserve">El profesor no ha seleccionado ningún test a subir ni </w:t>
            </w:r>
            <w:r w:rsidR="00D972D6">
              <w:t>h</w:t>
            </w:r>
            <w:r>
              <w:t>a rellenado el enunciado.</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8177FC">
            <w:pPr>
              <w:keepNext/>
            </w:pPr>
            <w:r>
              <w:t>Alta</w:t>
            </w:r>
            <w:r w:rsidR="00A75F11">
              <w:t>.</w:t>
            </w:r>
          </w:p>
        </w:tc>
      </w:tr>
    </w:tbl>
    <w:p w14:paraId="36EE8D17" w14:textId="67F4C961" w:rsidR="00A75F11" w:rsidRDefault="008177FC" w:rsidP="00897121">
      <w:pPr>
        <w:pStyle w:val="Epgrafe"/>
        <w:jc w:val="center"/>
      </w:pPr>
      <w:bookmarkStart w:id="62" w:name="_Toc442285985"/>
      <w:r>
        <w:t xml:space="preserve">Tabla </w:t>
      </w:r>
      <w:fldSimple w:instr=" SEQ Tabla \* ARABIC ">
        <w:r w:rsidR="00772C34">
          <w:rPr>
            <w:noProof/>
          </w:rPr>
          <w:t>8</w:t>
        </w:r>
      </w:fldSimple>
      <w:r>
        <w:t>: Plantilla RF-AW03 "Subir test"</w:t>
      </w:r>
      <w:bookmarkEnd w:id="62"/>
    </w:p>
    <w:p w14:paraId="5446AA1D" w14:textId="35F8FB6B"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75"/>
        <w:gridCol w:w="653"/>
        <w:gridCol w:w="2919"/>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lastRenderedPageBreak/>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t>Secuencia Normal</w:t>
            </w:r>
          </w:p>
        </w:tc>
        <w:tc>
          <w:tcPr>
            <w:tcW w:w="759" w:type="dxa"/>
            <w:shd w:val="clear" w:color="auto" w:fill="auto"/>
          </w:tcPr>
          <w:p w14:paraId="11BB3EB9" w14:textId="77777777" w:rsidR="004F742E" w:rsidRDefault="004F742E" w:rsidP="00D84C19">
            <w:r>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8177FC">
            <w:pPr>
              <w:keepNext/>
            </w:pPr>
            <w:r>
              <w:t>Media</w:t>
            </w:r>
            <w:r w:rsidR="00645B80">
              <w:t>.</w:t>
            </w:r>
          </w:p>
        </w:tc>
      </w:tr>
    </w:tbl>
    <w:p w14:paraId="531737BC" w14:textId="1DA76C2E" w:rsidR="0072584A" w:rsidRDefault="008177FC" w:rsidP="00897121">
      <w:pPr>
        <w:pStyle w:val="Epgrafe"/>
        <w:jc w:val="center"/>
      </w:pPr>
      <w:bookmarkStart w:id="63" w:name="_Toc442285986"/>
      <w:r>
        <w:t xml:space="preserve">Tabla </w:t>
      </w:r>
      <w:fldSimple w:instr=" SEQ Tabla \* ARABIC ">
        <w:r w:rsidR="00772C34">
          <w:rPr>
            <w:noProof/>
          </w:rPr>
          <w:t>9</w:t>
        </w:r>
      </w:fldSimple>
      <w:r>
        <w:t>: Plantilla RF-AW04 "Consultar estadísticas de las prácticas"</w:t>
      </w:r>
      <w:bookmarkEnd w:id="63"/>
    </w:p>
    <w:p w14:paraId="041A748A" w14:textId="05F585C3"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86"/>
        <w:gridCol w:w="654"/>
        <w:gridCol w:w="2907"/>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lastRenderedPageBreak/>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t>Descripción</w:t>
            </w:r>
          </w:p>
        </w:tc>
        <w:tc>
          <w:tcPr>
            <w:tcW w:w="4886" w:type="dxa"/>
            <w:gridSpan w:val="2"/>
            <w:shd w:val="clear" w:color="auto" w:fill="auto"/>
          </w:tcPr>
          <w:p w14:paraId="7E49E51A" w14:textId="77777777" w:rsidR="00BC61DE" w:rsidRDefault="00BC61DE" w:rsidP="002C7253">
            <w:r>
              <w:t xml:space="preserve">El </w:t>
            </w:r>
            <w:r w:rsidR="002C7253">
              <w:t xml:space="preserve">profesor podrá descargar todas las prácticas en formato </w:t>
            </w:r>
            <w:proofErr w:type="spellStart"/>
            <w:r w:rsidR="002C7253">
              <w:t>zip</w:t>
            </w:r>
            <w:proofErr w:type="spellEnd"/>
            <w:r w:rsidR="002C7253">
              <w:t xml:space="preserve">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8177FC">
            <w:pPr>
              <w:keepNext/>
            </w:pPr>
            <w:r>
              <w:t>Media</w:t>
            </w:r>
            <w:r w:rsidR="00645B80">
              <w:t>.</w:t>
            </w:r>
          </w:p>
        </w:tc>
      </w:tr>
    </w:tbl>
    <w:p w14:paraId="7E97777B" w14:textId="33350CA9" w:rsidR="0072584A" w:rsidRDefault="008177FC" w:rsidP="00AE65EE">
      <w:pPr>
        <w:pStyle w:val="Epgrafe"/>
        <w:jc w:val="center"/>
      </w:pPr>
      <w:bookmarkStart w:id="64" w:name="_Toc442285987"/>
      <w:r>
        <w:t xml:space="preserve">Tabla </w:t>
      </w:r>
      <w:fldSimple w:instr=" SEQ Tabla \* ARABIC ">
        <w:r w:rsidR="00772C34">
          <w:rPr>
            <w:noProof/>
          </w:rPr>
          <w:t>10</w:t>
        </w:r>
      </w:fldSimple>
      <w:r>
        <w:t>: Plantilla RF-AW05 "Descargar prácticas"</w:t>
      </w:r>
      <w:bookmarkEnd w:id="64"/>
    </w:p>
    <w:p w14:paraId="3A87580E" w14:textId="7549D5CB"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43"/>
        <w:gridCol w:w="649"/>
        <w:gridCol w:w="2955"/>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lastRenderedPageBreak/>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8177FC">
            <w:pPr>
              <w:keepNext/>
            </w:pPr>
            <w:r>
              <w:t>Media</w:t>
            </w:r>
            <w:r w:rsidR="004474DE">
              <w:t>.</w:t>
            </w:r>
          </w:p>
        </w:tc>
      </w:tr>
    </w:tbl>
    <w:p w14:paraId="71A9F3CD" w14:textId="5A1ED6EE" w:rsidR="0072584A" w:rsidRDefault="008177FC" w:rsidP="00897121">
      <w:pPr>
        <w:pStyle w:val="Epgrafe"/>
        <w:jc w:val="center"/>
      </w:pPr>
      <w:bookmarkStart w:id="65" w:name="_Toc442285988"/>
      <w:r>
        <w:t xml:space="preserve">Tabla </w:t>
      </w:r>
      <w:fldSimple w:instr=" SEQ Tabla \* ARABIC ">
        <w:r w:rsidR="00772C34">
          <w:rPr>
            <w:noProof/>
          </w:rPr>
          <w:t>11</w:t>
        </w:r>
      </w:fldSimple>
      <w:r>
        <w:t>: Plantilla RF-AW06 "Comprobar plagios de prácticas"</w:t>
      </w:r>
      <w:bookmarkEnd w:id="65"/>
    </w:p>
    <w:p w14:paraId="7B6EA10C" w14:textId="5E253747"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81"/>
        <w:gridCol w:w="654"/>
        <w:gridCol w:w="2912"/>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lastRenderedPageBreak/>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5773B199" w:rsidR="0054055C" w:rsidRDefault="00D513F5" w:rsidP="001B69A9">
            <w:r>
              <w:t>Selecciona la opción</w:t>
            </w:r>
            <w:r w:rsidR="0054055C">
              <w:t xml:space="preserve">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8177FC">
            <w:pPr>
              <w:keepNext/>
            </w:pPr>
            <w:r>
              <w:t>Media.</w:t>
            </w:r>
          </w:p>
        </w:tc>
      </w:tr>
    </w:tbl>
    <w:p w14:paraId="415CE509" w14:textId="19115B75" w:rsidR="0072584A" w:rsidRDefault="008177FC" w:rsidP="008177FC">
      <w:pPr>
        <w:pStyle w:val="Epgrafe"/>
        <w:jc w:val="center"/>
      </w:pPr>
      <w:bookmarkStart w:id="66" w:name="_Toc442285989"/>
      <w:r>
        <w:t xml:space="preserve">Tabla </w:t>
      </w:r>
      <w:fldSimple w:instr=" SEQ Tabla \* ARABIC ">
        <w:r w:rsidR="00772C34">
          <w:rPr>
            <w:noProof/>
          </w:rPr>
          <w:t>12</w:t>
        </w:r>
      </w:fldSimple>
      <w:r>
        <w:t>: Plantilla RF-AW07 "Visualizar gráficas"</w:t>
      </w:r>
      <w:bookmarkEnd w:id="66"/>
    </w:p>
    <w:p w14:paraId="799A23D3" w14:textId="295D576E" w:rsidR="00845B80" w:rsidRPr="00845B80" w:rsidRDefault="00845B80" w:rsidP="00845B80">
      <w:pPr>
        <w:jc w:val="left"/>
      </w:pPr>
      <w:r>
        <w:br w:type="page"/>
      </w:r>
    </w:p>
    <w:p w14:paraId="23CB50EE" w14:textId="77777777" w:rsidR="0072584A" w:rsidRPr="0054055C" w:rsidRDefault="0054055C" w:rsidP="00711285">
      <w:pPr>
        <w:pStyle w:val="Prrafodelista"/>
        <w:numPr>
          <w:ilvl w:val="0"/>
          <w:numId w:val="14"/>
        </w:numPr>
        <w:rPr>
          <w:b/>
        </w:rPr>
      </w:pPr>
      <w:r w:rsidRPr="0054055C">
        <w:rPr>
          <w:b/>
        </w:rPr>
        <w:lastRenderedPageBreak/>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58"/>
        <w:gridCol w:w="651"/>
        <w:gridCol w:w="2938"/>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 xml:space="preserve">El alumno podrá subir su práctica en un </w:t>
            </w:r>
            <w:proofErr w:type="spellStart"/>
            <w:r>
              <w:t>zip</w:t>
            </w:r>
            <w:proofErr w:type="spellEnd"/>
            <w:r>
              <w:t xml:space="preserve">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 xml:space="preserve">El alumno selecciona la práctica </w:t>
            </w:r>
            <w:proofErr w:type="spellStart"/>
            <w:r>
              <w:t>zip</w:t>
            </w:r>
            <w:proofErr w:type="spellEnd"/>
            <w:r>
              <w:t xml:space="preserve">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48A3BFE6" w:rsidR="0054055C" w:rsidRDefault="00D513F5" w:rsidP="001B69A9">
            <w:r>
              <w:t>Selecciona la opción</w:t>
            </w:r>
            <w:r w:rsidR="0054055C">
              <w:t xml:space="preserve">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 xml:space="preserve">El alumno no ha seleccionado una práctica con extensión </w:t>
            </w:r>
            <w:proofErr w:type="spellStart"/>
            <w:r>
              <w:t>zip</w:t>
            </w:r>
            <w:proofErr w:type="spellEnd"/>
            <w:r>
              <w:t>.</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8177FC">
            <w:pPr>
              <w:keepNext/>
            </w:pPr>
            <w:r>
              <w:t>Alta.</w:t>
            </w:r>
          </w:p>
        </w:tc>
      </w:tr>
    </w:tbl>
    <w:p w14:paraId="6048BDC1" w14:textId="4A3D4124" w:rsidR="0072584A" w:rsidRDefault="008177FC" w:rsidP="00897121">
      <w:pPr>
        <w:pStyle w:val="Epgrafe"/>
        <w:jc w:val="center"/>
      </w:pPr>
      <w:bookmarkStart w:id="67" w:name="_Toc442285990"/>
      <w:r>
        <w:t xml:space="preserve">Tabla </w:t>
      </w:r>
      <w:fldSimple w:instr=" SEQ Tabla \* ARABIC ">
        <w:r w:rsidR="00772C34">
          <w:rPr>
            <w:noProof/>
          </w:rPr>
          <w:t>13</w:t>
        </w:r>
      </w:fldSimple>
      <w:r>
        <w:t>: Plantilla RF-AW08 "Subir práctica"</w:t>
      </w:r>
      <w:bookmarkEnd w:id="67"/>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85"/>
        <w:gridCol w:w="666"/>
        <w:gridCol w:w="2896"/>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lastRenderedPageBreak/>
              <w:t>RF-A</w:t>
            </w:r>
            <w:r w:rsidR="0072584A">
              <w:rPr>
                <w:b/>
              </w:rPr>
              <w:t>W09</w:t>
            </w:r>
          </w:p>
        </w:tc>
        <w:tc>
          <w:tcPr>
            <w:tcW w:w="4886" w:type="dxa"/>
            <w:gridSpan w:val="2"/>
            <w:shd w:val="clear" w:color="auto" w:fill="E7E6E6" w:themeFill="background2"/>
          </w:tcPr>
          <w:p w14:paraId="004F09A1" w14:textId="77777777" w:rsidR="0072584A" w:rsidRPr="00060070" w:rsidRDefault="00A23A76" w:rsidP="00845B80">
            <w:pPr>
              <w:spacing w:after="120"/>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845B80">
            <w:pPr>
              <w:spacing w:after="120"/>
            </w:pPr>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845B80">
            <w:pPr>
              <w:spacing w:after="120"/>
            </w:pPr>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845B80">
            <w:pPr>
              <w:spacing w:after="120"/>
            </w:pPr>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845B80">
            <w:pPr>
              <w:spacing w:after="120"/>
            </w:pPr>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845B80">
            <w:pPr>
              <w:spacing w:after="120"/>
            </w:pPr>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845B80">
            <w:pPr>
              <w:spacing w:after="120"/>
            </w:pPr>
          </w:p>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845B80">
            <w:pPr>
              <w:spacing w:after="120"/>
            </w:pPr>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845B80">
            <w:pPr>
              <w:spacing w:after="120"/>
            </w:pPr>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845B80">
            <w:pPr>
              <w:keepNext/>
              <w:spacing w:after="120"/>
            </w:pPr>
            <w:r>
              <w:t>Alta.</w:t>
            </w:r>
          </w:p>
        </w:tc>
      </w:tr>
    </w:tbl>
    <w:p w14:paraId="31EECB42" w14:textId="2AF8D7CC" w:rsidR="00A23A76" w:rsidRDefault="008177FC" w:rsidP="00897121">
      <w:pPr>
        <w:pStyle w:val="Epgrafe"/>
        <w:jc w:val="center"/>
      </w:pPr>
      <w:bookmarkStart w:id="68" w:name="_Toc442285991"/>
      <w:r>
        <w:t xml:space="preserve">Tabla </w:t>
      </w:r>
      <w:fldSimple w:instr=" SEQ Tabla \* ARABIC ">
        <w:r w:rsidR="00772C34">
          <w:rPr>
            <w:noProof/>
          </w:rPr>
          <w:t>14</w:t>
        </w:r>
      </w:fldSimple>
      <w:r>
        <w:t>: Plantilla RF-AW09 "Consultar datos de la tarea"</w:t>
      </w:r>
      <w:bookmarkEnd w:id="68"/>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58"/>
        <w:gridCol w:w="651"/>
        <w:gridCol w:w="2938"/>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E9435A">
            <w:pPr>
              <w:spacing w:after="100"/>
              <w:rPr>
                <w:b/>
              </w:rPr>
            </w:pPr>
            <w:r>
              <w:rPr>
                <w:b/>
              </w:rPr>
              <w:t>RF-AW10</w:t>
            </w:r>
          </w:p>
        </w:tc>
        <w:tc>
          <w:tcPr>
            <w:tcW w:w="4886" w:type="dxa"/>
            <w:gridSpan w:val="2"/>
            <w:shd w:val="clear" w:color="auto" w:fill="E7E6E6" w:themeFill="background2"/>
          </w:tcPr>
          <w:p w14:paraId="461E8384" w14:textId="77777777" w:rsidR="00A23A76" w:rsidRPr="00060070" w:rsidRDefault="00A23A76" w:rsidP="00E9435A">
            <w:pPr>
              <w:spacing w:after="100"/>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E9435A">
            <w:pPr>
              <w:spacing w:after="100"/>
              <w:rPr>
                <w:b/>
              </w:rPr>
            </w:pPr>
            <w:r w:rsidRPr="003C776D">
              <w:rPr>
                <w:b/>
              </w:rPr>
              <w:t>Descripción</w:t>
            </w:r>
          </w:p>
        </w:tc>
        <w:tc>
          <w:tcPr>
            <w:tcW w:w="4886" w:type="dxa"/>
            <w:gridSpan w:val="2"/>
            <w:shd w:val="clear" w:color="auto" w:fill="auto"/>
          </w:tcPr>
          <w:p w14:paraId="3348BD81" w14:textId="77777777" w:rsidR="00A23A76" w:rsidRDefault="00A23A76" w:rsidP="00E9435A">
            <w:pPr>
              <w:spacing w:after="100"/>
            </w:pPr>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E9435A">
            <w:pPr>
              <w:spacing w:after="100"/>
              <w:rPr>
                <w:b/>
              </w:rPr>
            </w:pPr>
            <w:r w:rsidRPr="003C776D">
              <w:rPr>
                <w:b/>
              </w:rPr>
              <w:t>Precondición</w:t>
            </w:r>
          </w:p>
        </w:tc>
        <w:tc>
          <w:tcPr>
            <w:tcW w:w="4886" w:type="dxa"/>
            <w:gridSpan w:val="2"/>
            <w:shd w:val="clear" w:color="auto" w:fill="E7E6E6" w:themeFill="background2"/>
          </w:tcPr>
          <w:p w14:paraId="46E8E364" w14:textId="77777777" w:rsidR="00A23A76" w:rsidRDefault="00A23A76" w:rsidP="00E9435A">
            <w:pPr>
              <w:spacing w:after="100"/>
            </w:pPr>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E9435A">
            <w:pPr>
              <w:spacing w:after="100"/>
              <w:rPr>
                <w:b/>
              </w:rPr>
            </w:pPr>
            <w:r w:rsidRPr="003C776D">
              <w:rPr>
                <w:b/>
              </w:rPr>
              <w:t>Secuencia Normal</w:t>
            </w:r>
          </w:p>
        </w:tc>
        <w:tc>
          <w:tcPr>
            <w:tcW w:w="759" w:type="dxa"/>
            <w:shd w:val="clear" w:color="auto" w:fill="auto"/>
          </w:tcPr>
          <w:p w14:paraId="3F3D549D" w14:textId="77777777" w:rsidR="00A23A76" w:rsidRDefault="00A23A76" w:rsidP="00E9435A">
            <w:pPr>
              <w:spacing w:after="100"/>
            </w:pPr>
            <w:r>
              <w:t>Paso</w:t>
            </w:r>
          </w:p>
        </w:tc>
        <w:tc>
          <w:tcPr>
            <w:tcW w:w="4127" w:type="dxa"/>
            <w:shd w:val="clear" w:color="auto" w:fill="auto"/>
          </w:tcPr>
          <w:p w14:paraId="2EE3E5B3" w14:textId="77777777" w:rsidR="00A23A76" w:rsidRDefault="00A23A76" w:rsidP="00E9435A">
            <w:pPr>
              <w:spacing w:after="100"/>
            </w:pPr>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E9435A">
            <w:pPr>
              <w:spacing w:after="100"/>
              <w:rPr>
                <w:b/>
              </w:rPr>
            </w:pPr>
          </w:p>
        </w:tc>
        <w:tc>
          <w:tcPr>
            <w:tcW w:w="759" w:type="dxa"/>
            <w:shd w:val="clear" w:color="auto" w:fill="auto"/>
            <w:vAlign w:val="center"/>
          </w:tcPr>
          <w:p w14:paraId="14572635" w14:textId="77777777" w:rsidR="00A23A76" w:rsidRDefault="00A23A76" w:rsidP="00E9435A">
            <w:pPr>
              <w:spacing w:after="100"/>
            </w:pPr>
            <w:r>
              <w:t>1</w:t>
            </w:r>
          </w:p>
        </w:tc>
        <w:tc>
          <w:tcPr>
            <w:tcW w:w="4127" w:type="dxa"/>
            <w:shd w:val="clear" w:color="auto" w:fill="auto"/>
          </w:tcPr>
          <w:p w14:paraId="6E618AA1" w14:textId="77777777" w:rsidR="00A23A76" w:rsidRDefault="00A23A76" w:rsidP="00E9435A">
            <w:pPr>
              <w:spacing w:after="100"/>
            </w:pPr>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E9435A">
            <w:pPr>
              <w:spacing w:after="100"/>
              <w:rPr>
                <w:b/>
              </w:rPr>
            </w:pPr>
            <w:r w:rsidRPr="003C776D">
              <w:rPr>
                <w:b/>
              </w:rPr>
              <w:t>Post-condición</w:t>
            </w:r>
          </w:p>
        </w:tc>
        <w:tc>
          <w:tcPr>
            <w:tcW w:w="4886" w:type="dxa"/>
            <w:gridSpan w:val="2"/>
            <w:shd w:val="clear" w:color="auto" w:fill="E7E6E6" w:themeFill="background2"/>
          </w:tcPr>
          <w:p w14:paraId="0FF261CF" w14:textId="77777777" w:rsidR="00A23A76" w:rsidRDefault="00A23A76" w:rsidP="00E9435A">
            <w:pPr>
              <w:spacing w:after="100"/>
            </w:pPr>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E9435A">
            <w:pPr>
              <w:spacing w:after="100"/>
              <w:rPr>
                <w:b/>
              </w:rPr>
            </w:pPr>
            <w:r w:rsidRPr="003C776D">
              <w:rPr>
                <w:b/>
                <w:caps/>
              </w:rPr>
              <w:t>Excepciones</w:t>
            </w:r>
          </w:p>
        </w:tc>
        <w:tc>
          <w:tcPr>
            <w:tcW w:w="759" w:type="dxa"/>
            <w:shd w:val="clear" w:color="auto" w:fill="auto"/>
          </w:tcPr>
          <w:p w14:paraId="25327526" w14:textId="77777777" w:rsidR="00A23A76" w:rsidRDefault="00A23A76" w:rsidP="00E9435A">
            <w:pPr>
              <w:spacing w:after="100"/>
            </w:pPr>
            <w:r>
              <w:t>Paso</w:t>
            </w:r>
          </w:p>
        </w:tc>
        <w:tc>
          <w:tcPr>
            <w:tcW w:w="4127" w:type="dxa"/>
            <w:shd w:val="clear" w:color="auto" w:fill="auto"/>
          </w:tcPr>
          <w:p w14:paraId="1BC50920" w14:textId="77777777" w:rsidR="00A23A76" w:rsidRDefault="00A23A76" w:rsidP="00E9435A">
            <w:pPr>
              <w:spacing w:after="100"/>
            </w:pPr>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E9435A">
            <w:pPr>
              <w:spacing w:after="100"/>
              <w:rPr>
                <w:b/>
                <w:caps/>
              </w:rPr>
            </w:pPr>
          </w:p>
        </w:tc>
        <w:tc>
          <w:tcPr>
            <w:tcW w:w="759" w:type="dxa"/>
            <w:shd w:val="clear" w:color="auto" w:fill="auto"/>
            <w:vAlign w:val="center"/>
          </w:tcPr>
          <w:p w14:paraId="5FE3A971" w14:textId="77777777" w:rsidR="00A23A76" w:rsidRDefault="00A23A76" w:rsidP="00E9435A">
            <w:pPr>
              <w:spacing w:after="100"/>
            </w:pPr>
            <w:r>
              <w:t>1</w:t>
            </w:r>
          </w:p>
        </w:tc>
        <w:tc>
          <w:tcPr>
            <w:tcW w:w="4127" w:type="dxa"/>
            <w:shd w:val="clear" w:color="auto" w:fill="auto"/>
          </w:tcPr>
          <w:p w14:paraId="3BE839CE" w14:textId="77777777" w:rsidR="00A23A76" w:rsidRDefault="00A23A76" w:rsidP="00E9435A">
            <w:pPr>
              <w:spacing w:after="100"/>
            </w:pPr>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E9435A">
            <w:pPr>
              <w:spacing w:after="100"/>
              <w:rPr>
                <w:b/>
              </w:rPr>
            </w:pPr>
            <w:r w:rsidRPr="003C776D">
              <w:rPr>
                <w:b/>
              </w:rPr>
              <w:t>Importancia</w:t>
            </w:r>
          </w:p>
        </w:tc>
        <w:tc>
          <w:tcPr>
            <w:tcW w:w="4886" w:type="dxa"/>
            <w:gridSpan w:val="2"/>
            <w:shd w:val="clear" w:color="auto" w:fill="E7E6E6" w:themeFill="background2"/>
          </w:tcPr>
          <w:p w14:paraId="74E2114A" w14:textId="77777777" w:rsidR="00A23A76" w:rsidRDefault="00A23A76" w:rsidP="00E9435A">
            <w:pPr>
              <w:spacing w:after="100"/>
            </w:pPr>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E9435A">
            <w:pPr>
              <w:spacing w:after="100"/>
              <w:rPr>
                <w:b/>
              </w:rPr>
            </w:pPr>
            <w:r w:rsidRPr="003C776D">
              <w:rPr>
                <w:b/>
              </w:rPr>
              <w:t>Frecuencia</w:t>
            </w:r>
          </w:p>
        </w:tc>
        <w:tc>
          <w:tcPr>
            <w:tcW w:w="4886" w:type="dxa"/>
            <w:gridSpan w:val="2"/>
            <w:shd w:val="clear" w:color="auto" w:fill="auto"/>
          </w:tcPr>
          <w:p w14:paraId="126965D6" w14:textId="77777777" w:rsidR="00A23A76" w:rsidRDefault="00A23A76" w:rsidP="00E9435A">
            <w:pPr>
              <w:spacing w:after="100"/>
            </w:pPr>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E9435A">
            <w:pPr>
              <w:spacing w:after="100"/>
              <w:rPr>
                <w:b/>
              </w:rPr>
            </w:pPr>
            <w:r w:rsidRPr="003C776D">
              <w:rPr>
                <w:b/>
              </w:rPr>
              <w:t>Urgencia</w:t>
            </w:r>
          </w:p>
        </w:tc>
        <w:tc>
          <w:tcPr>
            <w:tcW w:w="4886" w:type="dxa"/>
            <w:gridSpan w:val="2"/>
            <w:shd w:val="clear" w:color="auto" w:fill="E7E6E6" w:themeFill="background2"/>
          </w:tcPr>
          <w:p w14:paraId="061336E0" w14:textId="77777777" w:rsidR="00A23A76" w:rsidRDefault="00A23A76" w:rsidP="00E9435A">
            <w:pPr>
              <w:keepNext/>
              <w:spacing w:after="100"/>
            </w:pPr>
            <w:r>
              <w:t>Baja.</w:t>
            </w:r>
          </w:p>
        </w:tc>
      </w:tr>
    </w:tbl>
    <w:p w14:paraId="761DC723" w14:textId="32514E33" w:rsidR="00A23A76" w:rsidRDefault="008177FC" w:rsidP="00897121">
      <w:pPr>
        <w:pStyle w:val="Epgrafe"/>
        <w:jc w:val="center"/>
      </w:pPr>
      <w:bookmarkStart w:id="69" w:name="_Toc442285992"/>
      <w:r>
        <w:t xml:space="preserve">Tabla </w:t>
      </w:r>
      <w:fldSimple w:instr=" SEQ Tabla \* ARABIC ">
        <w:r w:rsidR="00772C34">
          <w:rPr>
            <w:noProof/>
          </w:rPr>
          <w:t>15</w:t>
        </w:r>
      </w:fldSimple>
      <w:r>
        <w:t>: Plantilla RF-AW10 "Reemplazar la práctica seleccionada"</w:t>
      </w:r>
      <w:bookmarkEnd w:id="69"/>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86"/>
        <w:gridCol w:w="654"/>
        <w:gridCol w:w="2907"/>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lastRenderedPageBreak/>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8177FC">
            <w:pPr>
              <w:keepNext/>
            </w:pPr>
            <w:r>
              <w:t>Alta.</w:t>
            </w:r>
          </w:p>
        </w:tc>
      </w:tr>
    </w:tbl>
    <w:p w14:paraId="640C99BB" w14:textId="3F40F5A3" w:rsidR="00A23A76" w:rsidRDefault="008177FC" w:rsidP="00897121">
      <w:pPr>
        <w:pStyle w:val="Epgrafe"/>
        <w:jc w:val="center"/>
      </w:pPr>
      <w:bookmarkStart w:id="70" w:name="_Toc442285993"/>
      <w:r>
        <w:t xml:space="preserve">Tabla </w:t>
      </w:r>
      <w:fldSimple w:instr=" SEQ Tabla \* ARABIC ">
        <w:r w:rsidR="00772C34">
          <w:rPr>
            <w:noProof/>
          </w:rPr>
          <w:t>16</w:t>
        </w:r>
      </w:fldSimple>
      <w:r>
        <w:t>: Plantilla RF-AW11 "Consultar reportes"</w:t>
      </w:r>
      <w:bookmarkEnd w:id="70"/>
    </w:p>
    <w:p w14:paraId="1BFFE7E3" w14:textId="436FC136" w:rsidR="00E9435A" w:rsidRPr="00E9435A" w:rsidRDefault="00E9435A" w:rsidP="00E9435A">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801"/>
        <w:gridCol w:w="656"/>
        <w:gridCol w:w="2890"/>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lastRenderedPageBreak/>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8177FC">
            <w:pPr>
              <w:keepNext/>
            </w:pPr>
            <w:r>
              <w:t>Alta.</w:t>
            </w:r>
          </w:p>
        </w:tc>
      </w:tr>
    </w:tbl>
    <w:p w14:paraId="53720151" w14:textId="392A267B" w:rsidR="008177FC" w:rsidRDefault="008177FC" w:rsidP="008177FC">
      <w:pPr>
        <w:pStyle w:val="Epgrafe"/>
        <w:jc w:val="center"/>
      </w:pPr>
      <w:bookmarkStart w:id="71" w:name="_Toc442285994"/>
      <w:r>
        <w:t xml:space="preserve">Tabla </w:t>
      </w:r>
      <w:fldSimple w:instr=" SEQ Tabla \* ARABIC ">
        <w:r w:rsidR="00772C34">
          <w:rPr>
            <w:noProof/>
          </w:rPr>
          <w:t>17</w:t>
        </w:r>
      </w:fldSimple>
      <w:r>
        <w:t>: Plantilla RF-AW12 "Consultar gráficas"</w:t>
      </w:r>
      <w:bookmarkEnd w:id="71"/>
    </w:p>
    <w:p w14:paraId="0D894C9F" w14:textId="77777777" w:rsidR="007B41D2" w:rsidRDefault="007B41D2">
      <w:r>
        <w:br w:type="page"/>
      </w:r>
    </w:p>
    <w:p w14:paraId="674D2F60" w14:textId="77777777" w:rsidR="007B41D2" w:rsidRDefault="00A90A9A" w:rsidP="007B41D2">
      <w:pPr>
        <w:pStyle w:val="Ttulo1"/>
      </w:pPr>
      <w:bookmarkStart w:id="72" w:name="_Toc442285848"/>
      <w:r>
        <w:lastRenderedPageBreak/>
        <w:t>E</w:t>
      </w:r>
      <w:r w:rsidR="007B41D2">
        <w:t>specificación de diseño</w:t>
      </w:r>
      <w:bookmarkEnd w:id="72"/>
    </w:p>
    <w:p w14:paraId="21130238" w14:textId="7CF6DA68" w:rsidR="008177FC" w:rsidRPr="008177FC" w:rsidRDefault="008177FC" w:rsidP="008177FC">
      <w:pPr>
        <w:pStyle w:val="Cuerpo"/>
      </w:pPr>
      <w:r>
        <w:t>A lo largo de este apartado, se describirá el diseño de la aplicación. Se dividirá en diferentes apartados en los que se analizarán aspectos relacionados con la base de datos, diagrama</w:t>
      </w:r>
      <w:r w:rsidR="00457049">
        <w:t>s y diseños.</w:t>
      </w:r>
    </w:p>
    <w:p w14:paraId="171F57E2" w14:textId="77777777" w:rsidR="007B41D2" w:rsidRDefault="00B71179" w:rsidP="007B41D2">
      <w:pPr>
        <w:pStyle w:val="Ttulo2"/>
      </w:pPr>
      <w:bookmarkStart w:id="73" w:name="_Toc442285849"/>
      <w:r>
        <w:t>Diseño de datos</w:t>
      </w:r>
      <w:bookmarkEnd w:id="73"/>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bookmarkStart w:id="74" w:name="_Toc442285850"/>
      <w:r>
        <w:t>Base de datos</w:t>
      </w:r>
      <w:bookmarkEnd w:id="74"/>
    </w:p>
    <w:p w14:paraId="6F63E846" w14:textId="77777777" w:rsidR="00B71179" w:rsidRDefault="00B71179" w:rsidP="00B71179">
      <w:pPr>
        <w:pStyle w:val="Ttulo4"/>
      </w:pPr>
      <w:r>
        <w:t>Modelo relacional</w:t>
      </w:r>
    </w:p>
    <w:p w14:paraId="315414FA" w14:textId="77777777" w:rsidR="00E9435A" w:rsidRPr="00E9435A" w:rsidRDefault="00E9435A" w:rsidP="00E9435A"/>
    <w:p w14:paraId="5C11A952" w14:textId="77777777" w:rsidR="00457049" w:rsidRDefault="00157CF3" w:rsidP="00457049">
      <w:pPr>
        <w:keepNext/>
        <w:jc w:val="center"/>
      </w:pPr>
      <w:r w:rsidRPr="00157CF3">
        <w:rPr>
          <w:noProof/>
          <w:lang w:eastAsia="es-ES"/>
        </w:rPr>
        <w:drawing>
          <wp:inline distT="0" distB="0" distL="0" distR="0" wp14:anchorId="042DA9C2" wp14:editId="3E914EBB">
            <wp:extent cx="4020591" cy="2644688"/>
            <wp:effectExtent l="0" t="0" r="0" b="3810"/>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36257" cy="2654993"/>
                    </a:xfrm>
                    <a:prstGeom prst="rect">
                      <a:avLst/>
                    </a:prstGeom>
                    <a:noFill/>
                    <a:ln>
                      <a:noFill/>
                    </a:ln>
                  </pic:spPr>
                </pic:pic>
              </a:graphicData>
            </a:graphic>
          </wp:inline>
        </w:drawing>
      </w:r>
    </w:p>
    <w:p w14:paraId="66D2B752" w14:textId="39BE6E94" w:rsidR="00B71179" w:rsidRDefault="00457049" w:rsidP="00457049">
      <w:pPr>
        <w:pStyle w:val="Epgrafe"/>
        <w:jc w:val="center"/>
      </w:pPr>
      <w:bookmarkStart w:id="75" w:name="_Toc442285921"/>
      <w:r>
        <w:t xml:space="preserve">Ilustración </w:t>
      </w:r>
      <w:fldSimple w:instr=" SEQ Ilustración \* ARABIC ">
        <w:r w:rsidR="00D663C6">
          <w:rPr>
            <w:noProof/>
          </w:rPr>
          <w:t>26</w:t>
        </w:r>
      </w:fldSimple>
      <w:r>
        <w:t>: Modelo relacional</w:t>
      </w:r>
      <w:bookmarkEnd w:id="75"/>
    </w:p>
    <w:p w14:paraId="3CCFA23A" w14:textId="77777777" w:rsidR="00380B7E" w:rsidRDefault="00380B7E" w:rsidP="00B71179"/>
    <w:p w14:paraId="40BEDE15" w14:textId="755AA05F" w:rsidR="00E55FDE" w:rsidRDefault="00E55FDE" w:rsidP="00B71179">
      <w:r>
        <w:br w:type="page"/>
      </w:r>
    </w:p>
    <w:p w14:paraId="048F51F5" w14:textId="77777777" w:rsidR="00380B7E" w:rsidRDefault="00380B7E" w:rsidP="00380B7E">
      <w:pPr>
        <w:pStyle w:val="Ttulo4"/>
      </w:pPr>
      <w:r>
        <w:lastRenderedPageBreak/>
        <w:t>Diccionario de datos</w:t>
      </w:r>
    </w:p>
    <w:p w14:paraId="0947D10A" w14:textId="2F9B0679" w:rsidR="00380B7E" w:rsidRDefault="00E9435A" w:rsidP="00380B7E">
      <w:r>
        <w:t>I</w:t>
      </w:r>
      <w:r w:rsidR="00380B7E">
        <w:t>nformación referente a las tablas de la base de datos utilizadas en la aplicación.</w:t>
      </w:r>
    </w:p>
    <w:p w14:paraId="232B267B" w14:textId="3B26DDFC" w:rsidR="00380B7E" w:rsidRDefault="00380B7E" w:rsidP="00711285">
      <w:pPr>
        <w:pStyle w:val="Prrafodelista"/>
        <w:numPr>
          <w:ilvl w:val="0"/>
          <w:numId w:val="14"/>
        </w:numPr>
      </w:pPr>
      <w:r w:rsidRPr="00777B95">
        <w:rPr>
          <w:b/>
        </w:rPr>
        <w:t>profesores</w:t>
      </w:r>
      <w:r>
        <w:t xml:space="preserve">: </w:t>
      </w:r>
      <w:r w:rsidR="00E9435A">
        <w:t>I</w:t>
      </w:r>
      <w:r>
        <w:t>nformación referente a los datos de cada uno de los profesores.</w:t>
      </w:r>
    </w:p>
    <w:tbl>
      <w:tblPr>
        <w:tblW w:w="6303"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52"/>
        <w:gridCol w:w="1900"/>
        <w:gridCol w:w="3051"/>
      </w:tblGrid>
      <w:tr w:rsidR="00380B7E" w14:paraId="155C4BED" w14:textId="77777777" w:rsidTr="007D0CE7">
        <w:trPr>
          <w:cantSplit/>
          <w:trHeight w:val="298"/>
        </w:trPr>
        <w:tc>
          <w:tcPr>
            <w:tcW w:w="1367" w:type="dxa"/>
            <w:shd w:val="clear" w:color="auto" w:fill="E7E6E6" w:themeFill="background2"/>
            <w:vAlign w:val="center"/>
          </w:tcPr>
          <w:p w14:paraId="496FF8DA" w14:textId="77777777" w:rsidR="00380B7E" w:rsidRPr="003C776D" w:rsidRDefault="00380B7E" w:rsidP="00E9435A">
            <w:pPr>
              <w:spacing w:after="120"/>
              <w:jc w:val="center"/>
              <w:rPr>
                <w:b/>
              </w:rPr>
            </w:pPr>
            <w:r>
              <w:rPr>
                <w:b/>
              </w:rPr>
              <w:t>Atributo</w:t>
            </w:r>
          </w:p>
        </w:tc>
        <w:tc>
          <w:tcPr>
            <w:tcW w:w="1699" w:type="dxa"/>
            <w:shd w:val="clear" w:color="auto" w:fill="E7E6E6" w:themeFill="background2"/>
          </w:tcPr>
          <w:p w14:paraId="67AA9790" w14:textId="77777777" w:rsidR="00380B7E" w:rsidRDefault="00380B7E" w:rsidP="00E9435A">
            <w:pPr>
              <w:spacing w:after="120"/>
              <w:jc w:val="center"/>
              <w:rPr>
                <w:b/>
              </w:rPr>
            </w:pPr>
            <w:r>
              <w:rPr>
                <w:b/>
              </w:rPr>
              <w:t>Tipo</w:t>
            </w:r>
          </w:p>
        </w:tc>
        <w:tc>
          <w:tcPr>
            <w:tcW w:w="3237" w:type="dxa"/>
            <w:shd w:val="clear" w:color="auto" w:fill="E7E6E6" w:themeFill="background2"/>
          </w:tcPr>
          <w:p w14:paraId="16855D63" w14:textId="77777777" w:rsidR="00380B7E" w:rsidRPr="00060070" w:rsidRDefault="00380B7E" w:rsidP="00E9435A">
            <w:pPr>
              <w:spacing w:after="120"/>
              <w:jc w:val="center"/>
              <w:rPr>
                <w:b/>
              </w:rPr>
            </w:pPr>
            <w:r>
              <w:rPr>
                <w:b/>
              </w:rPr>
              <w:t>Descripción</w:t>
            </w:r>
          </w:p>
        </w:tc>
      </w:tr>
      <w:tr w:rsidR="00380B7E" w14:paraId="13D5E2DA" w14:textId="77777777" w:rsidTr="007D0CE7">
        <w:trPr>
          <w:cantSplit/>
          <w:trHeight w:val="298"/>
        </w:trPr>
        <w:tc>
          <w:tcPr>
            <w:tcW w:w="1367" w:type="dxa"/>
            <w:shd w:val="clear" w:color="auto" w:fill="auto"/>
            <w:vAlign w:val="center"/>
          </w:tcPr>
          <w:p w14:paraId="10D975FA" w14:textId="77777777" w:rsidR="00380B7E" w:rsidRPr="00777B95" w:rsidRDefault="00380B7E" w:rsidP="00E9435A">
            <w:pPr>
              <w:spacing w:after="120"/>
              <w:jc w:val="center"/>
            </w:pPr>
            <w:r>
              <w:t>id</w:t>
            </w:r>
          </w:p>
        </w:tc>
        <w:tc>
          <w:tcPr>
            <w:tcW w:w="1699" w:type="dxa"/>
          </w:tcPr>
          <w:p w14:paraId="018FB81D" w14:textId="77777777" w:rsidR="00380B7E" w:rsidRDefault="00380B7E" w:rsidP="00E9435A">
            <w:pPr>
              <w:spacing w:after="120"/>
              <w:jc w:val="center"/>
            </w:pPr>
            <w:r>
              <w:t>INT (AUTO_INCREMENT)</w:t>
            </w:r>
          </w:p>
        </w:tc>
        <w:tc>
          <w:tcPr>
            <w:tcW w:w="3237" w:type="dxa"/>
            <w:shd w:val="clear" w:color="auto" w:fill="auto"/>
          </w:tcPr>
          <w:p w14:paraId="0196DE2C" w14:textId="77777777" w:rsidR="00380B7E" w:rsidRDefault="00380B7E" w:rsidP="00E9435A">
            <w:pPr>
              <w:spacing w:after="120"/>
              <w:jc w:val="center"/>
            </w:pPr>
            <w:r>
              <w:t>Código que identifica al profesor de forma única.</w:t>
            </w:r>
          </w:p>
        </w:tc>
      </w:tr>
      <w:tr w:rsidR="00380B7E" w14:paraId="4F31F7BC" w14:textId="77777777" w:rsidTr="007D0CE7">
        <w:trPr>
          <w:cantSplit/>
          <w:trHeight w:val="298"/>
        </w:trPr>
        <w:tc>
          <w:tcPr>
            <w:tcW w:w="1367" w:type="dxa"/>
            <w:shd w:val="clear" w:color="auto" w:fill="auto"/>
            <w:vAlign w:val="center"/>
          </w:tcPr>
          <w:p w14:paraId="0F6C9243" w14:textId="77777777" w:rsidR="00380B7E" w:rsidRDefault="00380B7E" w:rsidP="00E9435A">
            <w:pPr>
              <w:spacing w:after="120"/>
              <w:jc w:val="center"/>
            </w:pPr>
            <w:r>
              <w:t>nombre</w:t>
            </w:r>
          </w:p>
        </w:tc>
        <w:tc>
          <w:tcPr>
            <w:tcW w:w="1699" w:type="dxa"/>
          </w:tcPr>
          <w:p w14:paraId="5333BCFD" w14:textId="77777777" w:rsidR="00380B7E" w:rsidRDefault="00380B7E" w:rsidP="00E9435A">
            <w:pPr>
              <w:spacing w:after="120"/>
              <w:jc w:val="center"/>
            </w:pPr>
            <w:r>
              <w:t>VARCHAR</w:t>
            </w:r>
          </w:p>
        </w:tc>
        <w:tc>
          <w:tcPr>
            <w:tcW w:w="3237" w:type="dxa"/>
            <w:shd w:val="clear" w:color="auto" w:fill="auto"/>
          </w:tcPr>
          <w:p w14:paraId="02E6114A" w14:textId="77777777" w:rsidR="00380B7E" w:rsidRDefault="00380B7E" w:rsidP="00E9435A">
            <w:pPr>
              <w:spacing w:after="120"/>
              <w:jc w:val="center"/>
            </w:pPr>
            <w:r>
              <w:t>Nombre del profesor.</w:t>
            </w:r>
          </w:p>
        </w:tc>
      </w:tr>
      <w:tr w:rsidR="00380B7E" w14:paraId="7BBA7615" w14:textId="77777777" w:rsidTr="007D0CE7">
        <w:trPr>
          <w:cantSplit/>
          <w:trHeight w:val="298"/>
        </w:trPr>
        <w:tc>
          <w:tcPr>
            <w:tcW w:w="1367" w:type="dxa"/>
            <w:shd w:val="clear" w:color="auto" w:fill="auto"/>
            <w:vAlign w:val="center"/>
          </w:tcPr>
          <w:p w14:paraId="4AF9B573" w14:textId="77777777" w:rsidR="00380B7E" w:rsidRDefault="00380B7E" w:rsidP="00E9435A">
            <w:pPr>
              <w:spacing w:after="120"/>
              <w:jc w:val="center"/>
            </w:pPr>
            <w:r>
              <w:t>apellidos</w:t>
            </w:r>
          </w:p>
        </w:tc>
        <w:tc>
          <w:tcPr>
            <w:tcW w:w="1699" w:type="dxa"/>
          </w:tcPr>
          <w:p w14:paraId="68B2D890" w14:textId="77777777" w:rsidR="00380B7E" w:rsidRDefault="00380B7E" w:rsidP="00E9435A">
            <w:pPr>
              <w:spacing w:after="120"/>
              <w:jc w:val="center"/>
            </w:pPr>
            <w:r>
              <w:t>VARCHAR</w:t>
            </w:r>
          </w:p>
        </w:tc>
        <w:tc>
          <w:tcPr>
            <w:tcW w:w="3237" w:type="dxa"/>
            <w:shd w:val="clear" w:color="auto" w:fill="auto"/>
          </w:tcPr>
          <w:p w14:paraId="302AF9B6" w14:textId="77777777" w:rsidR="00380B7E" w:rsidRDefault="00380B7E" w:rsidP="00E9435A">
            <w:pPr>
              <w:spacing w:after="120"/>
              <w:jc w:val="center"/>
            </w:pPr>
            <w:r>
              <w:t>Apellidos del profesor.</w:t>
            </w:r>
          </w:p>
        </w:tc>
      </w:tr>
      <w:tr w:rsidR="00380B7E" w14:paraId="7868B578" w14:textId="77777777" w:rsidTr="007D0CE7">
        <w:trPr>
          <w:cantSplit/>
          <w:trHeight w:val="476"/>
        </w:trPr>
        <w:tc>
          <w:tcPr>
            <w:tcW w:w="1367" w:type="dxa"/>
            <w:shd w:val="clear" w:color="auto" w:fill="auto"/>
            <w:vAlign w:val="center"/>
          </w:tcPr>
          <w:p w14:paraId="3B5101F5" w14:textId="77777777" w:rsidR="00380B7E" w:rsidRDefault="00380B7E" w:rsidP="00E9435A">
            <w:pPr>
              <w:spacing w:after="120"/>
              <w:jc w:val="center"/>
            </w:pPr>
            <w:proofErr w:type="spellStart"/>
            <w:r>
              <w:t>consumer_key</w:t>
            </w:r>
            <w:proofErr w:type="spellEnd"/>
          </w:p>
        </w:tc>
        <w:tc>
          <w:tcPr>
            <w:tcW w:w="1699" w:type="dxa"/>
          </w:tcPr>
          <w:p w14:paraId="2DC4F76F" w14:textId="77777777" w:rsidR="00380B7E" w:rsidRDefault="00380B7E" w:rsidP="00E9435A">
            <w:pPr>
              <w:spacing w:after="120"/>
              <w:jc w:val="center"/>
            </w:pPr>
            <w:r>
              <w:t>VARCHAR</w:t>
            </w:r>
          </w:p>
        </w:tc>
        <w:tc>
          <w:tcPr>
            <w:tcW w:w="3237" w:type="dxa"/>
            <w:shd w:val="clear" w:color="auto" w:fill="auto"/>
          </w:tcPr>
          <w:p w14:paraId="78553895" w14:textId="77777777" w:rsidR="00380B7E" w:rsidRDefault="00380B7E" w:rsidP="00E9435A">
            <w:pPr>
              <w:spacing w:after="120"/>
              <w:jc w:val="center"/>
            </w:pPr>
            <w:r>
              <w:t>Parámetro LTI que va a introducirse al crear la tarea de tipo externa en Moodle.</w:t>
            </w:r>
          </w:p>
        </w:tc>
      </w:tr>
      <w:tr w:rsidR="00380B7E" w14:paraId="52789034" w14:textId="77777777" w:rsidTr="007D0CE7">
        <w:trPr>
          <w:cantSplit/>
          <w:trHeight w:val="485"/>
        </w:trPr>
        <w:tc>
          <w:tcPr>
            <w:tcW w:w="1367" w:type="dxa"/>
            <w:shd w:val="clear" w:color="auto" w:fill="auto"/>
            <w:vAlign w:val="center"/>
          </w:tcPr>
          <w:p w14:paraId="6406BAD9" w14:textId="77777777" w:rsidR="00380B7E" w:rsidRDefault="00380B7E" w:rsidP="00E9435A">
            <w:pPr>
              <w:spacing w:after="120"/>
              <w:jc w:val="center"/>
            </w:pPr>
            <w:proofErr w:type="spellStart"/>
            <w:r>
              <w:t>secret</w:t>
            </w:r>
            <w:proofErr w:type="spellEnd"/>
          </w:p>
        </w:tc>
        <w:tc>
          <w:tcPr>
            <w:tcW w:w="1699" w:type="dxa"/>
          </w:tcPr>
          <w:p w14:paraId="713AF337" w14:textId="77777777" w:rsidR="00380B7E" w:rsidRDefault="00380B7E" w:rsidP="00E9435A">
            <w:pPr>
              <w:spacing w:after="120"/>
              <w:jc w:val="center"/>
            </w:pPr>
            <w:r>
              <w:t>VARCHAR</w:t>
            </w:r>
          </w:p>
        </w:tc>
        <w:tc>
          <w:tcPr>
            <w:tcW w:w="3237" w:type="dxa"/>
            <w:shd w:val="clear" w:color="auto" w:fill="auto"/>
          </w:tcPr>
          <w:p w14:paraId="7D9183C1" w14:textId="77777777" w:rsidR="00380B7E" w:rsidRDefault="00380B7E" w:rsidP="00E9435A">
            <w:pPr>
              <w:spacing w:after="120"/>
              <w:jc w:val="center"/>
            </w:pPr>
            <w:r>
              <w:t>Parámetro LTI que va a introducirse al crear la tarea de tipo externa en Moodle.</w:t>
            </w:r>
          </w:p>
        </w:tc>
      </w:tr>
      <w:tr w:rsidR="00380B7E" w14:paraId="138FDE3E" w14:textId="77777777" w:rsidTr="007D0CE7">
        <w:trPr>
          <w:cantSplit/>
          <w:trHeight w:val="485"/>
        </w:trPr>
        <w:tc>
          <w:tcPr>
            <w:tcW w:w="1367" w:type="dxa"/>
            <w:shd w:val="clear" w:color="auto" w:fill="auto"/>
            <w:vAlign w:val="center"/>
          </w:tcPr>
          <w:p w14:paraId="7640F5ED" w14:textId="77777777" w:rsidR="00380B7E" w:rsidRDefault="00380B7E" w:rsidP="00E9435A">
            <w:pPr>
              <w:spacing w:after="120"/>
              <w:jc w:val="center"/>
            </w:pPr>
            <w:r>
              <w:t>correo</w:t>
            </w:r>
          </w:p>
        </w:tc>
        <w:tc>
          <w:tcPr>
            <w:tcW w:w="1699" w:type="dxa"/>
          </w:tcPr>
          <w:p w14:paraId="3527798A" w14:textId="77777777" w:rsidR="00380B7E" w:rsidRDefault="00380B7E" w:rsidP="00E9435A">
            <w:pPr>
              <w:spacing w:after="120"/>
              <w:jc w:val="center"/>
            </w:pPr>
            <w:r>
              <w:t>VARCHAR</w:t>
            </w:r>
          </w:p>
        </w:tc>
        <w:tc>
          <w:tcPr>
            <w:tcW w:w="3237" w:type="dxa"/>
            <w:shd w:val="clear" w:color="auto" w:fill="auto"/>
          </w:tcPr>
          <w:p w14:paraId="466E6119" w14:textId="77777777" w:rsidR="00380B7E" w:rsidRDefault="00380B7E" w:rsidP="00E9435A">
            <w:pPr>
              <w:keepNext/>
              <w:spacing w:after="120"/>
              <w:jc w:val="center"/>
            </w:pPr>
            <w:r>
              <w:t>Correo electrónico del profesor, se corresponde con el de Moodle.</w:t>
            </w:r>
          </w:p>
        </w:tc>
      </w:tr>
    </w:tbl>
    <w:p w14:paraId="114DA20E" w14:textId="07B47891" w:rsidR="00380B7E" w:rsidRDefault="00457049" w:rsidP="00457049">
      <w:pPr>
        <w:pStyle w:val="Epgrafe"/>
        <w:jc w:val="center"/>
      </w:pPr>
      <w:bookmarkStart w:id="76" w:name="_Toc442285995"/>
      <w:r>
        <w:t xml:space="preserve">Tabla </w:t>
      </w:r>
      <w:fldSimple w:instr=" SEQ Tabla \* ARABIC ">
        <w:r w:rsidR="00772C34">
          <w:rPr>
            <w:noProof/>
          </w:rPr>
          <w:t>18</w:t>
        </w:r>
      </w:fldSimple>
      <w:r>
        <w:t>: Tabla profesores</w:t>
      </w:r>
      <w:bookmarkEnd w:id="76"/>
    </w:p>
    <w:p w14:paraId="66B78FB7" w14:textId="5BDBF858" w:rsidR="00380B7E" w:rsidRDefault="00380B7E" w:rsidP="00E55FD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 </w:t>
      </w:r>
      <w:r w:rsidR="00E55FDE">
        <w:t>id.</w:t>
      </w:r>
    </w:p>
    <w:p w14:paraId="2B114A54" w14:textId="46ABD7B5" w:rsidR="00380B7E" w:rsidRDefault="00380B7E" w:rsidP="00711285">
      <w:pPr>
        <w:pStyle w:val="Prrafodelista"/>
        <w:numPr>
          <w:ilvl w:val="0"/>
          <w:numId w:val="14"/>
        </w:numPr>
      </w:pPr>
      <w:r w:rsidRPr="00BF1A02">
        <w:rPr>
          <w:b/>
        </w:rPr>
        <w:t>alumnos</w:t>
      </w:r>
      <w:r>
        <w:t xml:space="preserve">: Contiene la información referente a </w:t>
      </w:r>
      <w:r w:rsidR="00C16D6F">
        <w:t xml:space="preserve">los alumnos que han accedido a la aplicación </w:t>
      </w:r>
      <w:r>
        <w:t>web.</w:t>
      </w:r>
    </w:p>
    <w:tbl>
      <w:tblPr>
        <w:tblW w:w="627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72"/>
        <w:gridCol w:w="1021"/>
        <w:gridCol w:w="3877"/>
      </w:tblGrid>
      <w:tr w:rsidR="00380B7E" w14:paraId="1B531168" w14:textId="77777777" w:rsidTr="007D0CE7">
        <w:trPr>
          <w:cantSplit/>
          <w:trHeight w:val="277"/>
        </w:trPr>
        <w:tc>
          <w:tcPr>
            <w:tcW w:w="1394" w:type="dxa"/>
            <w:shd w:val="clear" w:color="auto" w:fill="E7E6E6" w:themeFill="background2"/>
            <w:vAlign w:val="center"/>
          </w:tcPr>
          <w:p w14:paraId="515D531A" w14:textId="77777777" w:rsidR="00380B7E" w:rsidRPr="003C776D" w:rsidRDefault="00380B7E" w:rsidP="00E9435A">
            <w:pPr>
              <w:spacing w:after="120"/>
              <w:jc w:val="center"/>
              <w:rPr>
                <w:b/>
              </w:rPr>
            </w:pPr>
            <w:r>
              <w:rPr>
                <w:b/>
              </w:rPr>
              <w:t>Atributo</w:t>
            </w:r>
          </w:p>
        </w:tc>
        <w:tc>
          <w:tcPr>
            <w:tcW w:w="891" w:type="dxa"/>
            <w:shd w:val="clear" w:color="auto" w:fill="E7E6E6" w:themeFill="background2"/>
          </w:tcPr>
          <w:p w14:paraId="0449FD71" w14:textId="77777777" w:rsidR="00380B7E" w:rsidRDefault="00380B7E" w:rsidP="00E9435A">
            <w:pPr>
              <w:spacing w:after="120"/>
              <w:jc w:val="center"/>
              <w:rPr>
                <w:b/>
              </w:rPr>
            </w:pPr>
            <w:r>
              <w:rPr>
                <w:b/>
              </w:rPr>
              <w:t>Tipo</w:t>
            </w:r>
          </w:p>
        </w:tc>
        <w:tc>
          <w:tcPr>
            <w:tcW w:w="3985" w:type="dxa"/>
            <w:shd w:val="clear" w:color="auto" w:fill="E7E6E6" w:themeFill="background2"/>
          </w:tcPr>
          <w:p w14:paraId="258C883B" w14:textId="77777777" w:rsidR="00380B7E" w:rsidRPr="00060070" w:rsidRDefault="00380B7E" w:rsidP="00E9435A">
            <w:pPr>
              <w:spacing w:after="120"/>
              <w:jc w:val="center"/>
              <w:rPr>
                <w:b/>
              </w:rPr>
            </w:pPr>
            <w:r>
              <w:rPr>
                <w:b/>
              </w:rPr>
              <w:t>Descripción</w:t>
            </w:r>
          </w:p>
        </w:tc>
      </w:tr>
      <w:tr w:rsidR="00380B7E" w14:paraId="021EC51B" w14:textId="77777777" w:rsidTr="007D0CE7">
        <w:trPr>
          <w:cantSplit/>
          <w:trHeight w:val="442"/>
        </w:trPr>
        <w:tc>
          <w:tcPr>
            <w:tcW w:w="1394" w:type="dxa"/>
            <w:shd w:val="clear" w:color="auto" w:fill="auto"/>
            <w:vAlign w:val="center"/>
          </w:tcPr>
          <w:p w14:paraId="5CCF91AE" w14:textId="77777777" w:rsidR="00380B7E" w:rsidRPr="00777B95" w:rsidRDefault="00380B7E" w:rsidP="00E9435A">
            <w:pPr>
              <w:spacing w:after="120"/>
              <w:jc w:val="center"/>
            </w:pPr>
            <w:r>
              <w:t>id</w:t>
            </w:r>
          </w:p>
        </w:tc>
        <w:tc>
          <w:tcPr>
            <w:tcW w:w="891" w:type="dxa"/>
          </w:tcPr>
          <w:p w14:paraId="2214A451" w14:textId="77777777" w:rsidR="00380B7E" w:rsidRDefault="00380B7E" w:rsidP="00E9435A">
            <w:pPr>
              <w:spacing w:after="120"/>
              <w:jc w:val="center"/>
            </w:pPr>
            <w:r>
              <w:t>INT</w:t>
            </w:r>
          </w:p>
        </w:tc>
        <w:tc>
          <w:tcPr>
            <w:tcW w:w="3985" w:type="dxa"/>
            <w:shd w:val="clear" w:color="auto" w:fill="auto"/>
          </w:tcPr>
          <w:p w14:paraId="0CF084AE" w14:textId="77777777" w:rsidR="00380B7E" w:rsidRDefault="00380B7E" w:rsidP="00E9435A">
            <w:pPr>
              <w:spacing w:after="120"/>
              <w:jc w:val="center"/>
            </w:pPr>
            <w:r>
              <w:t>Código que identifica al alumno de forma única, se corresponde con el de Moodle.</w:t>
            </w:r>
          </w:p>
        </w:tc>
      </w:tr>
      <w:tr w:rsidR="00380B7E" w14:paraId="0351D0D9" w14:textId="77777777" w:rsidTr="007D0CE7">
        <w:trPr>
          <w:cantSplit/>
          <w:trHeight w:val="277"/>
        </w:trPr>
        <w:tc>
          <w:tcPr>
            <w:tcW w:w="1394" w:type="dxa"/>
            <w:shd w:val="clear" w:color="auto" w:fill="auto"/>
            <w:vAlign w:val="center"/>
          </w:tcPr>
          <w:p w14:paraId="717C51A1" w14:textId="77777777" w:rsidR="00380B7E" w:rsidRDefault="00380B7E" w:rsidP="00E9435A">
            <w:pPr>
              <w:spacing w:after="120"/>
              <w:jc w:val="center"/>
            </w:pPr>
            <w:proofErr w:type="spellStart"/>
            <w:r>
              <w:t>curso_id</w:t>
            </w:r>
            <w:proofErr w:type="spellEnd"/>
          </w:p>
        </w:tc>
        <w:tc>
          <w:tcPr>
            <w:tcW w:w="891" w:type="dxa"/>
          </w:tcPr>
          <w:p w14:paraId="49548FDE" w14:textId="77777777" w:rsidR="00380B7E" w:rsidRDefault="00380B7E" w:rsidP="00E9435A">
            <w:pPr>
              <w:spacing w:after="120"/>
              <w:jc w:val="center"/>
            </w:pPr>
            <w:r>
              <w:t>INT</w:t>
            </w:r>
          </w:p>
        </w:tc>
        <w:tc>
          <w:tcPr>
            <w:tcW w:w="3985" w:type="dxa"/>
            <w:shd w:val="clear" w:color="auto" w:fill="auto"/>
          </w:tcPr>
          <w:p w14:paraId="4C20044D" w14:textId="77777777" w:rsidR="00380B7E" w:rsidRDefault="00380B7E" w:rsidP="00E9435A">
            <w:pPr>
              <w:spacing w:after="120"/>
              <w:jc w:val="center"/>
            </w:pPr>
            <w:r>
              <w:t>Código que identifica al curso en el que se encuentra creada la tarea.</w:t>
            </w:r>
          </w:p>
        </w:tc>
      </w:tr>
      <w:tr w:rsidR="00380B7E" w14:paraId="41014A5D" w14:textId="77777777" w:rsidTr="007D0CE7">
        <w:trPr>
          <w:cantSplit/>
          <w:trHeight w:val="277"/>
        </w:trPr>
        <w:tc>
          <w:tcPr>
            <w:tcW w:w="1394" w:type="dxa"/>
            <w:shd w:val="clear" w:color="auto" w:fill="auto"/>
            <w:vAlign w:val="center"/>
          </w:tcPr>
          <w:p w14:paraId="74C5C442" w14:textId="77777777" w:rsidR="00380B7E" w:rsidRDefault="00380B7E" w:rsidP="00E9435A">
            <w:pPr>
              <w:spacing w:after="120"/>
              <w:jc w:val="center"/>
            </w:pPr>
            <w:r>
              <w:t>nombre</w:t>
            </w:r>
          </w:p>
        </w:tc>
        <w:tc>
          <w:tcPr>
            <w:tcW w:w="891" w:type="dxa"/>
          </w:tcPr>
          <w:p w14:paraId="6207175B" w14:textId="77777777" w:rsidR="00380B7E" w:rsidRDefault="00380B7E" w:rsidP="00E9435A">
            <w:pPr>
              <w:spacing w:after="120"/>
              <w:jc w:val="center"/>
            </w:pPr>
            <w:r>
              <w:t>VARCHAR</w:t>
            </w:r>
          </w:p>
        </w:tc>
        <w:tc>
          <w:tcPr>
            <w:tcW w:w="3985" w:type="dxa"/>
            <w:shd w:val="clear" w:color="auto" w:fill="auto"/>
          </w:tcPr>
          <w:p w14:paraId="4517E6E2" w14:textId="77777777" w:rsidR="00380B7E" w:rsidRDefault="00380B7E" w:rsidP="00E9435A">
            <w:pPr>
              <w:spacing w:after="120"/>
              <w:jc w:val="center"/>
            </w:pPr>
            <w:r>
              <w:t>Nombre del alumno, se corresponde con el de Moodle.</w:t>
            </w:r>
          </w:p>
        </w:tc>
      </w:tr>
      <w:tr w:rsidR="00380B7E" w14:paraId="0B34023A" w14:textId="77777777" w:rsidTr="007D0CE7">
        <w:trPr>
          <w:cantSplit/>
          <w:trHeight w:val="277"/>
        </w:trPr>
        <w:tc>
          <w:tcPr>
            <w:tcW w:w="1394" w:type="dxa"/>
            <w:shd w:val="clear" w:color="auto" w:fill="auto"/>
            <w:vAlign w:val="center"/>
          </w:tcPr>
          <w:p w14:paraId="698E9897" w14:textId="77777777" w:rsidR="00380B7E" w:rsidRDefault="00380B7E" w:rsidP="00E9435A">
            <w:pPr>
              <w:spacing w:after="120"/>
              <w:jc w:val="center"/>
            </w:pPr>
            <w:r>
              <w:t>apellidos</w:t>
            </w:r>
          </w:p>
        </w:tc>
        <w:tc>
          <w:tcPr>
            <w:tcW w:w="891" w:type="dxa"/>
          </w:tcPr>
          <w:p w14:paraId="1E80CBA6" w14:textId="77777777" w:rsidR="00380B7E" w:rsidRDefault="00380B7E" w:rsidP="00E9435A">
            <w:pPr>
              <w:spacing w:after="120"/>
              <w:jc w:val="center"/>
            </w:pPr>
            <w:r>
              <w:t>VARCHAR</w:t>
            </w:r>
          </w:p>
        </w:tc>
        <w:tc>
          <w:tcPr>
            <w:tcW w:w="3985" w:type="dxa"/>
            <w:shd w:val="clear" w:color="auto" w:fill="auto"/>
          </w:tcPr>
          <w:p w14:paraId="4E115D45" w14:textId="77777777" w:rsidR="00380B7E" w:rsidRDefault="00380B7E" w:rsidP="00E9435A">
            <w:pPr>
              <w:spacing w:after="120"/>
              <w:jc w:val="center"/>
            </w:pPr>
            <w:r>
              <w:t>Apellidos del alumno, se corresponde con el de Moodle.</w:t>
            </w:r>
          </w:p>
        </w:tc>
      </w:tr>
      <w:tr w:rsidR="00380B7E" w14:paraId="000D0F11" w14:textId="77777777" w:rsidTr="007D0CE7">
        <w:trPr>
          <w:cantSplit/>
          <w:trHeight w:val="286"/>
        </w:trPr>
        <w:tc>
          <w:tcPr>
            <w:tcW w:w="1394" w:type="dxa"/>
            <w:shd w:val="clear" w:color="auto" w:fill="auto"/>
            <w:vAlign w:val="center"/>
          </w:tcPr>
          <w:p w14:paraId="65461C99" w14:textId="77777777" w:rsidR="00380B7E" w:rsidRDefault="00380B7E" w:rsidP="00E9435A">
            <w:pPr>
              <w:spacing w:after="120"/>
              <w:jc w:val="center"/>
            </w:pPr>
            <w:r>
              <w:t>correo</w:t>
            </w:r>
          </w:p>
        </w:tc>
        <w:tc>
          <w:tcPr>
            <w:tcW w:w="891" w:type="dxa"/>
          </w:tcPr>
          <w:p w14:paraId="4DC3F5E5" w14:textId="77777777" w:rsidR="00380B7E" w:rsidRDefault="00380B7E" w:rsidP="00E9435A">
            <w:pPr>
              <w:spacing w:after="120"/>
              <w:jc w:val="center"/>
            </w:pPr>
            <w:r>
              <w:t>VARCHAR</w:t>
            </w:r>
          </w:p>
        </w:tc>
        <w:tc>
          <w:tcPr>
            <w:tcW w:w="3985" w:type="dxa"/>
            <w:shd w:val="clear" w:color="auto" w:fill="auto"/>
          </w:tcPr>
          <w:p w14:paraId="71BD23A3" w14:textId="77777777" w:rsidR="00380B7E" w:rsidRDefault="00380B7E" w:rsidP="00E9435A">
            <w:pPr>
              <w:keepNext/>
              <w:spacing w:after="120"/>
              <w:jc w:val="center"/>
            </w:pPr>
            <w:r>
              <w:t>Correo electrónico del alumno, se corresponde con el de Moodle.</w:t>
            </w:r>
          </w:p>
        </w:tc>
      </w:tr>
    </w:tbl>
    <w:p w14:paraId="1007B38E" w14:textId="0ADFC513" w:rsidR="00380B7E" w:rsidRDefault="00457049" w:rsidP="00457049">
      <w:pPr>
        <w:pStyle w:val="Epgrafe"/>
        <w:jc w:val="center"/>
        <w:rPr>
          <w:i w:val="0"/>
        </w:rPr>
      </w:pPr>
      <w:bookmarkStart w:id="77" w:name="_Toc442285996"/>
      <w:r>
        <w:t xml:space="preserve">Tabla </w:t>
      </w:r>
      <w:fldSimple w:instr=" SEQ Tabla \* ARABIC ">
        <w:r w:rsidR="00772C34">
          <w:rPr>
            <w:noProof/>
          </w:rPr>
          <w:t>19</w:t>
        </w:r>
      </w:fldSimple>
      <w:r>
        <w:t>: Tabla alumnos</w:t>
      </w:r>
      <w:bookmarkEnd w:id="77"/>
    </w:p>
    <w:p w14:paraId="61A792A2" w14:textId="73357288" w:rsidR="00380B7E" w:rsidRPr="007B41D2" w:rsidRDefault="00380B7E" w:rsidP="00FC3CF5">
      <w:pPr>
        <w:ind w:left="360"/>
      </w:pPr>
      <w:r w:rsidRPr="00A90A9A">
        <w:rPr>
          <w:i/>
        </w:rPr>
        <w:lastRenderedPageBreak/>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72AD3B9" w14:textId="77777777" w:rsidR="00380B7E" w:rsidRDefault="00380B7E" w:rsidP="00711285">
      <w:pPr>
        <w:pStyle w:val="Cuerpo"/>
        <w:numPr>
          <w:ilvl w:val="0"/>
          <w:numId w:val="14"/>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6477"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70"/>
        <w:gridCol w:w="1060"/>
        <w:gridCol w:w="3847"/>
      </w:tblGrid>
      <w:tr w:rsidR="00380B7E" w14:paraId="4BEF4692" w14:textId="77777777" w:rsidTr="007D0CE7">
        <w:trPr>
          <w:cantSplit/>
          <w:trHeight w:val="353"/>
        </w:trPr>
        <w:tc>
          <w:tcPr>
            <w:tcW w:w="1414"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804" w:type="dxa"/>
            <w:shd w:val="clear" w:color="auto" w:fill="E7E6E6" w:themeFill="background2"/>
          </w:tcPr>
          <w:p w14:paraId="0E0F817A" w14:textId="77777777" w:rsidR="00380B7E" w:rsidRDefault="00380B7E" w:rsidP="004B7E73">
            <w:pPr>
              <w:jc w:val="center"/>
              <w:rPr>
                <w:b/>
              </w:rPr>
            </w:pPr>
            <w:r>
              <w:rPr>
                <w:b/>
              </w:rPr>
              <w:t>Tipo</w:t>
            </w:r>
          </w:p>
        </w:tc>
        <w:tc>
          <w:tcPr>
            <w:tcW w:w="4259"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7D0CE7">
        <w:trPr>
          <w:cantSplit/>
          <w:trHeight w:val="563"/>
        </w:trPr>
        <w:tc>
          <w:tcPr>
            <w:tcW w:w="1414" w:type="dxa"/>
            <w:shd w:val="clear" w:color="auto" w:fill="auto"/>
            <w:vAlign w:val="center"/>
          </w:tcPr>
          <w:p w14:paraId="3573371E" w14:textId="77777777" w:rsidR="00380B7E" w:rsidRPr="00777B95" w:rsidRDefault="00380B7E" w:rsidP="004B7E73">
            <w:pPr>
              <w:jc w:val="center"/>
            </w:pPr>
            <w:r>
              <w:t>id</w:t>
            </w:r>
          </w:p>
        </w:tc>
        <w:tc>
          <w:tcPr>
            <w:tcW w:w="804" w:type="dxa"/>
          </w:tcPr>
          <w:p w14:paraId="201638D7" w14:textId="77777777" w:rsidR="00380B7E" w:rsidRDefault="00380B7E" w:rsidP="004B7E73">
            <w:pPr>
              <w:jc w:val="center"/>
            </w:pPr>
            <w:r>
              <w:t>INT</w:t>
            </w:r>
          </w:p>
        </w:tc>
        <w:tc>
          <w:tcPr>
            <w:tcW w:w="4259"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7D0CE7">
        <w:trPr>
          <w:cantSplit/>
          <w:trHeight w:val="353"/>
        </w:trPr>
        <w:tc>
          <w:tcPr>
            <w:tcW w:w="1414" w:type="dxa"/>
            <w:shd w:val="clear" w:color="auto" w:fill="auto"/>
            <w:vAlign w:val="center"/>
          </w:tcPr>
          <w:p w14:paraId="28CB0D80" w14:textId="77777777" w:rsidR="00380B7E" w:rsidRDefault="00380B7E" w:rsidP="00380B7E">
            <w:pPr>
              <w:jc w:val="center"/>
            </w:pPr>
            <w:proofErr w:type="spellStart"/>
            <w:r>
              <w:t>curso_id</w:t>
            </w:r>
            <w:proofErr w:type="spellEnd"/>
          </w:p>
        </w:tc>
        <w:tc>
          <w:tcPr>
            <w:tcW w:w="804" w:type="dxa"/>
          </w:tcPr>
          <w:p w14:paraId="10D1B188" w14:textId="77777777" w:rsidR="00380B7E" w:rsidRDefault="00380B7E" w:rsidP="00380B7E">
            <w:pPr>
              <w:jc w:val="center"/>
            </w:pPr>
            <w:r>
              <w:t>INT</w:t>
            </w:r>
          </w:p>
        </w:tc>
        <w:tc>
          <w:tcPr>
            <w:tcW w:w="4259"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7D0CE7">
        <w:trPr>
          <w:cantSplit/>
          <w:trHeight w:val="353"/>
        </w:trPr>
        <w:tc>
          <w:tcPr>
            <w:tcW w:w="1414" w:type="dxa"/>
            <w:shd w:val="clear" w:color="auto" w:fill="auto"/>
            <w:vAlign w:val="center"/>
          </w:tcPr>
          <w:p w14:paraId="4020DF84" w14:textId="77777777" w:rsidR="00380B7E" w:rsidRDefault="00380B7E" w:rsidP="00380B7E">
            <w:pPr>
              <w:jc w:val="center"/>
            </w:pPr>
            <w:proofErr w:type="spellStart"/>
            <w:r>
              <w:t>profesor_id</w:t>
            </w:r>
            <w:proofErr w:type="spellEnd"/>
          </w:p>
        </w:tc>
        <w:tc>
          <w:tcPr>
            <w:tcW w:w="804" w:type="dxa"/>
          </w:tcPr>
          <w:p w14:paraId="482BA4F1" w14:textId="77777777" w:rsidR="00380B7E" w:rsidRDefault="00380B7E" w:rsidP="00380B7E">
            <w:pPr>
              <w:jc w:val="center"/>
            </w:pPr>
            <w:r>
              <w:t>INT</w:t>
            </w:r>
          </w:p>
        </w:tc>
        <w:tc>
          <w:tcPr>
            <w:tcW w:w="4259"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7D0CE7">
        <w:trPr>
          <w:cantSplit/>
          <w:trHeight w:val="353"/>
        </w:trPr>
        <w:tc>
          <w:tcPr>
            <w:tcW w:w="1414" w:type="dxa"/>
            <w:shd w:val="clear" w:color="auto" w:fill="auto"/>
            <w:vAlign w:val="center"/>
          </w:tcPr>
          <w:p w14:paraId="35AFABF9" w14:textId="77777777" w:rsidR="00380B7E" w:rsidRDefault="00380B7E" w:rsidP="00380B7E">
            <w:pPr>
              <w:jc w:val="center"/>
            </w:pPr>
            <w:r>
              <w:t>nombre</w:t>
            </w:r>
          </w:p>
        </w:tc>
        <w:tc>
          <w:tcPr>
            <w:tcW w:w="804" w:type="dxa"/>
          </w:tcPr>
          <w:p w14:paraId="2F653451" w14:textId="77777777" w:rsidR="00380B7E" w:rsidRDefault="00380B7E" w:rsidP="00380B7E">
            <w:pPr>
              <w:jc w:val="center"/>
            </w:pPr>
            <w:r>
              <w:t>VARCHAR</w:t>
            </w:r>
          </w:p>
        </w:tc>
        <w:tc>
          <w:tcPr>
            <w:tcW w:w="4259"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7D0CE7">
        <w:trPr>
          <w:cantSplit/>
          <w:trHeight w:val="573"/>
        </w:trPr>
        <w:tc>
          <w:tcPr>
            <w:tcW w:w="1414" w:type="dxa"/>
            <w:shd w:val="clear" w:color="auto" w:fill="auto"/>
            <w:vAlign w:val="center"/>
          </w:tcPr>
          <w:p w14:paraId="4297514F" w14:textId="77777777" w:rsidR="00380B7E" w:rsidRDefault="00380B7E" w:rsidP="00380B7E">
            <w:pPr>
              <w:jc w:val="center"/>
            </w:pPr>
            <w:proofErr w:type="spellStart"/>
            <w:r>
              <w:t>num_max_intentos</w:t>
            </w:r>
            <w:proofErr w:type="spellEnd"/>
          </w:p>
        </w:tc>
        <w:tc>
          <w:tcPr>
            <w:tcW w:w="804" w:type="dxa"/>
          </w:tcPr>
          <w:p w14:paraId="42172A6D" w14:textId="77777777" w:rsidR="00380B7E" w:rsidRDefault="00380B7E" w:rsidP="00380B7E">
            <w:pPr>
              <w:jc w:val="center"/>
            </w:pPr>
            <w:r>
              <w:t>INT</w:t>
            </w:r>
          </w:p>
        </w:tc>
        <w:tc>
          <w:tcPr>
            <w:tcW w:w="4259"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7D0CE7">
        <w:trPr>
          <w:cantSplit/>
          <w:trHeight w:val="783"/>
        </w:trPr>
        <w:tc>
          <w:tcPr>
            <w:tcW w:w="1414" w:type="dxa"/>
            <w:shd w:val="clear" w:color="auto" w:fill="auto"/>
            <w:vAlign w:val="center"/>
          </w:tcPr>
          <w:p w14:paraId="37B8822C" w14:textId="77777777" w:rsidR="00380B7E" w:rsidRDefault="00380B7E" w:rsidP="00380B7E">
            <w:pPr>
              <w:jc w:val="center"/>
            </w:pPr>
            <w:r>
              <w:t>paquete</w:t>
            </w:r>
          </w:p>
        </w:tc>
        <w:tc>
          <w:tcPr>
            <w:tcW w:w="804" w:type="dxa"/>
          </w:tcPr>
          <w:p w14:paraId="3C66A5D4" w14:textId="77777777" w:rsidR="00380B7E" w:rsidRDefault="00380B7E" w:rsidP="00380B7E">
            <w:pPr>
              <w:jc w:val="center"/>
            </w:pPr>
            <w:r>
              <w:t>VARCHAR</w:t>
            </w:r>
          </w:p>
        </w:tc>
        <w:tc>
          <w:tcPr>
            <w:tcW w:w="4259"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7D0CE7">
        <w:trPr>
          <w:cantSplit/>
          <w:trHeight w:val="353"/>
        </w:trPr>
        <w:tc>
          <w:tcPr>
            <w:tcW w:w="1414" w:type="dxa"/>
            <w:shd w:val="clear" w:color="auto" w:fill="auto"/>
            <w:vAlign w:val="center"/>
          </w:tcPr>
          <w:p w14:paraId="357B5E80" w14:textId="77777777" w:rsidR="00EA325B" w:rsidRDefault="00EA325B" w:rsidP="00380B7E">
            <w:pPr>
              <w:jc w:val="center"/>
            </w:pPr>
            <w:r>
              <w:t>enunciado</w:t>
            </w:r>
          </w:p>
        </w:tc>
        <w:tc>
          <w:tcPr>
            <w:tcW w:w="804" w:type="dxa"/>
          </w:tcPr>
          <w:p w14:paraId="58E52D70" w14:textId="77777777" w:rsidR="00EA325B" w:rsidRDefault="00EA325B" w:rsidP="00380B7E">
            <w:pPr>
              <w:jc w:val="center"/>
            </w:pPr>
            <w:r>
              <w:t>TEXT</w:t>
            </w:r>
          </w:p>
        </w:tc>
        <w:tc>
          <w:tcPr>
            <w:tcW w:w="4259" w:type="dxa"/>
            <w:shd w:val="clear" w:color="auto" w:fill="auto"/>
          </w:tcPr>
          <w:p w14:paraId="6B0D12D4" w14:textId="77777777" w:rsidR="00EA325B" w:rsidRDefault="00EA325B" w:rsidP="00380B7E">
            <w:pPr>
              <w:jc w:val="center"/>
            </w:pPr>
            <w:r>
              <w:t>Enunciado de la tarea.</w:t>
            </w:r>
          </w:p>
        </w:tc>
      </w:tr>
      <w:tr w:rsidR="00380B7E" w14:paraId="23A7F6FC" w14:textId="77777777" w:rsidTr="007D0CE7">
        <w:trPr>
          <w:cantSplit/>
          <w:trHeight w:val="563"/>
        </w:trPr>
        <w:tc>
          <w:tcPr>
            <w:tcW w:w="1414" w:type="dxa"/>
            <w:shd w:val="clear" w:color="auto" w:fill="auto"/>
            <w:vAlign w:val="center"/>
          </w:tcPr>
          <w:p w14:paraId="3CFC58F1" w14:textId="77777777" w:rsidR="00380B7E" w:rsidRDefault="00380B7E" w:rsidP="00380B7E">
            <w:pPr>
              <w:jc w:val="center"/>
            </w:pPr>
            <w:proofErr w:type="spellStart"/>
            <w:r>
              <w:t>fecha_limite</w:t>
            </w:r>
            <w:proofErr w:type="spellEnd"/>
          </w:p>
        </w:tc>
        <w:tc>
          <w:tcPr>
            <w:tcW w:w="804" w:type="dxa"/>
          </w:tcPr>
          <w:p w14:paraId="37ECEC3E" w14:textId="77777777" w:rsidR="00380B7E" w:rsidRDefault="00380B7E" w:rsidP="00380B7E">
            <w:pPr>
              <w:jc w:val="center"/>
            </w:pPr>
            <w:r>
              <w:t>DATETIME</w:t>
            </w:r>
          </w:p>
        </w:tc>
        <w:tc>
          <w:tcPr>
            <w:tcW w:w="4259"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7D0CE7">
        <w:trPr>
          <w:cantSplit/>
          <w:trHeight w:val="364"/>
        </w:trPr>
        <w:tc>
          <w:tcPr>
            <w:tcW w:w="1414" w:type="dxa"/>
            <w:shd w:val="clear" w:color="auto" w:fill="auto"/>
            <w:vAlign w:val="center"/>
          </w:tcPr>
          <w:p w14:paraId="7DBAE009" w14:textId="77777777" w:rsidR="00380B7E" w:rsidRDefault="00380B7E" w:rsidP="00380B7E">
            <w:pPr>
              <w:jc w:val="center"/>
            </w:pPr>
            <w:proofErr w:type="spellStart"/>
            <w:r>
              <w:t>fecha_modificacion</w:t>
            </w:r>
            <w:proofErr w:type="spellEnd"/>
          </w:p>
        </w:tc>
        <w:tc>
          <w:tcPr>
            <w:tcW w:w="804" w:type="dxa"/>
          </w:tcPr>
          <w:p w14:paraId="0531A5D8" w14:textId="77777777" w:rsidR="00380B7E" w:rsidRDefault="00380B7E" w:rsidP="00380B7E">
            <w:pPr>
              <w:jc w:val="center"/>
            </w:pPr>
            <w:r>
              <w:t>DATETIME</w:t>
            </w:r>
          </w:p>
        </w:tc>
        <w:tc>
          <w:tcPr>
            <w:tcW w:w="4259" w:type="dxa"/>
            <w:shd w:val="clear" w:color="auto" w:fill="auto"/>
          </w:tcPr>
          <w:p w14:paraId="5CB40A96" w14:textId="77777777" w:rsidR="00380B7E" w:rsidRDefault="00380B7E" w:rsidP="00457049">
            <w:pPr>
              <w:keepNext/>
              <w:jc w:val="center"/>
            </w:pPr>
            <w:r>
              <w:t>Fecha de modificación de la tarea.</w:t>
            </w:r>
          </w:p>
        </w:tc>
      </w:tr>
    </w:tbl>
    <w:p w14:paraId="61F3B7BA" w14:textId="4B8F59A4" w:rsidR="00380B7E" w:rsidRPr="00DD2D73" w:rsidRDefault="00457049" w:rsidP="00457049">
      <w:pPr>
        <w:pStyle w:val="Epgrafe"/>
        <w:jc w:val="center"/>
        <w:rPr>
          <w:i w:val="0"/>
          <w:lang w:val="en-US"/>
          <w:rPrChange w:id="78" w:author="BRUNO BARUQUE ZANON" w:date="2016-02-03T19:35:00Z">
            <w:rPr>
              <w:i w:val="0"/>
            </w:rPr>
          </w:rPrChange>
        </w:rPr>
      </w:pPr>
      <w:bookmarkStart w:id="79" w:name="_Toc442285997"/>
      <w:proofErr w:type="spellStart"/>
      <w:r w:rsidRPr="00DD2D73">
        <w:rPr>
          <w:lang w:val="en-US"/>
          <w:rPrChange w:id="80" w:author="BRUNO BARUQUE ZANON" w:date="2016-02-03T19:35:00Z">
            <w:rPr/>
          </w:rPrChange>
        </w:rPr>
        <w:t>Tabla</w:t>
      </w:r>
      <w:proofErr w:type="spellEnd"/>
      <w:r w:rsidRPr="00DD2D73">
        <w:rPr>
          <w:lang w:val="en-US"/>
          <w:rPrChange w:id="81" w:author="BRUNO BARUQUE ZANON" w:date="2016-02-03T19:35:00Z">
            <w:rPr/>
          </w:rPrChange>
        </w:rPr>
        <w:t xml:space="preserve"> </w:t>
      </w:r>
      <w:r w:rsidR="00D438FE">
        <w:fldChar w:fldCharType="begin"/>
      </w:r>
      <w:r w:rsidR="00D438FE" w:rsidRPr="00DD2D73">
        <w:rPr>
          <w:lang w:val="en-US"/>
          <w:rPrChange w:id="82" w:author="BRUNO BARUQUE ZANON" w:date="2016-02-03T19:35:00Z">
            <w:rPr/>
          </w:rPrChange>
        </w:rPr>
        <w:instrText xml:space="preserve"> SEQ Tabla \* ARABIC </w:instrText>
      </w:r>
      <w:r w:rsidR="00D438FE">
        <w:fldChar w:fldCharType="separate"/>
      </w:r>
      <w:r w:rsidR="00772C34" w:rsidRPr="00DD2D73">
        <w:rPr>
          <w:noProof/>
          <w:lang w:val="en-US"/>
          <w:rPrChange w:id="83" w:author="BRUNO BARUQUE ZANON" w:date="2016-02-03T19:35:00Z">
            <w:rPr>
              <w:noProof/>
            </w:rPr>
          </w:rPrChange>
        </w:rPr>
        <w:t>20</w:t>
      </w:r>
      <w:r w:rsidR="00D438FE">
        <w:rPr>
          <w:noProof/>
        </w:rPr>
        <w:fldChar w:fldCharType="end"/>
      </w:r>
      <w:r w:rsidRPr="00DD2D73">
        <w:rPr>
          <w:lang w:val="en-US"/>
          <w:rPrChange w:id="84" w:author="BRUNO BARUQUE ZANON" w:date="2016-02-03T19:35:00Z">
            <w:rPr/>
          </w:rPrChange>
        </w:rPr>
        <w:t xml:space="preserve">: </w:t>
      </w:r>
      <w:proofErr w:type="spellStart"/>
      <w:r w:rsidRPr="00DD2D73">
        <w:rPr>
          <w:lang w:val="en-US"/>
          <w:rPrChange w:id="85" w:author="BRUNO BARUQUE ZANON" w:date="2016-02-03T19:35:00Z">
            <w:rPr/>
          </w:rPrChange>
        </w:rPr>
        <w:t>Tabla</w:t>
      </w:r>
      <w:proofErr w:type="spellEnd"/>
      <w:r w:rsidRPr="00DD2D73">
        <w:rPr>
          <w:lang w:val="en-US"/>
          <w:rPrChange w:id="86" w:author="BRUNO BARUQUE ZANON" w:date="2016-02-03T19:35:00Z">
            <w:rPr/>
          </w:rPrChange>
        </w:rPr>
        <w:t xml:space="preserve"> </w:t>
      </w:r>
      <w:proofErr w:type="spellStart"/>
      <w:r w:rsidRPr="00DD2D73">
        <w:rPr>
          <w:lang w:val="en-US"/>
          <w:rPrChange w:id="87" w:author="BRUNO BARUQUE ZANON" w:date="2016-02-03T19:35:00Z">
            <w:rPr/>
          </w:rPrChange>
        </w:rPr>
        <w:t>tareas</w:t>
      </w:r>
      <w:bookmarkEnd w:id="79"/>
      <w:proofErr w:type="spellEnd"/>
    </w:p>
    <w:p w14:paraId="5DDC4F02" w14:textId="77777777" w:rsidR="00380B7E" w:rsidRPr="00DD2D73" w:rsidRDefault="00380B7E" w:rsidP="00380B7E">
      <w:pPr>
        <w:ind w:left="360"/>
        <w:rPr>
          <w:lang w:val="en-US"/>
          <w:rPrChange w:id="88" w:author="BRUNO BARUQUE ZANON" w:date="2016-02-03T19:35:00Z">
            <w:rPr/>
          </w:rPrChange>
        </w:rPr>
      </w:pPr>
      <w:r w:rsidRPr="00DD2D73">
        <w:rPr>
          <w:i/>
          <w:lang w:val="en-US"/>
          <w:rPrChange w:id="89" w:author="BRUNO BARUQUE ZANON" w:date="2016-02-03T19:35:00Z">
            <w:rPr>
              <w:i/>
            </w:rPr>
          </w:rPrChange>
        </w:rPr>
        <w:t>* Primary key (PK):</w:t>
      </w:r>
      <w:r w:rsidRPr="00DD2D73">
        <w:rPr>
          <w:lang w:val="en-US"/>
          <w:rPrChange w:id="90" w:author="BRUNO BARUQUE ZANON" w:date="2016-02-03T19:35:00Z">
            <w:rPr/>
          </w:rPrChange>
        </w:rPr>
        <w:t xml:space="preserve"> id.</w:t>
      </w:r>
    </w:p>
    <w:p w14:paraId="67CFFAE8" w14:textId="77777777" w:rsidR="00380B7E" w:rsidRPr="00DD2D73" w:rsidRDefault="00380B7E" w:rsidP="00380B7E">
      <w:pPr>
        <w:ind w:left="360"/>
        <w:rPr>
          <w:i/>
          <w:lang w:val="en-US"/>
          <w:rPrChange w:id="91" w:author="BRUNO BARUQUE ZANON" w:date="2016-02-03T19:35:00Z">
            <w:rPr>
              <w:i/>
            </w:rPr>
          </w:rPrChange>
        </w:rPr>
      </w:pPr>
      <w:r w:rsidRPr="00DD2D73">
        <w:rPr>
          <w:i/>
          <w:lang w:val="en-US"/>
          <w:rPrChange w:id="92" w:author="BRUNO BARUQUE ZANON" w:date="2016-02-03T19:35:00Z">
            <w:rPr>
              <w:i/>
            </w:rPr>
          </w:rPrChange>
        </w:rPr>
        <w:t xml:space="preserve">* Foreign key (FK): </w:t>
      </w:r>
    </w:p>
    <w:p w14:paraId="4DF020C1" w14:textId="51EE63E9" w:rsidR="00E55FDE" w:rsidRDefault="00380B7E" w:rsidP="00E55FDE">
      <w:pPr>
        <w:pStyle w:val="Prrafodelista"/>
        <w:numPr>
          <w:ilvl w:val="0"/>
          <w:numId w:val="21"/>
        </w:numPr>
      </w:pPr>
      <w:proofErr w:type="spellStart"/>
      <w:r>
        <w:t>profesor_id</w:t>
      </w:r>
      <w:proofErr w:type="spellEnd"/>
      <w:r>
        <w:t xml:space="preserve"> -&gt; FK hacia el campo “id” de la tabla “profesores”.</w:t>
      </w:r>
    </w:p>
    <w:p w14:paraId="11BF37E5" w14:textId="6FCFF6C0" w:rsidR="00E9435A" w:rsidRPr="00FB0DA0" w:rsidRDefault="00E9435A" w:rsidP="00E9435A">
      <w:pPr>
        <w:jc w:val="left"/>
      </w:pPr>
      <w:r>
        <w:br w:type="page"/>
      </w:r>
    </w:p>
    <w:p w14:paraId="19602DAA" w14:textId="77777777" w:rsidR="00FB0DA0" w:rsidRDefault="00FB0DA0" w:rsidP="00711285">
      <w:pPr>
        <w:pStyle w:val="Prrafodelista"/>
        <w:numPr>
          <w:ilvl w:val="0"/>
          <w:numId w:val="14"/>
        </w:numPr>
      </w:pPr>
      <w:proofErr w:type="spellStart"/>
      <w:r w:rsidRPr="00FB0DA0">
        <w:rPr>
          <w:b/>
        </w:rPr>
        <w:lastRenderedPageBreak/>
        <w:t>tests</w:t>
      </w:r>
      <w:proofErr w:type="spellEnd"/>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17"/>
        <w:gridCol w:w="1610"/>
        <w:gridCol w:w="3120"/>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proofErr w:type="spellStart"/>
            <w:r>
              <w:t>tarea_id</w:t>
            </w:r>
            <w:proofErr w:type="spellEnd"/>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proofErr w:type="spellStart"/>
            <w:r>
              <w:t>fecha_subida</w:t>
            </w:r>
            <w:proofErr w:type="spellEnd"/>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57049">
            <w:pPr>
              <w:keepNext/>
              <w:jc w:val="center"/>
            </w:pPr>
            <w:r>
              <w:t>Fecha en la que ha sido subido el test.</w:t>
            </w:r>
          </w:p>
        </w:tc>
      </w:tr>
    </w:tbl>
    <w:p w14:paraId="60E03EDC" w14:textId="4F91FCEA" w:rsidR="00FB0DA0" w:rsidRPr="00DD2D73" w:rsidRDefault="00457049" w:rsidP="00457049">
      <w:pPr>
        <w:pStyle w:val="Epgrafe"/>
        <w:jc w:val="center"/>
        <w:rPr>
          <w:lang w:val="en-US"/>
          <w:rPrChange w:id="93" w:author="BRUNO BARUQUE ZANON" w:date="2016-02-03T19:35:00Z">
            <w:rPr/>
          </w:rPrChange>
        </w:rPr>
      </w:pPr>
      <w:bookmarkStart w:id="94" w:name="_Toc442285998"/>
      <w:proofErr w:type="spellStart"/>
      <w:r w:rsidRPr="00DD2D73">
        <w:rPr>
          <w:lang w:val="en-US"/>
          <w:rPrChange w:id="95" w:author="BRUNO BARUQUE ZANON" w:date="2016-02-03T19:35:00Z">
            <w:rPr/>
          </w:rPrChange>
        </w:rPr>
        <w:t>Tabla</w:t>
      </w:r>
      <w:proofErr w:type="spellEnd"/>
      <w:r w:rsidRPr="00DD2D73">
        <w:rPr>
          <w:lang w:val="en-US"/>
          <w:rPrChange w:id="96" w:author="BRUNO BARUQUE ZANON" w:date="2016-02-03T19:35:00Z">
            <w:rPr/>
          </w:rPrChange>
        </w:rPr>
        <w:t xml:space="preserve"> </w:t>
      </w:r>
      <w:r w:rsidR="00D438FE">
        <w:fldChar w:fldCharType="begin"/>
      </w:r>
      <w:r w:rsidR="00D438FE" w:rsidRPr="00DD2D73">
        <w:rPr>
          <w:lang w:val="en-US"/>
          <w:rPrChange w:id="97" w:author="BRUNO BARUQUE ZANON" w:date="2016-02-03T19:35:00Z">
            <w:rPr/>
          </w:rPrChange>
        </w:rPr>
        <w:instrText xml:space="preserve"> SEQ Tabla \* ARABIC </w:instrText>
      </w:r>
      <w:r w:rsidR="00D438FE">
        <w:fldChar w:fldCharType="separate"/>
      </w:r>
      <w:r w:rsidR="00772C34" w:rsidRPr="00DD2D73">
        <w:rPr>
          <w:noProof/>
          <w:lang w:val="en-US"/>
          <w:rPrChange w:id="98" w:author="BRUNO BARUQUE ZANON" w:date="2016-02-03T19:35:00Z">
            <w:rPr>
              <w:noProof/>
            </w:rPr>
          </w:rPrChange>
        </w:rPr>
        <w:t>21</w:t>
      </w:r>
      <w:r w:rsidR="00D438FE">
        <w:rPr>
          <w:noProof/>
        </w:rPr>
        <w:fldChar w:fldCharType="end"/>
      </w:r>
      <w:r w:rsidRPr="00DD2D73">
        <w:rPr>
          <w:lang w:val="en-US"/>
          <w:rPrChange w:id="99" w:author="BRUNO BARUQUE ZANON" w:date="2016-02-03T19:35:00Z">
            <w:rPr/>
          </w:rPrChange>
        </w:rPr>
        <w:t xml:space="preserve">: </w:t>
      </w:r>
      <w:proofErr w:type="spellStart"/>
      <w:r w:rsidRPr="00DD2D73">
        <w:rPr>
          <w:lang w:val="en-US"/>
          <w:rPrChange w:id="100" w:author="BRUNO BARUQUE ZANON" w:date="2016-02-03T19:35:00Z">
            <w:rPr/>
          </w:rPrChange>
        </w:rPr>
        <w:t>Tabla</w:t>
      </w:r>
      <w:proofErr w:type="spellEnd"/>
      <w:r w:rsidRPr="00DD2D73">
        <w:rPr>
          <w:lang w:val="en-US"/>
          <w:rPrChange w:id="101" w:author="BRUNO BARUQUE ZANON" w:date="2016-02-03T19:35:00Z">
            <w:rPr/>
          </w:rPrChange>
        </w:rPr>
        <w:t xml:space="preserve"> tests</w:t>
      </w:r>
      <w:bookmarkEnd w:id="94"/>
    </w:p>
    <w:p w14:paraId="15D87AD5" w14:textId="77777777" w:rsidR="00FB0DA0" w:rsidRPr="00DD2D73" w:rsidRDefault="00FB0DA0" w:rsidP="00FB0DA0">
      <w:pPr>
        <w:ind w:left="360"/>
        <w:rPr>
          <w:lang w:val="en-US"/>
          <w:rPrChange w:id="102" w:author="BRUNO BARUQUE ZANON" w:date="2016-02-03T19:35:00Z">
            <w:rPr/>
          </w:rPrChange>
        </w:rPr>
      </w:pPr>
      <w:r w:rsidRPr="00DD2D73">
        <w:rPr>
          <w:i/>
          <w:lang w:val="en-US"/>
          <w:rPrChange w:id="103" w:author="BRUNO BARUQUE ZANON" w:date="2016-02-03T19:35:00Z">
            <w:rPr>
              <w:i/>
            </w:rPr>
          </w:rPrChange>
        </w:rPr>
        <w:t>* Primary key (PK):</w:t>
      </w:r>
      <w:r w:rsidRPr="00DD2D73">
        <w:rPr>
          <w:lang w:val="en-US"/>
          <w:rPrChange w:id="104" w:author="BRUNO BARUQUE ZANON" w:date="2016-02-03T19:35:00Z">
            <w:rPr/>
          </w:rPrChange>
        </w:rPr>
        <w:t xml:space="preserve"> id.</w:t>
      </w:r>
    </w:p>
    <w:p w14:paraId="2CECE8FD"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4932E94E" w14:textId="6ECB963B" w:rsidR="00FB0DA0" w:rsidRDefault="00FB0DA0" w:rsidP="00FB0DA0">
      <w:pPr>
        <w:pStyle w:val="Prrafodelista"/>
        <w:numPr>
          <w:ilvl w:val="0"/>
          <w:numId w:val="21"/>
        </w:numPr>
      </w:pPr>
      <w:proofErr w:type="spellStart"/>
      <w:r>
        <w:t>tarea_id</w:t>
      </w:r>
      <w:proofErr w:type="spellEnd"/>
      <w:r>
        <w:t xml:space="preserve"> -&gt; FK hacia el campo “id” de la tabla “tareas”.</w:t>
      </w:r>
    </w:p>
    <w:p w14:paraId="7EEBC554" w14:textId="35FE1343" w:rsidR="00E9435A" w:rsidRDefault="00E9435A" w:rsidP="00E9435A">
      <w:pPr>
        <w:jc w:val="left"/>
      </w:pPr>
      <w:r>
        <w:br w:type="page"/>
      </w:r>
    </w:p>
    <w:p w14:paraId="412D2296" w14:textId="77777777" w:rsidR="00380B7E" w:rsidRDefault="00380B7E" w:rsidP="00711285">
      <w:pPr>
        <w:pStyle w:val="Prrafodelista"/>
        <w:numPr>
          <w:ilvl w:val="0"/>
          <w:numId w:val="14"/>
        </w:numPr>
      </w:pPr>
      <w:r w:rsidRPr="00A90A9A">
        <w:rPr>
          <w:b/>
        </w:rPr>
        <w:lastRenderedPageBreak/>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81"/>
        <w:gridCol w:w="1603"/>
        <w:gridCol w:w="3063"/>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proofErr w:type="spellStart"/>
            <w:r>
              <w:t>tarea_id</w:t>
            </w:r>
            <w:proofErr w:type="spellEnd"/>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proofErr w:type="spellStart"/>
            <w:r>
              <w:t>alumno_id</w:t>
            </w:r>
            <w:proofErr w:type="spellEnd"/>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 xml:space="preserve">Nombre del </w:t>
            </w:r>
            <w:proofErr w:type="spellStart"/>
            <w:r>
              <w:t>zip</w:t>
            </w:r>
            <w:proofErr w:type="spellEnd"/>
            <w:r>
              <w:t xml:space="preserve">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proofErr w:type="spellStart"/>
            <w:r>
              <w:t>numero_intento</w:t>
            </w:r>
            <w:proofErr w:type="spellEnd"/>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proofErr w:type="spellStart"/>
            <w:r>
              <w:t>fecha_intento</w:t>
            </w:r>
            <w:proofErr w:type="spellEnd"/>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57049">
            <w:pPr>
              <w:keepNext/>
              <w:jc w:val="center"/>
            </w:pPr>
            <w:r>
              <w:t>Fecha en la</w:t>
            </w:r>
            <w:r w:rsidR="00FB0DA0">
              <w:t xml:space="preserve"> que se ha realizado el intento de subida de la práctica.</w:t>
            </w:r>
          </w:p>
        </w:tc>
      </w:tr>
    </w:tbl>
    <w:p w14:paraId="79621044" w14:textId="7941D387" w:rsidR="00380B7E" w:rsidRDefault="00457049" w:rsidP="00457049">
      <w:pPr>
        <w:pStyle w:val="Epgrafe"/>
        <w:jc w:val="center"/>
      </w:pPr>
      <w:bookmarkStart w:id="105" w:name="_Toc442285999"/>
      <w:r>
        <w:t xml:space="preserve">Tabla </w:t>
      </w:r>
      <w:fldSimple w:instr=" SEQ Tabla \* ARABIC ">
        <w:r w:rsidR="00772C34">
          <w:rPr>
            <w:noProof/>
          </w:rPr>
          <w:t>22</w:t>
        </w:r>
      </w:fldSimple>
      <w:r>
        <w:t>: Tabla intentos</w:t>
      </w:r>
      <w:bookmarkEnd w:id="105"/>
    </w:p>
    <w:p w14:paraId="421707B9" w14:textId="77777777"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08902A57" w14:textId="77777777"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1DB4EED3" w14:textId="77777777" w:rsidR="00380B7E" w:rsidRDefault="00380B7E" w:rsidP="00711285">
      <w:pPr>
        <w:pStyle w:val="Prrafodelista"/>
        <w:numPr>
          <w:ilvl w:val="0"/>
          <w:numId w:val="21"/>
        </w:numPr>
      </w:pPr>
      <w:proofErr w:type="spellStart"/>
      <w:r>
        <w:t>tarea_id</w:t>
      </w:r>
      <w:proofErr w:type="spellEnd"/>
      <w:r>
        <w:t xml:space="preserve"> -&gt; FK hacia el campo “id” de la tabla “tareas”.</w:t>
      </w:r>
    </w:p>
    <w:p w14:paraId="093E9318" w14:textId="5A496DC9" w:rsidR="00380B7E" w:rsidRDefault="00380B7E" w:rsidP="00897121">
      <w:pPr>
        <w:pStyle w:val="Prrafodelista"/>
        <w:numPr>
          <w:ilvl w:val="0"/>
          <w:numId w:val="21"/>
        </w:numPr>
      </w:pPr>
      <w:proofErr w:type="spellStart"/>
      <w:r>
        <w:t>alumno_id</w:t>
      </w:r>
      <w:proofErr w:type="spellEnd"/>
      <w:r>
        <w:t xml:space="preserve"> -&gt; FK hacia el campo “id” de la tabla “alumnos”.</w:t>
      </w:r>
    </w:p>
    <w:p w14:paraId="7A657B4B" w14:textId="2237DAB1" w:rsidR="00E9435A" w:rsidRDefault="00E9435A" w:rsidP="00E9435A">
      <w:pPr>
        <w:jc w:val="left"/>
      </w:pPr>
      <w:r>
        <w:br w:type="page"/>
      </w:r>
    </w:p>
    <w:p w14:paraId="409DA303" w14:textId="77777777" w:rsidR="00FB0DA0" w:rsidRDefault="00FB0DA0" w:rsidP="00711285">
      <w:pPr>
        <w:pStyle w:val="Prrafodelista"/>
        <w:numPr>
          <w:ilvl w:val="0"/>
          <w:numId w:val="14"/>
        </w:numPr>
      </w:pPr>
      <w:r>
        <w:rPr>
          <w:b/>
        </w:rPr>
        <w:lastRenderedPageBreak/>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90"/>
        <w:gridCol w:w="1582"/>
        <w:gridCol w:w="3075"/>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proofErr w:type="spellStart"/>
            <w:r>
              <w:t>intento_id</w:t>
            </w:r>
            <w:proofErr w:type="spellEnd"/>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proofErr w:type="spellStart"/>
            <w:r>
              <w:t>nombre_fichero</w:t>
            </w:r>
            <w:proofErr w:type="spellEnd"/>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proofErr w:type="spellStart"/>
            <w:r>
              <w:t>cescripción</w:t>
            </w:r>
            <w:proofErr w:type="spellEnd"/>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proofErr w:type="spellStart"/>
            <w:r>
              <w:t>línea_inicio</w:t>
            </w:r>
            <w:proofErr w:type="spellEnd"/>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proofErr w:type="spellStart"/>
            <w:r>
              <w:t>línea_fin</w:t>
            </w:r>
            <w:proofErr w:type="spellEnd"/>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457049">
            <w:pPr>
              <w:keepNext/>
              <w:jc w:val="center"/>
            </w:pPr>
            <w:r>
              <w:t>Línea de fin del fichero .java en el que se ha cometido la violación de código.</w:t>
            </w:r>
          </w:p>
        </w:tc>
      </w:tr>
    </w:tbl>
    <w:p w14:paraId="53323CEF" w14:textId="3953B8BC" w:rsidR="00FB0DA0" w:rsidRDefault="00457049" w:rsidP="00457049">
      <w:pPr>
        <w:pStyle w:val="Epgrafe"/>
        <w:jc w:val="center"/>
      </w:pPr>
      <w:bookmarkStart w:id="106" w:name="_Toc442286000"/>
      <w:r>
        <w:t xml:space="preserve">Tabla </w:t>
      </w:r>
      <w:fldSimple w:instr=" SEQ Tabla \* ARABIC ">
        <w:r w:rsidR="00772C34">
          <w:rPr>
            <w:noProof/>
          </w:rPr>
          <w:t>23</w:t>
        </w:r>
      </w:fldSimple>
      <w:r>
        <w:t>: Tabla violaciones</w:t>
      </w:r>
      <w:bookmarkEnd w:id="106"/>
    </w:p>
    <w:p w14:paraId="4958723E"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123910F"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236E72C7" w14:textId="6E22F56D" w:rsidR="00457049" w:rsidRDefault="00FB0DA0" w:rsidP="00FC3CF5">
      <w:pPr>
        <w:pStyle w:val="Prrafodelista"/>
        <w:numPr>
          <w:ilvl w:val="0"/>
          <w:numId w:val="21"/>
        </w:numPr>
      </w:pPr>
      <w:proofErr w:type="spellStart"/>
      <w:r>
        <w:t>intento_id</w:t>
      </w:r>
      <w:proofErr w:type="spellEnd"/>
      <w:r>
        <w:t xml:space="preserve"> -&gt; FK hacia el campo “id” de la tabla “intentos”.</w:t>
      </w:r>
    </w:p>
    <w:p w14:paraId="4BD11C82" w14:textId="303F8FC1" w:rsidR="00E9435A" w:rsidRDefault="00E9435A" w:rsidP="00E9435A">
      <w:pPr>
        <w:jc w:val="left"/>
      </w:pPr>
      <w:r>
        <w:br w:type="page"/>
      </w:r>
    </w:p>
    <w:p w14:paraId="5D613CE8" w14:textId="77777777" w:rsidR="00FB0DA0" w:rsidRDefault="00FB0DA0" w:rsidP="00711285">
      <w:pPr>
        <w:pStyle w:val="Prrafodelista"/>
        <w:numPr>
          <w:ilvl w:val="0"/>
          <w:numId w:val="14"/>
        </w:numPr>
      </w:pPr>
      <w:r>
        <w:rPr>
          <w:b/>
        </w:rPr>
        <w:lastRenderedPageBreak/>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36"/>
        <w:gridCol w:w="1594"/>
        <w:gridCol w:w="3117"/>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proofErr w:type="spellStart"/>
            <w:r>
              <w:t>intento_id</w:t>
            </w:r>
            <w:proofErr w:type="spellEnd"/>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proofErr w:type="spellStart"/>
            <w:r>
              <w:t>nombre_clase</w:t>
            </w:r>
            <w:proofErr w:type="spellEnd"/>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proofErr w:type="spellStart"/>
            <w:r>
              <w:t>nombre_test</w:t>
            </w:r>
            <w:proofErr w:type="spellEnd"/>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proofErr w:type="spellStart"/>
            <w:r>
              <w:t>tipo_error</w:t>
            </w:r>
            <w:proofErr w:type="spellEnd"/>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w:t>
            </w:r>
            <w:proofErr w:type="spellStart"/>
            <w:r>
              <w:t>failure</w:t>
            </w:r>
            <w:proofErr w:type="spellEnd"/>
            <w:r>
              <w:t>)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457049">
            <w:pPr>
              <w:keepNext/>
              <w:jc w:val="center"/>
            </w:pPr>
            <w:r>
              <w:t>Descripción el error cometido.</w:t>
            </w:r>
          </w:p>
        </w:tc>
      </w:tr>
    </w:tbl>
    <w:p w14:paraId="38804999" w14:textId="18E8D674" w:rsidR="00FB0DA0" w:rsidRDefault="00457049" w:rsidP="00457049">
      <w:pPr>
        <w:pStyle w:val="Epgrafe"/>
        <w:jc w:val="center"/>
      </w:pPr>
      <w:bookmarkStart w:id="107" w:name="_Toc442286001"/>
      <w:r>
        <w:t xml:space="preserve">Tabla </w:t>
      </w:r>
      <w:fldSimple w:instr=" SEQ Tabla \* ARABIC ">
        <w:r w:rsidR="00772C34">
          <w:rPr>
            <w:noProof/>
          </w:rPr>
          <w:t>24</w:t>
        </w:r>
      </w:fldSimple>
      <w:r>
        <w:t>: Tabla errores</w:t>
      </w:r>
      <w:bookmarkEnd w:id="107"/>
    </w:p>
    <w:p w14:paraId="2C944634"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4F5607A4"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326FF4BF" w14:textId="77777777" w:rsidR="00FB0DA0" w:rsidRDefault="00FB0DA0" w:rsidP="00711285">
      <w:pPr>
        <w:pStyle w:val="Prrafodelista"/>
        <w:numPr>
          <w:ilvl w:val="0"/>
          <w:numId w:val="21"/>
        </w:numPr>
      </w:pPr>
      <w:proofErr w:type="spellStart"/>
      <w:r>
        <w:t>intento_id</w:t>
      </w:r>
      <w:proofErr w:type="spellEnd"/>
      <w:r>
        <w:t xml:space="preserve"> -&gt; FK hacia el campo “id” de la tabla “intentos”.</w:t>
      </w:r>
    </w:p>
    <w:p w14:paraId="0C0D18E2" w14:textId="77777777" w:rsidR="00FB0DA0" w:rsidRDefault="00FB0DA0" w:rsidP="00FB0DA0"/>
    <w:p w14:paraId="53045F54" w14:textId="69C9EEB5" w:rsidR="00E55FDE" w:rsidRDefault="00E55FDE" w:rsidP="00FB0DA0">
      <w:r>
        <w:br w:type="page"/>
      </w:r>
    </w:p>
    <w:p w14:paraId="4F28AB74" w14:textId="2D5ED215" w:rsidR="00155AD5" w:rsidRDefault="00B71179" w:rsidP="00457049">
      <w:pPr>
        <w:pStyle w:val="Ttulo3"/>
      </w:pPr>
      <w:bookmarkStart w:id="108" w:name="_Ref442185846"/>
      <w:bookmarkStart w:id="109" w:name="_Ref442185859"/>
      <w:bookmarkStart w:id="110" w:name="_Ref442185921"/>
      <w:bookmarkStart w:id="111" w:name="_Toc442285851"/>
      <w:r>
        <w:lastRenderedPageBreak/>
        <w:t>Diagrama de paquetes</w:t>
      </w:r>
      <w:bookmarkEnd w:id="108"/>
      <w:bookmarkEnd w:id="109"/>
      <w:bookmarkEnd w:id="110"/>
      <w:bookmarkEnd w:id="111"/>
    </w:p>
    <w:p w14:paraId="268159DF" w14:textId="70F7F1B7" w:rsidR="00457049" w:rsidRDefault="00155AD5" w:rsidP="00155AD5">
      <w:pPr>
        <w:pStyle w:val="Cuerpo"/>
        <w:keepNext/>
        <w:jc w:val="center"/>
      </w:pPr>
      <w:r w:rsidRPr="00155AD5">
        <w:rPr>
          <w:noProof/>
          <w:lang w:eastAsia="es-ES"/>
        </w:rPr>
        <w:drawing>
          <wp:inline distT="0" distB="0" distL="0" distR="0" wp14:anchorId="38FC2BD5" wp14:editId="269952CC">
            <wp:extent cx="3977650" cy="5594184"/>
            <wp:effectExtent l="0" t="0" r="3810" b="6985"/>
            <wp:docPr id="94" name="Imagen 94" descr="C:\Users\Álvaro\Dropbox\TFG\Diagrama de paquetes\diagrama_de_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paquetes\diagrama_de_paquetes.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755" t="2391" r="6393" b="30569"/>
                    <a:stretch/>
                  </pic:blipFill>
                  <pic:spPr bwMode="auto">
                    <a:xfrm>
                      <a:off x="0" y="0"/>
                      <a:ext cx="4006808" cy="5635192"/>
                    </a:xfrm>
                    <a:prstGeom prst="rect">
                      <a:avLst/>
                    </a:prstGeom>
                    <a:noFill/>
                    <a:ln>
                      <a:noFill/>
                    </a:ln>
                    <a:extLst>
                      <a:ext uri="{53640926-AAD7-44D8-BBD7-CCE9431645EC}">
                        <a14:shadowObscured xmlns:a14="http://schemas.microsoft.com/office/drawing/2010/main"/>
                      </a:ext>
                    </a:extLst>
                  </pic:spPr>
                </pic:pic>
              </a:graphicData>
            </a:graphic>
          </wp:inline>
        </w:drawing>
      </w:r>
    </w:p>
    <w:p w14:paraId="358B7D0D" w14:textId="16B98000" w:rsidR="00FC3CF5" w:rsidRDefault="00457049" w:rsidP="00155AD5">
      <w:pPr>
        <w:pStyle w:val="Epgrafe"/>
        <w:jc w:val="center"/>
      </w:pPr>
      <w:bookmarkStart w:id="112" w:name="_Toc442285922"/>
      <w:r>
        <w:t xml:space="preserve">Ilustración </w:t>
      </w:r>
      <w:fldSimple w:instr=" SEQ Ilustración \* ARABIC ">
        <w:r w:rsidR="00D663C6">
          <w:rPr>
            <w:noProof/>
          </w:rPr>
          <w:t>27</w:t>
        </w:r>
      </w:fldSimple>
      <w:r>
        <w:t>: Diagrama de paquetes</w:t>
      </w:r>
      <w:bookmarkEnd w:id="112"/>
    </w:p>
    <w:p w14:paraId="5E6F3A23" w14:textId="2D11913A" w:rsidR="00FC3CF5" w:rsidRPr="00FC3CF5" w:rsidRDefault="00FC3CF5" w:rsidP="00725613">
      <w:pPr>
        <w:pStyle w:val="Cuerpo"/>
        <w:rPr>
          <w:b/>
          <w:u w:val="single"/>
        </w:rPr>
      </w:pPr>
      <w:r w:rsidRPr="00FC3CF5">
        <w:rPr>
          <w:b/>
          <w:u w:val="single"/>
        </w:rPr>
        <w:lastRenderedPageBreak/>
        <w:t>Explicación del diagrama de paquetes</w:t>
      </w:r>
    </w:p>
    <w:p w14:paraId="4FA08C10" w14:textId="5FB507ED" w:rsidR="00725613" w:rsidRDefault="00725613" w:rsidP="00725613">
      <w:pPr>
        <w:pStyle w:val="Cuerpo"/>
      </w:pPr>
      <w:proofErr w:type="spellStart"/>
      <w:r>
        <w:t>CakePHP</w:t>
      </w:r>
      <w:proofErr w:type="spellEnd"/>
      <w:r>
        <w:t xml:space="preserve"> proporciona por defecto una estructura de carpetas que va a permitir implementar el </w:t>
      </w:r>
      <w:r w:rsidR="00D513F5">
        <w:t xml:space="preserve">patrón de </w:t>
      </w:r>
      <w:r>
        <w:t>Modelo Vista Controlador. En esta estructura de carpetas se encuentran las siguientes carpetas:</w:t>
      </w:r>
    </w:p>
    <w:p w14:paraId="5D2A2B16" w14:textId="2F28A1FD" w:rsidR="00725613" w:rsidRDefault="00725613" w:rsidP="00711285">
      <w:pPr>
        <w:pStyle w:val="Cuerpo"/>
        <w:numPr>
          <w:ilvl w:val="0"/>
          <w:numId w:val="14"/>
        </w:numPr>
      </w:pPr>
      <w:proofErr w:type="spellStart"/>
      <w:r w:rsidRPr="003736EF">
        <w:rPr>
          <w:b/>
        </w:rPr>
        <w:t>Controller</w:t>
      </w:r>
      <w:proofErr w:type="spellEnd"/>
      <w:r>
        <w:t>: Dentro de la cual van a estar todos los controladores.</w:t>
      </w:r>
      <w:r w:rsidR="00D513F5">
        <w:t xml:space="preserve"> Se trata de clases PHP que implementan la mayor parte de la funcionalidad de la aplicación.</w:t>
      </w:r>
    </w:p>
    <w:p w14:paraId="35C3CCB3" w14:textId="28364F9C" w:rsidR="00725613" w:rsidRDefault="00725613" w:rsidP="00711285">
      <w:pPr>
        <w:pStyle w:val="Cuerpo"/>
        <w:numPr>
          <w:ilvl w:val="0"/>
          <w:numId w:val="14"/>
        </w:numPr>
      </w:pPr>
      <w:proofErr w:type="spellStart"/>
      <w:r>
        <w:rPr>
          <w:b/>
        </w:rPr>
        <w:t>Template</w:t>
      </w:r>
      <w:proofErr w:type="spellEnd"/>
      <w:r w:rsidRPr="003736EF">
        <w:t>:</w:t>
      </w:r>
      <w:r w:rsidR="00D513F5">
        <w:t xml:space="preserve"> Contiene las vistas, cuyo funcionamiento viene establecido por el </w:t>
      </w:r>
      <w:proofErr w:type="spellStart"/>
      <w:r w:rsidR="00D513F5" w:rsidRPr="00897121">
        <w:rPr>
          <w:i/>
        </w:rPr>
        <w:t>framework</w:t>
      </w:r>
      <w:proofErr w:type="spellEnd"/>
      <w:r w:rsidR="00D513F5">
        <w:t xml:space="preserve"> </w:t>
      </w:r>
      <w:proofErr w:type="spellStart"/>
      <w:r w:rsidR="00D513F5">
        <w:t>CakePHP</w:t>
      </w:r>
      <w:proofErr w:type="spellEnd"/>
      <w:r w:rsidR="00D513F5">
        <w:t>.</w:t>
      </w:r>
      <w:r>
        <w:t xml:space="preserve"> Si un controlador tiene vistas, primero hay que crear una subcarpeta dentro de esta carpeta, cuyo nombre debe de ser el del controlador. Por ejemplo si “</w:t>
      </w:r>
      <w:proofErr w:type="spellStart"/>
      <w:r>
        <w:t>ProfesoresController</w:t>
      </w:r>
      <w:proofErr w:type="spellEnd"/>
      <w:r>
        <w:t>” tiene vistas, hay que crear una subcarpeta “Profesores” dentro de la carpeta “</w:t>
      </w:r>
      <w:proofErr w:type="spellStart"/>
      <w:r>
        <w:t>Template</w:t>
      </w:r>
      <w:proofErr w:type="spellEnd"/>
      <w:r>
        <w:t>”, y dentro de la subcarpeta “Profesores” se crearían las vistas de extensión .</w:t>
      </w:r>
      <w:proofErr w:type="spellStart"/>
      <w:r>
        <w:t>ctp</w:t>
      </w:r>
      <w:proofErr w:type="spellEnd"/>
      <w:r>
        <w:t xml:space="preserve"> </w:t>
      </w:r>
      <w:r>
        <w:fldChar w:fldCharType="begin"/>
      </w:r>
      <w:r w:rsidR="000E06BD">
        <w:instrText xml:space="preserve"> ADDIN ZOTERO_ITEM CSL_CITATION {"citationID":"1een25h7sb","properties":{"formattedCitation":"[3]","plainCitation":"[3]"},"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000E06BD" w:rsidRPr="000E06BD">
        <w:rPr>
          <w:rFonts w:ascii="Calibri" w:hAnsi="Calibri"/>
        </w:rPr>
        <w:t>[3]</w:t>
      </w:r>
      <w:r>
        <w:fldChar w:fldCharType="end"/>
      </w:r>
      <w:r>
        <w:t xml:space="preserve">. </w:t>
      </w:r>
    </w:p>
    <w:p w14:paraId="3390C379" w14:textId="51A710B2" w:rsidR="00725613" w:rsidRDefault="00725613" w:rsidP="00725613">
      <w:pPr>
        <w:pStyle w:val="Cuerpo"/>
        <w:ind w:left="720"/>
      </w:pPr>
      <w:r>
        <w:t>Además, si la vista creada recibe por ejemplo el nombre de “</w:t>
      </w:r>
      <w:proofErr w:type="spellStart"/>
      <w:r>
        <w:t>generar_graficas.ctp</w:t>
      </w:r>
      <w:proofErr w:type="spellEnd"/>
      <w:r>
        <w:t>”, dentro del controlador “</w:t>
      </w:r>
      <w:proofErr w:type="spellStart"/>
      <w:r>
        <w:t>ProfesoresController</w:t>
      </w:r>
      <w:proofErr w:type="spellEnd"/>
      <w:r>
        <w:t xml:space="preserve">” deberá de existir un método público o </w:t>
      </w:r>
      <w:proofErr w:type="spellStart"/>
      <w:r w:rsidRPr="00CF754C">
        <w:rPr>
          <w:i/>
        </w:rPr>
        <w:t>action</w:t>
      </w:r>
      <w:proofErr w:type="spellEnd"/>
      <w:r>
        <w:t xml:space="preserve"> con nombre “</w:t>
      </w:r>
      <w:proofErr w:type="spellStart"/>
      <w:r>
        <w:t>generarGraficas</w:t>
      </w:r>
      <w:proofErr w:type="spellEnd"/>
      <w:r>
        <w:t xml:space="preserve">” que esté ligado a esa vista </w:t>
      </w:r>
      <w:r w:rsidR="007F2885">
        <w:fldChar w:fldCharType="begin"/>
      </w:r>
      <w:r w:rsidR="000E06BD">
        <w:instrText xml:space="preserve"> ADDIN ZOTERO_ITEM CSL_CITATION {"citationID":"1dpqk9rjq4","properties":{"formattedCitation":"[4]","plainCitation":"[4]"},"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0E06BD" w:rsidRPr="000E06BD">
        <w:rPr>
          <w:rFonts w:ascii="Calibri" w:hAnsi="Calibri"/>
        </w:rPr>
        <w:t>[4]</w:t>
      </w:r>
      <w:r w:rsidR="007F2885">
        <w:fldChar w:fldCharType="end"/>
      </w:r>
      <w:r>
        <w:t>.</w:t>
      </w:r>
    </w:p>
    <w:p w14:paraId="5130AE97" w14:textId="5CD0A4C4" w:rsidR="00AF61C3" w:rsidRDefault="00725613" w:rsidP="00AF61C3">
      <w:pPr>
        <w:pStyle w:val="Cuerpo"/>
      </w:pPr>
      <w:r>
        <w:t xml:space="preserve">Respecto al </w:t>
      </w:r>
      <w:r w:rsidRPr="006929BB">
        <w:t>modelo</w:t>
      </w:r>
      <w:r>
        <w:t>, no ha sido necesario crear entidades debido a q</w:t>
      </w:r>
      <w:r w:rsidR="00E15531">
        <w:t xml:space="preserve">ue </w:t>
      </w:r>
      <w:proofErr w:type="spellStart"/>
      <w:r w:rsidR="00E15531">
        <w:t>CakePHP</w:t>
      </w:r>
      <w:proofErr w:type="spellEnd"/>
      <w:r w:rsidR="00E15531">
        <w:t xml:space="preserve"> nos lo facilita y permite evitar el tener que crear </w:t>
      </w:r>
      <w:r>
        <w:t>una clase para cada entidad.  Por ello gracias al método “</w:t>
      </w:r>
      <w:proofErr w:type="spellStart"/>
      <w:r>
        <w:t>newEntity</w:t>
      </w:r>
      <w:proofErr w:type="spellEnd"/>
      <w:r>
        <w:t xml:space="preserve">()” de </w:t>
      </w:r>
      <w:proofErr w:type="spellStart"/>
      <w:r>
        <w:t>CakePHP</w:t>
      </w:r>
      <w:proofErr w:type="spellEnd"/>
      <w:r>
        <w:t xml:space="preserve"> la creación de entidades para la tabla que queramos es un proceso sencillo y rápido de hacer</w:t>
      </w:r>
      <w:r w:rsidR="007F2885">
        <w:t xml:space="preserve"> </w:t>
      </w:r>
      <w:r w:rsidR="007F2885">
        <w:fldChar w:fldCharType="begin"/>
      </w:r>
      <w:r w:rsidR="000E06BD">
        <w:instrText xml:space="preserve"> ADDIN ZOTERO_ITEM CSL_CITATION {"citationID":"2q6b8usuf2","properties":{"formattedCitation":"[5]","plainCitation":"[5]"},"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0E06BD" w:rsidRPr="000E06BD">
        <w:rPr>
          <w:rFonts w:ascii="Calibri" w:hAnsi="Calibri"/>
        </w:rPr>
        <w:t>[5]</w:t>
      </w:r>
      <w:r w:rsidR="007F2885">
        <w:fldChar w:fldCharType="end"/>
      </w:r>
      <w:r>
        <w:t>.</w:t>
      </w:r>
    </w:p>
    <w:p w14:paraId="7F4F1AE2" w14:textId="77777777" w:rsidR="00AF61C3" w:rsidRDefault="00AF61C3" w:rsidP="00AF61C3">
      <w:pPr>
        <w:pStyle w:val="Cuerpo"/>
        <w:sectPr w:rsidR="00AF61C3" w:rsidSect="00E96677">
          <w:headerReference w:type="even" r:id="rId42"/>
          <w:headerReference w:type="first" r:id="rId43"/>
          <w:pgSz w:w="8419" w:h="11906" w:orient="landscape" w:code="9"/>
          <w:pgMar w:top="680" w:right="851" w:bottom="680" w:left="851" w:header="709" w:footer="709" w:gutter="510"/>
          <w:pgNumType w:start="1"/>
          <w:cols w:space="708"/>
          <w:titlePg/>
          <w:docGrid w:linePitch="360"/>
        </w:sectPr>
      </w:pPr>
    </w:p>
    <w:p w14:paraId="4F79049C" w14:textId="0D398C95" w:rsidR="009B4A3F" w:rsidRDefault="009B4A3F" w:rsidP="00AF61C3">
      <w:pPr>
        <w:pStyle w:val="Ttulo3"/>
      </w:pPr>
      <w:bookmarkStart w:id="113" w:name="_Toc442285852"/>
      <w:r>
        <w:lastRenderedPageBreak/>
        <w:t>Diagrama de clases</w:t>
      </w:r>
      <w:bookmarkEnd w:id="113"/>
    </w:p>
    <w:p w14:paraId="53A7C7A2" w14:textId="00B4D98E" w:rsidR="00725613" w:rsidRDefault="003610B4" w:rsidP="003610B4">
      <w:pPr>
        <w:pStyle w:val="Cuerpo"/>
        <w:jc w:val="center"/>
      </w:pPr>
      <w:r>
        <w:rPr>
          <w:noProof/>
          <w:lang w:eastAsia="es-ES"/>
        </w:rPr>
        <mc:AlternateContent>
          <mc:Choice Requires="wps">
            <w:drawing>
              <wp:anchor distT="0" distB="0" distL="114300" distR="114300" simplePos="0" relativeHeight="251669504" behindDoc="0" locked="0" layoutInCell="1" allowOverlap="1" wp14:anchorId="528AA8A8" wp14:editId="1BA28641">
                <wp:simplePos x="0" y="0"/>
                <wp:positionH relativeFrom="column">
                  <wp:posOffset>247339</wp:posOffset>
                </wp:positionH>
                <wp:positionV relativeFrom="paragraph">
                  <wp:posOffset>3124380</wp:posOffset>
                </wp:positionV>
                <wp:extent cx="6320790" cy="635"/>
                <wp:effectExtent l="0" t="0" r="3810" b="0"/>
                <wp:wrapThrough wrapText="bothSides">
                  <wp:wrapPolygon edited="0">
                    <wp:start x="0" y="0"/>
                    <wp:lineTo x="0" y="19915"/>
                    <wp:lineTo x="21548" y="19915"/>
                    <wp:lineTo x="21548" y="0"/>
                    <wp:lineTo x="0" y="0"/>
                  </wp:wrapPolygon>
                </wp:wrapThrough>
                <wp:docPr id="93" name="Cuadro de texto 93"/>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a:effectLst/>
                      </wps:spPr>
                      <wps:txbx>
                        <w:txbxContent>
                          <w:p w14:paraId="3837B4AF" w14:textId="4436772E" w:rsidR="00DD2D73" w:rsidRPr="00C3101B" w:rsidRDefault="00DD2D73" w:rsidP="009B4A3F">
                            <w:pPr>
                              <w:pStyle w:val="Epgrafe"/>
                              <w:jc w:val="center"/>
                              <w:rPr>
                                <w:noProof/>
                              </w:rPr>
                            </w:pPr>
                            <w:bookmarkStart w:id="114" w:name="_Toc442285923"/>
                            <w:r>
                              <w:t xml:space="preserve">Ilustración </w:t>
                            </w:r>
                            <w:fldSimple w:instr=" SEQ Ilustración \* ARABIC ">
                              <w:r>
                                <w:rPr>
                                  <w:noProof/>
                                </w:rPr>
                                <w:t>28</w:t>
                              </w:r>
                            </w:fldSimple>
                            <w:r>
                              <w:t>: Diagrama de clases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93" o:spid="_x0000_s1027" type="#_x0000_t202" style="position:absolute;left:0;text-align:left;margin-left:19.5pt;margin-top:246pt;width:49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" stroked="f">
                <v:textbox style="mso-fit-shape-to-text:t" inset="0,0,0,0">
                  <w:txbxContent>
                    <w:p w14:paraId="3837B4AF" w14:textId="4436772E" w:rsidR="00DD2D73" w:rsidRPr="00C3101B" w:rsidRDefault="00DD2D73" w:rsidP="009B4A3F">
                      <w:pPr>
                        <w:pStyle w:val="Epgrafe"/>
                        <w:jc w:val="center"/>
                        <w:rPr>
                          <w:noProof/>
                        </w:rPr>
                      </w:pPr>
                      <w:bookmarkStart w:id="115" w:name="_Toc442285923"/>
                      <w:r>
                        <w:t xml:space="preserve">Ilustración </w:t>
                      </w:r>
                      <w:fldSimple w:instr=" SEQ Ilustración \* ARABIC ">
                        <w:r>
                          <w:rPr>
                            <w:noProof/>
                          </w:rPr>
                          <w:t>28</w:t>
                        </w:r>
                      </w:fldSimple>
                      <w:r>
                        <w:t>: Diagrama de clases</w:t>
                      </w:r>
                      <w:bookmarkEnd w:id="115"/>
                    </w:p>
                  </w:txbxContent>
                </v:textbox>
                <w10:wrap type="through"/>
              </v:shape>
            </w:pict>
          </mc:Fallback>
        </mc:AlternateContent>
      </w:r>
      <w:r w:rsidR="00EE398C" w:rsidRPr="00EE398C">
        <w:rPr>
          <w:noProof/>
          <w:lang w:eastAsia="es-ES"/>
        </w:rPr>
        <w:drawing>
          <wp:inline distT="0" distB="0" distL="0" distR="0" wp14:anchorId="076E7CD6" wp14:editId="0098FCF8">
            <wp:extent cx="4676775" cy="2688643"/>
            <wp:effectExtent l="0" t="0" r="0" b="0"/>
            <wp:docPr id="60" name="Imagen 60" descr="C:\Users\Álvaro\Dropbox\TFG\Diagrama de clases\Diagrama_de_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clases\Diagrama_de_clase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1773" cy="2691516"/>
                    </a:xfrm>
                    <a:prstGeom prst="rect">
                      <a:avLst/>
                    </a:prstGeom>
                    <a:noFill/>
                    <a:ln>
                      <a:noFill/>
                    </a:ln>
                  </pic:spPr>
                </pic:pic>
              </a:graphicData>
            </a:graphic>
          </wp:inline>
        </w:drawing>
      </w:r>
    </w:p>
    <w:p w14:paraId="3F3FE63A" w14:textId="77777777" w:rsidR="00104C22" w:rsidRDefault="00104C22" w:rsidP="003610B4">
      <w:pPr>
        <w:pStyle w:val="Cuerpo"/>
        <w:jc w:val="center"/>
      </w:pPr>
    </w:p>
    <w:p w14:paraId="31944FC2" w14:textId="2F234096" w:rsidR="00AF61C3" w:rsidRDefault="00AF61C3" w:rsidP="005E0A8C">
      <w:pPr>
        <w:pStyle w:val="Cuerpo"/>
        <w:rPr>
          <w:b/>
          <w:u w:val="single"/>
        </w:rPr>
        <w:sectPr w:rsidR="00AF61C3" w:rsidSect="00AF61C3">
          <w:pgSz w:w="11906" w:h="8419" w:code="9"/>
          <w:pgMar w:top="851" w:right="680" w:bottom="851" w:left="680" w:header="709" w:footer="709" w:gutter="510"/>
          <w:cols w:space="708"/>
          <w:titlePg/>
          <w:docGrid w:linePitch="360"/>
        </w:sectPr>
      </w:pPr>
    </w:p>
    <w:p w14:paraId="76DB3431" w14:textId="299DD159" w:rsidR="005E0A8C" w:rsidRPr="00766F82" w:rsidRDefault="005E0A8C" w:rsidP="005E0A8C">
      <w:pPr>
        <w:pStyle w:val="Cuerpo"/>
        <w:rPr>
          <w:b/>
          <w:u w:val="single"/>
        </w:rPr>
      </w:pPr>
      <w:r w:rsidRPr="00766F82">
        <w:rPr>
          <w:b/>
          <w:u w:val="single"/>
        </w:rPr>
        <w:lastRenderedPageBreak/>
        <w:t>Explicación del diagrama de clases</w:t>
      </w:r>
    </w:p>
    <w:p w14:paraId="526E32F0" w14:textId="117D3C21" w:rsidR="005E0A8C" w:rsidRDefault="00766F82" w:rsidP="005E0A8C">
      <w:pPr>
        <w:pStyle w:val="Cuerpo"/>
      </w:pPr>
      <w:r>
        <w:t>La explicac</w:t>
      </w:r>
      <w:r w:rsidR="003610B4">
        <w:t xml:space="preserve">ión del diagrama de clases y </w:t>
      </w:r>
      <w:r w:rsidR="00457049">
        <w:t>la función que tiene cada uno de los controladores</w:t>
      </w:r>
      <w:r>
        <w:t xml:space="preserve"> dentro de aplicación sería la siguiente:</w:t>
      </w:r>
    </w:p>
    <w:p w14:paraId="68A4F3D5" w14:textId="1649BBEE" w:rsidR="00766F82" w:rsidRDefault="00766F82" w:rsidP="005E0A8C">
      <w:pPr>
        <w:pStyle w:val="Cuerpo"/>
      </w:pPr>
      <w:r>
        <w:t>En primer lugar, todos los controladores heredan de “</w:t>
      </w:r>
      <w:proofErr w:type="spellStart"/>
      <w:r>
        <w:t>AppController</w:t>
      </w:r>
      <w:proofErr w:type="spellEnd"/>
      <w:r>
        <w:t xml:space="preserve">”. </w:t>
      </w:r>
      <w:r w:rsidR="003610B4">
        <w:t>Las peticiones web hacia la aplicación siempre se reciben por la clase</w:t>
      </w:r>
      <w:r>
        <w:t xml:space="preserve"> “</w:t>
      </w:r>
      <w:proofErr w:type="spellStart"/>
      <w:r>
        <w:t>ConexionesController</w:t>
      </w:r>
      <w:proofErr w:type="spellEnd"/>
      <w:r>
        <w:t xml:space="preserve">”, que es el controlador que en función del rol del usuario que haya accedido a la aplicación va a re direccionar (para ello se utiliza una función de </w:t>
      </w:r>
      <w:proofErr w:type="spellStart"/>
      <w:r>
        <w:t>CakePHP</w:t>
      </w:r>
      <w:proofErr w:type="spellEnd"/>
      <w:r>
        <w:t xml:space="preserve"> que permite hacerlo sin necesidad de instanciar el controlador al que se va a re direccionar) a uno de los 4 controladores que están por debajo:</w:t>
      </w:r>
    </w:p>
    <w:p w14:paraId="1B2B19A2" w14:textId="65D1C9D6" w:rsidR="00766F82" w:rsidRDefault="00766F82" w:rsidP="00711285">
      <w:pPr>
        <w:pStyle w:val="Cuerpo"/>
        <w:numPr>
          <w:ilvl w:val="0"/>
          <w:numId w:val="14"/>
        </w:numPr>
      </w:pPr>
      <w:r>
        <w:t xml:space="preserve">Si el que accede a la aplicación es un </w:t>
      </w:r>
      <w:r w:rsidRPr="00766F82">
        <w:rPr>
          <w:b/>
        </w:rPr>
        <w:t>profesor</w:t>
      </w:r>
      <w:r>
        <w:t xml:space="preserve"> entonces:</w:t>
      </w:r>
    </w:p>
    <w:p w14:paraId="5F831ADD" w14:textId="423964C1" w:rsidR="00766F82" w:rsidRDefault="00766F82" w:rsidP="00711285">
      <w:pPr>
        <w:pStyle w:val="Cuerpo"/>
        <w:numPr>
          <w:ilvl w:val="1"/>
          <w:numId w:val="14"/>
        </w:numPr>
      </w:pPr>
      <w:r>
        <w:t>Si es su primer acceso, será redirigido a “</w:t>
      </w:r>
      <w:proofErr w:type="spellStart"/>
      <w:r>
        <w:t>TareasController</w:t>
      </w:r>
      <w:proofErr w:type="spellEnd"/>
      <w:r>
        <w:t>” para que rellene el formulario obligatorio de configuración de parámetros de la tarea.</w:t>
      </w:r>
    </w:p>
    <w:p w14:paraId="43AA8745" w14:textId="77777777" w:rsidR="00766F82" w:rsidRDefault="00766F82" w:rsidP="00711285">
      <w:pPr>
        <w:pStyle w:val="Cuerpo"/>
        <w:numPr>
          <w:ilvl w:val="1"/>
          <w:numId w:val="14"/>
        </w:numPr>
      </w:pPr>
      <w:r>
        <w:t>En los siguientes accesos, será redirigido al panel principal del profesor que se encuentra en “</w:t>
      </w:r>
      <w:proofErr w:type="spellStart"/>
      <w:r>
        <w:t>ProfesoresController</w:t>
      </w:r>
      <w:proofErr w:type="spellEnd"/>
      <w:r>
        <w:t>”.</w:t>
      </w:r>
    </w:p>
    <w:p w14:paraId="00144CFE" w14:textId="77777777" w:rsidR="00766F82" w:rsidRDefault="00766F82" w:rsidP="00711285">
      <w:pPr>
        <w:pStyle w:val="Cuerpo"/>
        <w:numPr>
          <w:ilvl w:val="0"/>
          <w:numId w:val="14"/>
        </w:numPr>
      </w:pPr>
      <w:r>
        <w:t xml:space="preserve">Si el que accede a la aplicación es un </w:t>
      </w:r>
      <w:r w:rsidRPr="00766F82">
        <w:rPr>
          <w:b/>
        </w:rPr>
        <w:t>alumno</w:t>
      </w:r>
      <w:r>
        <w:t xml:space="preserve"> entonces:</w:t>
      </w:r>
    </w:p>
    <w:p w14:paraId="25DA6778" w14:textId="77777777" w:rsidR="00766F82" w:rsidRDefault="00766F82" w:rsidP="00711285">
      <w:pPr>
        <w:pStyle w:val="Cuerpo"/>
        <w:numPr>
          <w:ilvl w:val="1"/>
          <w:numId w:val="14"/>
        </w:numPr>
      </w:pPr>
      <w:r>
        <w:t>Si es su primer acceso, será redirigido a “</w:t>
      </w:r>
      <w:proofErr w:type="spellStart"/>
      <w:r>
        <w:t>AlumnosController</w:t>
      </w:r>
      <w:proofErr w:type="spellEnd"/>
      <w:r>
        <w:t>” donde se procederá a su registro en la aplicación.</w:t>
      </w:r>
    </w:p>
    <w:p w14:paraId="46C02D1A" w14:textId="77777777" w:rsidR="00766F82" w:rsidRDefault="00766F82" w:rsidP="00711285">
      <w:pPr>
        <w:pStyle w:val="Cuerpo"/>
        <w:numPr>
          <w:ilvl w:val="1"/>
          <w:numId w:val="14"/>
        </w:numPr>
      </w:pPr>
      <w:r>
        <w:t>En los siguientes accesos será redirigido al panel principal del alumno, que es el formulario de subida de prácticas, perteneciente a “</w:t>
      </w:r>
      <w:proofErr w:type="spellStart"/>
      <w:r>
        <w:t>IntentosController</w:t>
      </w:r>
      <w:proofErr w:type="spellEnd"/>
      <w:r>
        <w:t>”.</w:t>
      </w:r>
    </w:p>
    <w:p w14:paraId="558F2300" w14:textId="77777777" w:rsidR="00766F82" w:rsidRPr="00766F82" w:rsidRDefault="00766F82" w:rsidP="00766F82">
      <w:pPr>
        <w:pStyle w:val="Cuerpo"/>
      </w:pPr>
      <w:r>
        <w:t>Por lo tanto por parte del profesor “</w:t>
      </w:r>
      <w:proofErr w:type="spellStart"/>
      <w:r>
        <w:t>ProfesoresController</w:t>
      </w:r>
      <w:proofErr w:type="spellEnd"/>
      <w:r>
        <w:t>” sería el controlador principal, y por parte del alumno sería “</w:t>
      </w:r>
      <w:proofErr w:type="spellStart"/>
      <w:r>
        <w:t>IntentosController</w:t>
      </w:r>
      <w:proofErr w:type="spellEnd"/>
      <w:r>
        <w:t>”. A partir de ahora</w:t>
      </w:r>
      <w:r w:rsidR="00EA325B">
        <w:t xml:space="preserve"> estos controladores serán los que usen los controladores que se encuentran por debajo cuando sea necesario. Por ejemplo: tanto “</w:t>
      </w:r>
      <w:proofErr w:type="spellStart"/>
      <w:r w:rsidR="00EA325B">
        <w:t>IntentosController</w:t>
      </w:r>
      <w:proofErr w:type="spellEnd"/>
      <w:r w:rsidR="00EA325B">
        <w:t>” como “</w:t>
      </w:r>
      <w:proofErr w:type="spellStart"/>
      <w:r w:rsidR="00EA325B">
        <w:t>ProfesoresController</w:t>
      </w:r>
      <w:proofErr w:type="spellEnd"/>
      <w:r w:rsidR="00EA325B">
        <w:t>” van a hacer uso del controlador “</w:t>
      </w:r>
      <w:proofErr w:type="spellStart"/>
      <w:r w:rsidR="00EA325B">
        <w:t>GraficasController</w:t>
      </w:r>
      <w:proofErr w:type="spellEnd"/>
      <w:r w:rsidR="00EA325B">
        <w:t>”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bookmarkStart w:id="116" w:name="_Toc442285853"/>
      <w:r>
        <w:lastRenderedPageBreak/>
        <w:t>Diseño procedimental</w:t>
      </w:r>
      <w:bookmarkEnd w:id="116"/>
    </w:p>
    <w:p w14:paraId="4664CF10" w14:textId="77777777" w:rsidR="00B71179" w:rsidRDefault="00B71179" w:rsidP="00B71179">
      <w:pPr>
        <w:pStyle w:val="Ttulo3"/>
      </w:pPr>
      <w:bookmarkStart w:id="117" w:name="_Toc442285854"/>
      <w:r>
        <w:t>Diagramas de secuencias</w:t>
      </w:r>
      <w:bookmarkEnd w:id="117"/>
    </w:p>
    <w:p w14:paraId="24686C36" w14:textId="77777777" w:rsidR="00B71179" w:rsidRDefault="00B71179" w:rsidP="00711285">
      <w:pPr>
        <w:pStyle w:val="Cuerpo"/>
        <w:numPr>
          <w:ilvl w:val="0"/>
          <w:numId w:val="14"/>
        </w:numPr>
      </w:pPr>
      <w:r>
        <w:t>Diagrama de secuencia: “Conexión del usuario (profesor/alumno)”</w:t>
      </w:r>
    </w:p>
    <w:p w14:paraId="550C0D76" w14:textId="77777777" w:rsidR="00B71179" w:rsidRDefault="00B71179" w:rsidP="00B71179">
      <w:pPr>
        <w:pStyle w:val="Cuerpo"/>
        <w:rPr>
          <w:noProof/>
          <w:lang w:eastAsia="es-ES"/>
        </w:rPr>
      </w:pPr>
    </w:p>
    <w:p w14:paraId="516A182A" w14:textId="77777777" w:rsidR="00457049" w:rsidRDefault="00B71179" w:rsidP="00457049">
      <w:pPr>
        <w:pStyle w:val="Cuerpo"/>
        <w:keepNext/>
        <w:jc w:val="center"/>
      </w:pPr>
      <w:r w:rsidRPr="00B71179">
        <w:rPr>
          <w:noProof/>
          <w:lang w:eastAsia="es-ES"/>
        </w:rPr>
        <w:drawing>
          <wp:inline distT="0" distB="0" distL="0" distR="0" wp14:anchorId="1D49DBB7" wp14:editId="132EEEF3">
            <wp:extent cx="3934324" cy="3288386"/>
            <wp:effectExtent l="0" t="0" r="9525" b="762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887" t="5174" r="17039" b="6842"/>
                    <a:stretch/>
                  </pic:blipFill>
                  <pic:spPr bwMode="auto">
                    <a:xfrm>
                      <a:off x="0" y="0"/>
                      <a:ext cx="3948331" cy="3300093"/>
                    </a:xfrm>
                    <a:prstGeom prst="rect">
                      <a:avLst/>
                    </a:prstGeom>
                    <a:noFill/>
                    <a:ln>
                      <a:noFill/>
                    </a:ln>
                    <a:extLst>
                      <a:ext uri="{53640926-AAD7-44D8-BBD7-CCE9431645EC}">
                        <a14:shadowObscured xmlns:a14="http://schemas.microsoft.com/office/drawing/2010/main"/>
                      </a:ext>
                    </a:extLst>
                  </pic:spPr>
                </pic:pic>
              </a:graphicData>
            </a:graphic>
          </wp:inline>
        </w:drawing>
      </w:r>
    </w:p>
    <w:p w14:paraId="4A6D4A66" w14:textId="1DD7A6DE" w:rsidR="00B71179" w:rsidRDefault="00457049" w:rsidP="00457049">
      <w:pPr>
        <w:pStyle w:val="Epgrafe"/>
        <w:jc w:val="center"/>
      </w:pPr>
      <w:bookmarkStart w:id="118" w:name="_Toc442285924"/>
      <w:r>
        <w:t xml:space="preserve">Ilustración </w:t>
      </w:r>
      <w:fldSimple w:instr=" SEQ Ilustración \* ARABIC ">
        <w:r w:rsidR="00D663C6">
          <w:rPr>
            <w:noProof/>
          </w:rPr>
          <w:t>29</w:t>
        </w:r>
      </w:fldSimple>
      <w:r>
        <w:t>: Diagrama de secuencia "Conexión del usuario"</w:t>
      </w:r>
      <w:bookmarkEnd w:id="118"/>
    </w:p>
    <w:p w14:paraId="0AC40372" w14:textId="1CC4E344" w:rsidR="00FC3CF5" w:rsidRPr="00FC3CF5" w:rsidRDefault="00FC3CF5" w:rsidP="00FC3CF5">
      <w:r>
        <w:br w:type="page"/>
      </w:r>
    </w:p>
    <w:p w14:paraId="5DCBFF6C" w14:textId="2C528B4B" w:rsidR="00B71179" w:rsidRDefault="00B71179" w:rsidP="00711285">
      <w:pPr>
        <w:pStyle w:val="Cuerpo"/>
        <w:numPr>
          <w:ilvl w:val="0"/>
          <w:numId w:val="14"/>
        </w:numPr>
      </w:pPr>
      <w:r>
        <w:lastRenderedPageBreak/>
        <w:t>Diagrama de secuencia: “Registro del profesor</w:t>
      </w:r>
      <w:r w:rsidR="00457049">
        <w:t xml:space="preserve"> en la aplicación</w:t>
      </w:r>
      <w:r>
        <w:t>”</w:t>
      </w:r>
    </w:p>
    <w:p w14:paraId="6F0738C4" w14:textId="42DABD85" w:rsidR="00457049" w:rsidRDefault="00B71179" w:rsidP="00457049">
      <w:pPr>
        <w:pStyle w:val="Cuerpo"/>
        <w:keepNext/>
        <w:jc w:val="center"/>
      </w:pPr>
      <w:r w:rsidRPr="00B71179">
        <w:rPr>
          <w:noProof/>
          <w:lang w:eastAsia="es-ES"/>
        </w:rPr>
        <w:drawing>
          <wp:inline distT="0" distB="0" distL="0" distR="0" wp14:anchorId="58F39433" wp14:editId="0006CCC1">
            <wp:extent cx="3490622" cy="2747684"/>
            <wp:effectExtent l="0" t="0" r="0"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9107" t="7029" r="8276" b="8813"/>
                    <a:stretch/>
                  </pic:blipFill>
                  <pic:spPr bwMode="auto">
                    <a:xfrm>
                      <a:off x="0" y="0"/>
                      <a:ext cx="3502761" cy="2757239"/>
                    </a:xfrm>
                    <a:prstGeom prst="rect">
                      <a:avLst/>
                    </a:prstGeom>
                    <a:noFill/>
                    <a:ln>
                      <a:noFill/>
                    </a:ln>
                    <a:extLst>
                      <a:ext uri="{53640926-AAD7-44D8-BBD7-CCE9431645EC}">
                        <a14:shadowObscured xmlns:a14="http://schemas.microsoft.com/office/drawing/2010/main"/>
                      </a:ext>
                    </a:extLst>
                  </pic:spPr>
                </pic:pic>
              </a:graphicData>
            </a:graphic>
          </wp:inline>
        </w:drawing>
      </w:r>
    </w:p>
    <w:p w14:paraId="7612C04D" w14:textId="3BE11FB0" w:rsidR="00B71179" w:rsidRDefault="00457049" w:rsidP="00457049">
      <w:pPr>
        <w:pStyle w:val="Epgrafe"/>
        <w:jc w:val="center"/>
      </w:pPr>
      <w:bookmarkStart w:id="119" w:name="_Toc442285925"/>
      <w:r>
        <w:t xml:space="preserve">Ilustración </w:t>
      </w:r>
      <w:fldSimple w:instr=" SEQ Ilustración \* ARABIC ">
        <w:r w:rsidR="00D663C6">
          <w:rPr>
            <w:noProof/>
          </w:rPr>
          <w:t>30</w:t>
        </w:r>
      </w:fldSimple>
      <w:r>
        <w:t xml:space="preserve">: Diagrama de secuencia "Registro del profesor en la </w:t>
      </w:r>
      <w:proofErr w:type="spellStart"/>
      <w:r>
        <w:t>aplicaicón</w:t>
      </w:r>
      <w:proofErr w:type="spellEnd"/>
      <w:r>
        <w:t>"</w:t>
      </w:r>
      <w:bookmarkEnd w:id="119"/>
    </w:p>
    <w:p w14:paraId="7F39088D" w14:textId="129FEF14" w:rsidR="00457049" w:rsidRDefault="00FC3CF5" w:rsidP="00FC3CF5">
      <w:pPr>
        <w:pStyle w:val="Cuerpo"/>
        <w:numPr>
          <w:ilvl w:val="0"/>
          <w:numId w:val="14"/>
        </w:numPr>
      </w:pPr>
      <w:r w:rsidRPr="00B71179">
        <w:rPr>
          <w:noProof/>
          <w:lang w:eastAsia="es-ES"/>
        </w:rPr>
        <w:drawing>
          <wp:anchor distT="0" distB="0" distL="114300" distR="114300" simplePos="0" relativeHeight="251673600" behindDoc="0" locked="0" layoutInCell="1" allowOverlap="1" wp14:anchorId="6C237B3D" wp14:editId="3825D0A6">
            <wp:simplePos x="0" y="0"/>
            <wp:positionH relativeFrom="column">
              <wp:posOffset>269240</wp:posOffset>
            </wp:positionH>
            <wp:positionV relativeFrom="paragraph">
              <wp:posOffset>216535</wp:posOffset>
            </wp:positionV>
            <wp:extent cx="3838575" cy="2200275"/>
            <wp:effectExtent l="0" t="0" r="9525" b="9525"/>
            <wp:wrapThrough wrapText="bothSides">
              <wp:wrapPolygon edited="0">
                <wp:start x="0" y="0"/>
                <wp:lineTo x="0" y="21506"/>
                <wp:lineTo x="21546" y="21506"/>
                <wp:lineTo x="21546" y="0"/>
                <wp:lineTo x="0" y="0"/>
              </wp:wrapPolygon>
            </wp:wrapThrough>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5114" t="7485" r="19954" b="15062"/>
                    <a:stretch/>
                  </pic:blipFill>
                  <pic:spPr bwMode="auto">
                    <a:xfrm>
                      <a:off x="0" y="0"/>
                      <a:ext cx="383857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179">
        <w:t>Diagrama de secuencia: “Profesor configura parámetros de la tarea”</w:t>
      </w:r>
    </w:p>
    <w:p w14:paraId="62F85D45" w14:textId="3A4DEAAD" w:rsidR="00B71179" w:rsidRDefault="00457049" w:rsidP="00345CF4">
      <w:pPr>
        <w:pStyle w:val="Epgrafe"/>
        <w:ind w:firstLine="360"/>
        <w:jc w:val="center"/>
      </w:pPr>
      <w:bookmarkStart w:id="120" w:name="_Toc442285926"/>
      <w:r>
        <w:t xml:space="preserve">Ilustración </w:t>
      </w:r>
      <w:fldSimple w:instr=" SEQ Ilustración \* ARABIC ">
        <w:r w:rsidR="00D663C6">
          <w:rPr>
            <w:noProof/>
          </w:rPr>
          <w:t>31</w:t>
        </w:r>
      </w:fldSimple>
      <w:r>
        <w:t>: Diagrama de secuencia "Profesor configura parámetros de la tarea"</w:t>
      </w:r>
      <w:bookmarkEnd w:id="120"/>
    </w:p>
    <w:p w14:paraId="6D1F06B7" w14:textId="6CCB5C31" w:rsidR="00380B7E" w:rsidRDefault="00B71179" w:rsidP="00711285">
      <w:pPr>
        <w:pStyle w:val="Cuerpo"/>
        <w:numPr>
          <w:ilvl w:val="0"/>
          <w:numId w:val="14"/>
        </w:numPr>
      </w:pPr>
      <w:r>
        <w:lastRenderedPageBreak/>
        <w:t>Diagrama de secuencia: “Profesor sube test”</w:t>
      </w:r>
    </w:p>
    <w:p w14:paraId="0AC796E1" w14:textId="77777777" w:rsidR="00457049" w:rsidRDefault="00B71179" w:rsidP="00457049">
      <w:pPr>
        <w:pStyle w:val="Cuerpo"/>
        <w:keepNext/>
        <w:jc w:val="center"/>
      </w:pPr>
      <w:r w:rsidRPr="00B71179">
        <w:rPr>
          <w:noProof/>
          <w:lang w:eastAsia="es-ES"/>
        </w:rPr>
        <w:drawing>
          <wp:inline distT="0" distB="0" distL="0" distR="0" wp14:anchorId="7401053D" wp14:editId="3A86B3CA">
            <wp:extent cx="3945151" cy="2839415"/>
            <wp:effectExtent l="0" t="0" r="0" b="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751" t="5667" r="8104" b="6360"/>
                    <a:stretch/>
                  </pic:blipFill>
                  <pic:spPr bwMode="auto">
                    <a:xfrm>
                      <a:off x="0" y="0"/>
                      <a:ext cx="3963276" cy="2852460"/>
                    </a:xfrm>
                    <a:prstGeom prst="rect">
                      <a:avLst/>
                    </a:prstGeom>
                    <a:noFill/>
                    <a:ln>
                      <a:noFill/>
                    </a:ln>
                    <a:extLst>
                      <a:ext uri="{53640926-AAD7-44D8-BBD7-CCE9431645EC}">
                        <a14:shadowObscured xmlns:a14="http://schemas.microsoft.com/office/drawing/2010/main"/>
                      </a:ext>
                    </a:extLst>
                  </pic:spPr>
                </pic:pic>
              </a:graphicData>
            </a:graphic>
          </wp:inline>
        </w:drawing>
      </w:r>
    </w:p>
    <w:p w14:paraId="5A5194D6" w14:textId="1553F647" w:rsidR="00B71179" w:rsidRDefault="00457049" w:rsidP="00457049">
      <w:pPr>
        <w:pStyle w:val="Epgrafe"/>
        <w:jc w:val="center"/>
      </w:pPr>
      <w:bookmarkStart w:id="121" w:name="_Toc442285927"/>
      <w:r>
        <w:t xml:space="preserve">Ilustración </w:t>
      </w:r>
      <w:fldSimple w:instr=" SEQ Ilustración \* ARABIC ">
        <w:r w:rsidR="00D663C6">
          <w:rPr>
            <w:noProof/>
          </w:rPr>
          <w:t>32</w:t>
        </w:r>
      </w:fldSimple>
      <w:r>
        <w:t>: Diagrama de secuencia "Profesor sube test"</w:t>
      </w:r>
      <w:bookmarkEnd w:id="121"/>
    </w:p>
    <w:p w14:paraId="6F9C8C36" w14:textId="63BBDEC3" w:rsidR="00FC3CF5" w:rsidRPr="00FC3CF5" w:rsidRDefault="00FC3CF5" w:rsidP="00FC3CF5">
      <w:r>
        <w:br w:type="page"/>
      </w:r>
    </w:p>
    <w:p w14:paraId="06C7C76A" w14:textId="77777777" w:rsidR="00380B7E" w:rsidRDefault="00B71179" w:rsidP="00711285">
      <w:pPr>
        <w:pStyle w:val="Cuerpo"/>
        <w:numPr>
          <w:ilvl w:val="0"/>
          <w:numId w:val="14"/>
        </w:numPr>
      </w:pPr>
      <w:r>
        <w:lastRenderedPageBreak/>
        <w:t>Diagrama de secuencia: “Alumno sube práctica”</w:t>
      </w:r>
    </w:p>
    <w:p w14:paraId="2777C065" w14:textId="77777777" w:rsidR="00457049" w:rsidRDefault="00380B7E" w:rsidP="00457049">
      <w:pPr>
        <w:pStyle w:val="Cuerpo"/>
        <w:keepNext/>
        <w:jc w:val="center"/>
      </w:pPr>
      <w:r w:rsidRPr="00380B7E">
        <w:rPr>
          <w:noProof/>
          <w:lang w:eastAsia="es-ES"/>
        </w:rPr>
        <w:drawing>
          <wp:inline distT="0" distB="0" distL="0" distR="0" wp14:anchorId="4CC7D96D" wp14:editId="33A28324">
            <wp:extent cx="4020591" cy="4584036"/>
            <wp:effectExtent l="0" t="0" r="0" b="762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4793" t="3929" r="23317" b="4484"/>
                    <a:stretch/>
                  </pic:blipFill>
                  <pic:spPr bwMode="auto">
                    <a:xfrm>
                      <a:off x="0" y="0"/>
                      <a:ext cx="4035108" cy="4600587"/>
                    </a:xfrm>
                    <a:prstGeom prst="rect">
                      <a:avLst/>
                    </a:prstGeom>
                    <a:noFill/>
                    <a:ln>
                      <a:noFill/>
                    </a:ln>
                    <a:extLst>
                      <a:ext uri="{53640926-AAD7-44D8-BBD7-CCE9431645EC}">
                        <a14:shadowObscured xmlns:a14="http://schemas.microsoft.com/office/drawing/2010/main"/>
                      </a:ext>
                    </a:extLst>
                  </pic:spPr>
                </pic:pic>
              </a:graphicData>
            </a:graphic>
          </wp:inline>
        </w:drawing>
      </w:r>
    </w:p>
    <w:p w14:paraId="3939CFAD" w14:textId="6139B110" w:rsidR="00380B7E" w:rsidRDefault="00457049" w:rsidP="00457049">
      <w:pPr>
        <w:pStyle w:val="Epgrafe"/>
        <w:jc w:val="center"/>
      </w:pPr>
      <w:bookmarkStart w:id="122" w:name="_Toc442285928"/>
      <w:r>
        <w:t xml:space="preserve">Ilustración </w:t>
      </w:r>
      <w:fldSimple w:instr=" SEQ Ilustración \* ARABIC ">
        <w:r w:rsidR="00D663C6">
          <w:rPr>
            <w:noProof/>
          </w:rPr>
          <w:t>33</w:t>
        </w:r>
      </w:fldSimple>
      <w:r>
        <w:t>: Diagrama de secuencia "Alumno sube práctica"</w:t>
      </w:r>
      <w:bookmarkEnd w:id="122"/>
    </w:p>
    <w:p w14:paraId="7F2C14DB" w14:textId="59292472" w:rsidR="00FC3CF5" w:rsidRPr="00FC3CF5" w:rsidRDefault="00FC3CF5" w:rsidP="00FC3CF5">
      <w:r>
        <w:br w:type="page"/>
      </w:r>
    </w:p>
    <w:p w14:paraId="79E0F317" w14:textId="77777777" w:rsidR="00B71179" w:rsidRDefault="00B71179" w:rsidP="00711285">
      <w:pPr>
        <w:pStyle w:val="Cuerpo"/>
        <w:numPr>
          <w:ilvl w:val="0"/>
          <w:numId w:val="14"/>
        </w:numPr>
      </w:pPr>
      <w:r>
        <w:lastRenderedPageBreak/>
        <w:t>Diagrama de secuencia: “Alumno sube práctica incorrecta”</w:t>
      </w:r>
    </w:p>
    <w:p w14:paraId="45DAB1FD" w14:textId="77777777" w:rsidR="00380B7E" w:rsidRDefault="00380B7E" w:rsidP="00380B7E">
      <w:pPr>
        <w:pStyle w:val="Cuerpo"/>
        <w:rPr>
          <w:noProof/>
          <w:lang w:eastAsia="es-ES"/>
        </w:rPr>
      </w:pPr>
    </w:p>
    <w:p w14:paraId="1F3244DE" w14:textId="77777777" w:rsidR="00457049" w:rsidRDefault="00380B7E" w:rsidP="00457049">
      <w:pPr>
        <w:pStyle w:val="Cuerpo"/>
        <w:keepNext/>
        <w:jc w:val="center"/>
      </w:pPr>
      <w:r w:rsidRPr="00380B7E">
        <w:rPr>
          <w:noProof/>
          <w:lang w:eastAsia="es-ES"/>
        </w:rPr>
        <w:drawing>
          <wp:inline distT="0" distB="0" distL="0" distR="0" wp14:anchorId="033AC099" wp14:editId="56C9FFC4">
            <wp:extent cx="3976837" cy="4753254"/>
            <wp:effectExtent l="0" t="0" r="508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5592" t="4349" r="2696" b="5224"/>
                    <a:stretch/>
                  </pic:blipFill>
                  <pic:spPr bwMode="auto">
                    <a:xfrm>
                      <a:off x="0" y="0"/>
                      <a:ext cx="3994794" cy="4774717"/>
                    </a:xfrm>
                    <a:prstGeom prst="rect">
                      <a:avLst/>
                    </a:prstGeom>
                    <a:noFill/>
                    <a:ln>
                      <a:noFill/>
                    </a:ln>
                    <a:extLst>
                      <a:ext uri="{53640926-AAD7-44D8-BBD7-CCE9431645EC}">
                        <a14:shadowObscured xmlns:a14="http://schemas.microsoft.com/office/drawing/2010/main"/>
                      </a:ext>
                    </a:extLst>
                  </pic:spPr>
                </pic:pic>
              </a:graphicData>
            </a:graphic>
          </wp:inline>
        </w:drawing>
      </w:r>
    </w:p>
    <w:p w14:paraId="71EB21D5" w14:textId="14D4F81E" w:rsidR="00380B7E" w:rsidRPr="00B71179" w:rsidRDefault="00457049" w:rsidP="00457049">
      <w:pPr>
        <w:pStyle w:val="Epgrafe"/>
        <w:jc w:val="center"/>
      </w:pPr>
      <w:bookmarkStart w:id="123" w:name="_Toc442285929"/>
      <w:r>
        <w:t xml:space="preserve">Ilustración </w:t>
      </w:r>
      <w:fldSimple w:instr=" SEQ Ilustración \* ARABIC ">
        <w:r w:rsidR="00D663C6">
          <w:rPr>
            <w:noProof/>
          </w:rPr>
          <w:t>34</w:t>
        </w:r>
      </w:fldSimple>
      <w:r>
        <w:t>: Diagrama de secuencia "Alumno sube práctica incorrecta"</w:t>
      </w:r>
      <w:bookmarkEnd w:id="123"/>
    </w:p>
    <w:p w14:paraId="647DC9EF" w14:textId="77777777" w:rsidR="00B71179" w:rsidRPr="00B71179" w:rsidRDefault="00B71179" w:rsidP="00B71179">
      <w:pPr>
        <w:pStyle w:val="Cuerpo"/>
      </w:pPr>
    </w:p>
    <w:p w14:paraId="48B8C2D8" w14:textId="77777777" w:rsidR="00DB68A6" w:rsidRDefault="00FE3480" w:rsidP="00FE3480">
      <w:pPr>
        <w:pStyle w:val="Ttulo2"/>
      </w:pPr>
      <w:bookmarkStart w:id="124" w:name="_Toc442285855"/>
      <w:r>
        <w:lastRenderedPageBreak/>
        <w:t>Diseño arquitectónico</w:t>
      </w:r>
      <w:bookmarkEnd w:id="124"/>
    </w:p>
    <w:p w14:paraId="068D6EAF" w14:textId="77777777" w:rsidR="007F2885" w:rsidRDefault="007F2885" w:rsidP="007F2885">
      <w:pPr>
        <w:pStyle w:val="Ttulo3"/>
      </w:pPr>
      <w:bookmarkStart w:id="125" w:name="_Toc442285856"/>
      <w:r>
        <w:t>Diagrama de despliegue</w:t>
      </w:r>
      <w:bookmarkEnd w:id="125"/>
    </w:p>
    <w:p w14:paraId="2CD0B0FE" w14:textId="1BAC0A26" w:rsidR="007F2885" w:rsidRDefault="007F2885" w:rsidP="007F2885">
      <w:r>
        <w:t>En el diagrama de despliegue podemos observar cómo interactúan las diferente</w:t>
      </w:r>
      <w:r w:rsidR="00104C22">
        <w:t>s partes que forman el sistema:</w:t>
      </w:r>
    </w:p>
    <w:p w14:paraId="5D22C342" w14:textId="77777777" w:rsidR="007F2885" w:rsidRDefault="007F2885" w:rsidP="007F2885">
      <w:pPr>
        <w:rPr>
          <w:noProof/>
          <w:lang w:eastAsia="es-ES"/>
        </w:rPr>
      </w:pPr>
    </w:p>
    <w:p w14:paraId="06D6026A" w14:textId="77777777" w:rsidR="00457049" w:rsidRDefault="007F2885" w:rsidP="00457049">
      <w:pPr>
        <w:keepNext/>
      </w:pPr>
      <w:r w:rsidRPr="00FE078F">
        <w:rPr>
          <w:noProof/>
          <w:lang w:eastAsia="es-ES"/>
        </w:rPr>
        <w:drawing>
          <wp:inline distT="0" distB="0" distL="0" distR="0" wp14:anchorId="1BF80DFE" wp14:editId="6C01D27F">
            <wp:extent cx="3898900" cy="1787330"/>
            <wp:effectExtent l="0" t="0" r="6350" b="3810"/>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751" t="6155" r="1555" b="19447"/>
                    <a:stretch/>
                  </pic:blipFill>
                  <pic:spPr bwMode="auto">
                    <a:xfrm>
                      <a:off x="0" y="0"/>
                      <a:ext cx="3954402" cy="1812773"/>
                    </a:xfrm>
                    <a:prstGeom prst="rect">
                      <a:avLst/>
                    </a:prstGeom>
                    <a:noFill/>
                    <a:ln>
                      <a:noFill/>
                    </a:ln>
                    <a:extLst>
                      <a:ext uri="{53640926-AAD7-44D8-BBD7-CCE9431645EC}">
                        <a14:shadowObscured xmlns:a14="http://schemas.microsoft.com/office/drawing/2010/main"/>
                      </a:ext>
                    </a:extLst>
                  </pic:spPr>
                </pic:pic>
              </a:graphicData>
            </a:graphic>
          </wp:inline>
        </w:drawing>
      </w:r>
    </w:p>
    <w:p w14:paraId="5B275C7F" w14:textId="4A5E9F70" w:rsidR="00457049" w:rsidRDefault="00457049" w:rsidP="00457049">
      <w:pPr>
        <w:pStyle w:val="Epgrafe"/>
        <w:jc w:val="center"/>
      </w:pPr>
      <w:bookmarkStart w:id="126" w:name="_Toc442285930"/>
      <w:r>
        <w:t xml:space="preserve">Ilustración </w:t>
      </w:r>
      <w:fldSimple w:instr=" SEQ Ilustración \* ARABIC ">
        <w:r w:rsidR="00D663C6">
          <w:rPr>
            <w:noProof/>
          </w:rPr>
          <w:t>35</w:t>
        </w:r>
      </w:fldSimple>
      <w:r>
        <w:t>: Diagrama de despliegue</w:t>
      </w:r>
      <w:bookmarkEnd w:id="126"/>
    </w:p>
    <w:p w14:paraId="70C6DF5C" w14:textId="37139F60" w:rsidR="00A90A9A" w:rsidRDefault="00DB68A6" w:rsidP="007F2885">
      <w:r>
        <w:br w:type="page"/>
      </w:r>
    </w:p>
    <w:p w14:paraId="1873ADE8" w14:textId="77777777" w:rsidR="008E2418" w:rsidRDefault="008E2418" w:rsidP="008E2418">
      <w:pPr>
        <w:pStyle w:val="Ttulo1"/>
      </w:pPr>
      <w:bookmarkStart w:id="127" w:name="_Toc442285857"/>
      <w:r>
        <w:lastRenderedPageBreak/>
        <w:t>Manual del programador</w:t>
      </w:r>
      <w:bookmarkEnd w:id="127"/>
    </w:p>
    <w:p w14:paraId="095C6FF1" w14:textId="77777777" w:rsidR="007F2885" w:rsidRDefault="007F2885" w:rsidP="007F2885">
      <w:pPr>
        <w:pStyle w:val="Ttulo2"/>
        <w:numPr>
          <w:ilvl w:val="1"/>
          <w:numId w:val="1"/>
        </w:numPr>
        <w:ind w:left="862" w:hanging="578"/>
      </w:pPr>
      <w:bookmarkStart w:id="128" w:name="_Toc442285858"/>
      <w:r>
        <w:t>Introducción</w:t>
      </w:r>
      <w:bookmarkEnd w:id="128"/>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bookmarkStart w:id="129" w:name="_Toc442285859"/>
      <w:r>
        <w:t>Estructura de directorios</w:t>
      </w:r>
      <w:bookmarkEnd w:id="129"/>
      <w:r>
        <w:t xml:space="preserve"> </w:t>
      </w:r>
    </w:p>
    <w:p w14:paraId="0C302BC2" w14:textId="68272FE1" w:rsidR="007F2885" w:rsidRDefault="00C16D6F" w:rsidP="007F2885">
      <w:r>
        <w:t>En el DVD entregado, se encuentra la siguiente estructura de carpetas:</w:t>
      </w:r>
    </w:p>
    <w:p w14:paraId="5C093445" w14:textId="01E75B69" w:rsidR="00C16D6F" w:rsidRDefault="00C16D6F" w:rsidP="00C16D6F">
      <w:pPr>
        <w:pStyle w:val="Prrafodelista"/>
        <w:numPr>
          <w:ilvl w:val="0"/>
          <w:numId w:val="14"/>
        </w:numPr>
      </w:pPr>
      <w:r w:rsidRPr="00C16D6F">
        <w:rPr>
          <w:b/>
        </w:rPr>
        <w:t>Código fuente</w:t>
      </w:r>
      <w:r>
        <w:t>: contiene el código fuente de la aplicación.</w:t>
      </w:r>
    </w:p>
    <w:p w14:paraId="2F9F009D" w14:textId="5D3D0CA4" w:rsidR="00C16D6F" w:rsidRDefault="00C16D6F" w:rsidP="00C16D6F">
      <w:pPr>
        <w:pStyle w:val="Prrafodelista"/>
        <w:numPr>
          <w:ilvl w:val="0"/>
          <w:numId w:val="14"/>
        </w:numPr>
      </w:pPr>
      <w:r>
        <w:rPr>
          <w:b/>
        </w:rPr>
        <w:t>Documentación</w:t>
      </w:r>
      <w:r w:rsidRPr="00C16D6F">
        <w:t>:</w:t>
      </w:r>
      <w:r>
        <w:t xml:space="preserve"> contiene la memoria y los anexos.</w:t>
      </w:r>
    </w:p>
    <w:p w14:paraId="71C993EE" w14:textId="0362B058" w:rsidR="00C16D6F" w:rsidRDefault="0002489F" w:rsidP="00C16D6F">
      <w:pPr>
        <w:pStyle w:val="Prrafodelista"/>
        <w:numPr>
          <w:ilvl w:val="0"/>
          <w:numId w:val="14"/>
        </w:numPr>
      </w:pPr>
      <w:r>
        <w:rPr>
          <w:b/>
        </w:rPr>
        <w:t>Pruebas</w:t>
      </w:r>
      <w:r w:rsidRPr="0002489F">
        <w:t>:</w:t>
      </w:r>
      <w:r>
        <w:t xml:space="preserve"> contiene los archivos .</w:t>
      </w:r>
      <w:proofErr w:type="spellStart"/>
      <w:r>
        <w:t>bat</w:t>
      </w:r>
      <w:proofErr w:type="spellEnd"/>
      <w:r>
        <w:t xml:space="preserve"> encargados de ejecutar las pruebas unitarias y de cobertura de código.</w:t>
      </w:r>
    </w:p>
    <w:p w14:paraId="3A02401F" w14:textId="4A87FC2A" w:rsidR="0002489F" w:rsidRDefault="0002489F" w:rsidP="00C16D6F">
      <w:pPr>
        <w:pStyle w:val="Prrafodelista"/>
        <w:numPr>
          <w:ilvl w:val="0"/>
          <w:numId w:val="14"/>
        </w:numPr>
      </w:pPr>
      <w:r>
        <w:rPr>
          <w:b/>
        </w:rPr>
        <w:t>Vídeos</w:t>
      </w:r>
      <w:r w:rsidRPr="0002489F">
        <w:t>:</w:t>
      </w:r>
      <w:r>
        <w:t xml:space="preserve"> contienen los vídeos de la aplicación en funcionamiento, diferenciando</w:t>
      </w:r>
      <w:r w:rsidR="003610B4">
        <w:t xml:space="preserve"> los roles de profesor y alumno en dos subcarpetas.</w:t>
      </w:r>
    </w:p>
    <w:p w14:paraId="36F00D9B" w14:textId="1E7D1298" w:rsidR="0002489F" w:rsidRDefault="0002489F" w:rsidP="00C16D6F">
      <w:pPr>
        <w:pStyle w:val="Prrafodelista"/>
        <w:numPr>
          <w:ilvl w:val="0"/>
          <w:numId w:val="14"/>
        </w:numPr>
      </w:pPr>
      <w:r>
        <w:rPr>
          <w:b/>
        </w:rPr>
        <w:t>Base de datos</w:t>
      </w:r>
      <w:r w:rsidRPr="0002489F">
        <w:t>:</w:t>
      </w:r>
      <w:r>
        <w:t xml:space="preserve"> </w:t>
      </w:r>
      <w:r w:rsidR="00552E65">
        <w:t xml:space="preserve">contiene </w:t>
      </w:r>
      <w:r w:rsidR="00172714">
        <w:t xml:space="preserve">el script </w:t>
      </w:r>
      <w:proofErr w:type="spellStart"/>
      <w:r w:rsidR="00172714">
        <w:t>sql</w:t>
      </w:r>
      <w:proofErr w:type="spellEnd"/>
      <w:r w:rsidR="00172714">
        <w:t xml:space="preserve"> de creación de las tablas de la base de datos.</w:t>
      </w:r>
    </w:p>
    <w:p w14:paraId="0CD52F75" w14:textId="371754F6" w:rsidR="003610B4" w:rsidRDefault="003610B4" w:rsidP="00C16D6F">
      <w:pPr>
        <w:pStyle w:val="Prrafodelista"/>
        <w:numPr>
          <w:ilvl w:val="0"/>
          <w:numId w:val="14"/>
        </w:numPr>
      </w:pPr>
      <w:r w:rsidRPr="003610B4">
        <w:rPr>
          <w:b/>
        </w:rPr>
        <w:t>Máquina virtual</w:t>
      </w:r>
      <w:r>
        <w:t xml:space="preserve">: contiene un </w:t>
      </w:r>
      <w:proofErr w:type="spellStart"/>
      <w:r>
        <w:t>zip</w:t>
      </w:r>
      <w:proofErr w:type="spellEnd"/>
      <w:r>
        <w:t xml:space="preserve"> con la imagen de la máquina virtual.</w:t>
      </w:r>
    </w:p>
    <w:p w14:paraId="2F0B707E" w14:textId="77777777" w:rsidR="007F2885" w:rsidRDefault="007F2885" w:rsidP="007F2885">
      <w:pPr>
        <w:pStyle w:val="Ttulo2"/>
        <w:numPr>
          <w:ilvl w:val="1"/>
          <w:numId w:val="1"/>
        </w:numPr>
        <w:ind w:left="862" w:hanging="578"/>
      </w:pPr>
      <w:bookmarkStart w:id="130" w:name="_Toc442285860"/>
      <w:r>
        <w:t>Estructura del código fuente</w:t>
      </w:r>
      <w:bookmarkEnd w:id="130"/>
    </w:p>
    <w:p w14:paraId="64E76265" w14:textId="77777777" w:rsidR="007F2885" w:rsidRDefault="007F2885" w:rsidP="007F2885">
      <w:r>
        <w:t>En esta sección se va a explicar brevemente los directorios que componen el código fuente que se ha utilizado para crear la aplicación.</w:t>
      </w:r>
    </w:p>
    <w:p w14:paraId="1BB6A79E" w14:textId="0B7F181B" w:rsidR="007F2885" w:rsidRDefault="007F2885" w:rsidP="007F2885">
      <w:r>
        <w:t>En prime</w:t>
      </w:r>
      <w:r w:rsidR="003610B4">
        <w:t xml:space="preserve">r lugar decir que </w:t>
      </w:r>
      <w:proofErr w:type="spellStart"/>
      <w:r w:rsidR="003610B4">
        <w:t>CakePHP</w:t>
      </w:r>
      <w:proofErr w:type="spellEnd"/>
      <w:r w:rsidR="003610B4">
        <w:t xml:space="preserve"> genera </w:t>
      </w:r>
      <w:r>
        <w:t>una estructura de carpetas por defecto</w:t>
      </w:r>
      <w:r w:rsidR="003610B4">
        <w:t xml:space="preserve"> al configurar un nuevo proyecto</w:t>
      </w:r>
      <w:r>
        <w:t xml:space="preserve">, y por lo tanto hay muchas carpetas que no han sido </w:t>
      </w:r>
      <w:r w:rsidR="003610B4">
        <w:t>empleadas por el desarrollador directamente</w:t>
      </w:r>
      <w:r>
        <w:t>. El directorio raíz de la aplicación sería el siguiente:</w:t>
      </w:r>
    </w:p>
    <w:p w14:paraId="06EACFAF" w14:textId="77777777" w:rsidR="00457049" w:rsidRDefault="007F2885" w:rsidP="00457049">
      <w:pPr>
        <w:keepNext/>
        <w:jc w:val="center"/>
      </w:pPr>
      <w:r>
        <w:rPr>
          <w:noProof/>
          <w:lang w:eastAsia="es-ES"/>
        </w:rPr>
        <w:lastRenderedPageBreak/>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07446" cy="2775583"/>
                    </a:xfrm>
                    <a:prstGeom prst="rect">
                      <a:avLst/>
                    </a:prstGeom>
                  </pic:spPr>
                </pic:pic>
              </a:graphicData>
            </a:graphic>
          </wp:inline>
        </w:drawing>
      </w:r>
    </w:p>
    <w:p w14:paraId="49491397" w14:textId="1868B423" w:rsidR="007F2885" w:rsidRDefault="00457049" w:rsidP="00457049">
      <w:pPr>
        <w:pStyle w:val="Epgrafe"/>
        <w:jc w:val="center"/>
      </w:pPr>
      <w:bookmarkStart w:id="131" w:name="_Toc442285931"/>
      <w:r>
        <w:t xml:space="preserve">Ilustración </w:t>
      </w:r>
      <w:fldSimple w:instr=" SEQ Ilustración \* ARABIC ">
        <w:r w:rsidR="00D663C6">
          <w:rPr>
            <w:noProof/>
          </w:rPr>
          <w:t>36</w:t>
        </w:r>
      </w:fldSimple>
      <w:r>
        <w:t>: Directorio raíz de la aplicación</w:t>
      </w:r>
      <w:bookmarkEnd w:id="131"/>
    </w:p>
    <w:p w14:paraId="138174BB" w14:textId="10AB6A6D" w:rsidR="007F2885" w:rsidRDefault="007F2885" w:rsidP="007F2885">
      <w:r>
        <w:t>Las carpeta</w:t>
      </w:r>
      <w:r w:rsidR="00E15531">
        <w:t xml:space="preserve">s que no han sido empleadas por el desarrollador directamente </w:t>
      </w:r>
      <w:r>
        <w:t xml:space="preserve">son: </w:t>
      </w:r>
      <w:proofErr w:type="spellStart"/>
      <w:r>
        <w:t>bin</w:t>
      </w:r>
      <w:proofErr w:type="spellEnd"/>
      <w:r>
        <w:t xml:space="preserve">, </w:t>
      </w:r>
      <w:proofErr w:type="spellStart"/>
      <w:r>
        <w:t>logs</w:t>
      </w:r>
      <w:proofErr w:type="spellEnd"/>
      <w:r>
        <w:t xml:space="preserve">, </w:t>
      </w:r>
      <w:proofErr w:type="spellStart"/>
      <w:r>
        <w:t>plugins</w:t>
      </w:r>
      <w:proofErr w:type="spellEnd"/>
      <w:r>
        <w:t xml:space="preserve"> y </w:t>
      </w:r>
      <w:proofErr w:type="spellStart"/>
      <w:r>
        <w:t>tmp</w:t>
      </w:r>
      <w:proofErr w:type="spellEnd"/>
      <w:r>
        <w:t>.</w:t>
      </w:r>
    </w:p>
    <w:p w14:paraId="6867DA7C"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C21861">
        <w:rPr>
          <w:b/>
        </w:rPr>
        <w:t>config</w:t>
      </w:r>
      <w:proofErr w:type="spellEnd"/>
      <w:r>
        <w:t>:</w:t>
      </w:r>
    </w:p>
    <w:p w14:paraId="4D3761A4" w14:textId="77777777" w:rsidR="00AE65A5" w:rsidRDefault="007F2885" w:rsidP="00AE65A5">
      <w:pPr>
        <w:keepNext/>
        <w:jc w:val="center"/>
      </w:pPr>
      <w:r>
        <w:rPr>
          <w:noProof/>
          <w:lang w:eastAsia="es-ES"/>
        </w:rPr>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00246" cy="1568829"/>
                    </a:xfrm>
                    <a:prstGeom prst="rect">
                      <a:avLst/>
                    </a:prstGeom>
                  </pic:spPr>
                </pic:pic>
              </a:graphicData>
            </a:graphic>
          </wp:inline>
        </w:drawing>
      </w:r>
    </w:p>
    <w:p w14:paraId="7335BBDB" w14:textId="08B8CDFC" w:rsidR="007F2885" w:rsidRDefault="00AE65A5" w:rsidP="00AE65A5">
      <w:pPr>
        <w:pStyle w:val="Epgrafe"/>
        <w:jc w:val="center"/>
      </w:pPr>
      <w:bookmarkStart w:id="132" w:name="_Toc442285932"/>
      <w:r>
        <w:t xml:space="preserve">Ilustración </w:t>
      </w:r>
      <w:fldSimple w:instr=" SEQ Ilustración \* ARABIC ">
        <w:r w:rsidR="00D663C6">
          <w:rPr>
            <w:noProof/>
          </w:rPr>
          <w:t>37</w:t>
        </w:r>
      </w:fldSimple>
      <w:r>
        <w:t>: Directorio “</w:t>
      </w:r>
      <w:proofErr w:type="spellStart"/>
      <w:r>
        <w:t>config</w:t>
      </w:r>
      <w:proofErr w:type="spellEnd"/>
      <w:r>
        <w:t>” de la aplicación</w:t>
      </w:r>
      <w:bookmarkEnd w:id="132"/>
    </w:p>
    <w:p w14:paraId="6F74C794" w14:textId="77777777" w:rsidR="007F2885" w:rsidRDefault="007F2885" w:rsidP="007F2885">
      <w:r>
        <w:t>Dentro de este directorio el único fichero modificado ha sido el de “</w:t>
      </w:r>
      <w:proofErr w:type="spellStart"/>
      <w:r>
        <w:t>app.php</w:t>
      </w:r>
      <w:proofErr w:type="spellEnd"/>
      <w:r>
        <w:t xml:space="preserve">”, el cual ha sido necesario configurar para poder establecer conexión con la base de datos </w:t>
      </w:r>
      <w:r>
        <w:lastRenderedPageBreak/>
        <w:t>utilizada en la aplicación, además de la base de datos adicional que se ha utilizado para las pruebas unitarias.</w:t>
      </w:r>
    </w:p>
    <w:p w14:paraId="6E195EE4" w14:textId="77777777" w:rsidR="007F2885" w:rsidRPr="00A5082D"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A5082D">
        <w:rPr>
          <w:b/>
        </w:rPr>
        <w:t>ficheros_test</w:t>
      </w:r>
      <w:proofErr w:type="spellEnd"/>
      <w:r>
        <w:rPr>
          <w:b/>
        </w:rPr>
        <w:t>:</w:t>
      </w:r>
    </w:p>
    <w:p w14:paraId="60A9E4AD" w14:textId="77777777" w:rsidR="00AE65A5" w:rsidRDefault="007F2885" w:rsidP="00AE65A5">
      <w:pPr>
        <w:keepNext/>
        <w:jc w:val="center"/>
      </w:pPr>
      <w:r>
        <w:rPr>
          <w:noProof/>
          <w:lang w:eastAsia="es-ES"/>
        </w:rPr>
        <w:drawing>
          <wp:inline distT="0" distB="0" distL="0" distR="0" wp14:anchorId="19ECF99D" wp14:editId="47C2FC3E">
            <wp:extent cx="1192695" cy="1206979"/>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06216" cy="1220662"/>
                    </a:xfrm>
                    <a:prstGeom prst="rect">
                      <a:avLst/>
                    </a:prstGeom>
                  </pic:spPr>
                </pic:pic>
              </a:graphicData>
            </a:graphic>
          </wp:inline>
        </w:drawing>
      </w:r>
    </w:p>
    <w:p w14:paraId="5E5A40D8" w14:textId="4681AA8A" w:rsidR="007F2885" w:rsidRDefault="00AE65A5" w:rsidP="00AE65A5">
      <w:pPr>
        <w:pStyle w:val="Epgrafe"/>
        <w:jc w:val="center"/>
      </w:pPr>
      <w:bookmarkStart w:id="133" w:name="_Toc442285933"/>
      <w:r>
        <w:t xml:space="preserve">Ilustración </w:t>
      </w:r>
      <w:fldSimple w:instr=" SEQ Ilustración \* ARABIC ">
        <w:r w:rsidR="00D663C6">
          <w:rPr>
            <w:noProof/>
          </w:rPr>
          <w:t>38</w:t>
        </w:r>
      </w:fldSimple>
      <w:r>
        <w:t>: Directorio "</w:t>
      </w:r>
      <w:proofErr w:type="spellStart"/>
      <w:r>
        <w:t>ficheros_test</w:t>
      </w:r>
      <w:proofErr w:type="spellEnd"/>
      <w:r>
        <w:t>" de la aplicación</w:t>
      </w:r>
      <w:bookmarkEnd w:id="133"/>
    </w:p>
    <w:p w14:paraId="47768D96" w14:textId="77777777" w:rsidR="007F2885" w:rsidRDefault="007F2885" w:rsidP="007F2885">
      <w:r>
        <w:t xml:space="preserve">Dentro de esta carpeta van a estar una serie de ficheros que van a usarse para poder realizar algunas pruebas unitarias, ya que hay controladores que tienen métodos que realizan procesos de lectura y escritura sobre ficheros </w:t>
      </w:r>
      <w:proofErr w:type="spellStart"/>
      <w:r>
        <w:t>xml</w:t>
      </w:r>
      <w:proofErr w:type="spellEnd"/>
      <w:r>
        <w:t>.</w:t>
      </w:r>
    </w:p>
    <w:p w14:paraId="2A229BA5"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sidRPr="002B271C">
        <w:rPr>
          <w:b/>
        </w:rPr>
        <w:t>Controller</w:t>
      </w:r>
      <w:proofErr w:type="spellEnd"/>
      <w:r>
        <w:t>:</w:t>
      </w:r>
    </w:p>
    <w:p w14:paraId="18A235A9" w14:textId="77777777" w:rsidR="00AE65A5" w:rsidRDefault="007F2885" w:rsidP="00AE65A5">
      <w:pPr>
        <w:keepNext/>
        <w:jc w:val="center"/>
      </w:pPr>
      <w:r>
        <w:rPr>
          <w:noProof/>
          <w:lang w:eastAsia="es-ES"/>
        </w:rPr>
        <w:drawing>
          <wp:inline distT="0" distB="0" distL="0" distR="0" wp14:anchorId="6D400C78" wp14:editId="033BE6B0">
            <wp:extent cx="1511824" cy="260007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36044" cy="2641731"/>
                    </a:xfrm>
                    <a:prstGeom prst="rect">
                      <a:avLst/>
                    </a:prstGeom>
                  </pic:spPr>
                </pic:pic>
              </a:graphicData>
            </a:graphic>
          </wp:inline>
        </w:drawing>
      </w:r>
    </w:p>
    <w:p w14:paraId="0CB9CEDA" w14:textId="61335AAD" w:rsidR="007F2885" w:rsidRDefault="00AE65A5" w:rsidP="00AE65A5">
      <w:pPr>
        <w:pStyle w:val="Epgrafe"/>
        <w:jc w:val="center"/>
      </w:pPr>
      <w:bookmarkStart w:id="134" w:name="_Toc442285934"/>
      <w:r>
        <w:t xml:space="preserve">Ilustración </w:t>
      </w:r>
      <w:fldSimple w:instr=" SEQ Ilustración \* ARABIC ">
        <w:r w:rsidR="00D663C6">
          <w:rPr>
            <w:noProof/>
          </w:rPr>
          <w:t>39</w:t>
        </w:r>
      </w:fldSimple>
      <w:r>
        <w:t>: Directorio "</w:t>
      </w:r>
      <w:proofErr w:type="spellStart"/>
      <w:r>
        <w:t>src</w:t>
      </w:r>
      <w:proofErr w:type="spellEnd"/>
      <w:r>
        <w:t>/</w:t>
      </w:r>
      <w:proofErr w:type="spellStart"/>
      <w:r>
        <w:t>Controller</w:t>
      </w:r>
      <w:proofErr w:type="spellEnd"/>
      <w:r>
        <w:t>" de la aplicación</w:t>
      </w:r>
      <w:bookmarkEnd w:id="134"/>
    </w:p>
    <w:p w14:paraId="4F4146BA" w14:textId="77777777" w:rsidR="007F2885" w:rsidRDefault="007F2885" w:rsidP="007F2885">
      <w:r>
        <w:t>Contienen los diferentes controladores utilizados para desarrollar la aplicación. Estos controladores van a interactuar tanto con la vista como con el modelo.</w:t>
      </w:r>
    </w:p>
    <w:p w14:paraId="16433CFE"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Template</w:t>
      </w:r>
      <w:proofErr w:type="spellEnd"/>
      <w:r>
        <w:t>:</w:t>
      </w:r>
    </w:p>
    <w:p w14:paraId="5CC00BDA" w14:textId="77777777" w:rsidR="00AE65A5" w:rsidRDefault="007F2885" w:rsidP="00AE65A5">
      <w:pPr>
        <w:keepNext/>
        <w:jc w:val="center"/>
      </w:pPr>
      <w:r>
        <w:rPr>
          <w:noProof/>
          <w:lang w:eastAsia="es-ES"/>
        </w:rPr>
        <w:drawing>
          <wp:inline distT="0" distB="0" distL="0" distR="0" wp14:anchorId="0DE8F781" wp14:editId="57DC2110">
            <wp:extent cx="1439187" cy="3315694"/>
            <wp:effectExtent l="0" t="0" r="889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6762" cy="3356185"/>
                    </a:xfrm>
                    <a:prstGeom prst="rect">
                      <a:avLst/>
                    </a:prstGeom>
                  </pic:spPr>
                </pic:pic>
              </a:graphicData>
            </a:graphic>
          </wp:inline>
        </w:drawing>
      </w:r>
    </w:p>
    <w:p w14:paraId="2C879392" w14:textId="256C1FE1" w:rsidR="007F2885" w:rsidRDefault="00AE65A5" w:rsidP="00AE65A5">
      <w:pPr>
        <w:pStyle w:val="Epgrafe"/>
        <w:jc w:val="center"/>
      </w:pPr>
      <w:bookmarkStart w:id="135" w:name="_Toc442285935"/>
      <w:r>
        <w:t xml:space="preserve">Ilustración </w:t>
      </w:r>
      <w:fldSimple w:instr=" SEQ Ilustración \* ARABIC ">
        <w:r w:rsidR="00D663C6">
          <w:rPr>
            <w:noProof/>
          </w:rPr>
          <w:t>40</w:t>
        </w:r>
      </w:fldSimple>
      <w:r>
        <w:t>: Directorio "</w:t>
      </w:r>
      <w:proofErr w:type="spellStart"/>
      <w:r>
        <w:t>src</w:t>
      </w:r>
      <w:proofErr w:type="spellEnd"/>
      <w:r>
        <w:t>/</w:t>
      </w:r>
      <w:proofErr w:type="spellStart"/>
      <w:r>
        <w:t>Template</w:t>
      </w:r>
      <w:proofErr w:type="spellEnd"/>
      <w:r>
        <w:t>" de la aplicación</w:t>
      </w:r>
      <w:bookmarkEnd w:id="135"/>
    </w:p>
    <w:p w14:paraId="683523D3" w14:textId="2F4068E7" w:rsidR="007F2885" w:rsidRDefault="007F2885" w:rsidP="007F2885">
      <w:r>
        <w:t>Contiene las subcarpetas con las vistas que se corresponden con cada uno de los controladores. Es decir, dentro de la subcarpeta “Excepciones” van a estar las vistas de extensión .</w:t>
      </w:r>
      <w:proofErr w:type="spellStart"/>
      <w:r>
        <w:t>ctp</w:t>
      </w:r>
      <w:proofErr w:type="spellEnd"/>
      <w:r>
        <w:t xml:space="preserve"> que se corresponden con el controlador “</w:t>
      </w:r>
      <w:proofErr w:type="spellStart"/>
      <w:r>
        <w:t>ExcepcionesController</w:t>
      </w:r>
      <w:proofErr w:type="spellEnd"/>
      <w:r>
        <w:t>”.</w:t>
      </w:r>
    </w:p>
    <w:p w14:paraId="1D5E1944" w14:textId="32E2C961" w:rsidR="00E15531" w:rsidRDefault="00E15531" w:rsidP="007F2885">
      <w:r>
        <w:t xml:space="preserve">Los ficheros de </w:t>
      </w:r>
      <w:r w:rsidR="00345CF4">
        <w:t>extensión</w:t>
      </w:r>
      <w:r>
        <w:t xml:space="preserve"> .</w:t>
      </w:r>
      <w:proofErr w:type="spellStart"/>
      <w:r>
        <w:t>ctp</w:t>
      </w:r>
      <w:proofErr w:type="spellEnd"/>
      <w:r>
        <w:t xml:space="preserve"> básicamente son ficheros HTML en los que se reservan partes para ser rellenadas por medio de datos proporcionados por los ficheros PHP.</w:t>
      </w:r>
    </w:p>
    <w:p w14:paraId="59AC430C" w14:textId="41BBDCA5" w:rsidR="007F2885" w:rsidRDefault="007F2885" w:rsidP="007F2885">
      <w:r>
        <w:t xml:space="preserve">De las subcarpetas presentes, las que no han sido </w:t>
      </w:r>
      <w:r w:rsidR="00345CF4">
        <w:t>empleadas directamente por el desarrollador</w:t>
      </w:r>
      <w:r>
        <w:t xml:space="preserve"> y que vienen por defecto al usar </w:t>
      </w:r>
      <w:proofErr w:type="spellStart"/>
      <w:r>
        <w:t>CakePHP</w:t>
      </w:r>
      <w:proofErr w:type="spellEnd"/>
      <w:r>
        <w:t xml:space="preserve"> son: </w:t>
      </w:r>
      <w:proofErr w:type="spellStart"/>
      <w:r>
        <w:t>Element</w:t>
      </w:r>
      <w:proofErr w:type="spellEnd"/>
      <w:r>
        <w:t xml:space="preserve">, Email, Error y </w:t>
      </w:r>
      <w:proofErr w:type="spellStart"/>
      <w:r>
        <w:t>Pages</w:t>
      </w:r>
      <w:proofErr w:type="spellEnd"/>
      <w:r>
        <w:t>.</w:t>
      </w:r>
    </w:p>
    <w:p w14:paraId="519011E3" w14:textId="1F0B218F" w:rsidR="00345CF4" w:rsidRDefault="00345CF4" w:rsidP="007F2885">
      <w:r>
        <w:br w:type="page"/>
      </w:r>
    </w:p>
    <w:p w14:paraId="409504B1"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Model</w:t>
      </w:r>
      <w:proofErr w:type="spellEnd"/>
      <w:r>
        <w:t>:</w:t>
      </w:r>
    </w:p>
    <w:p w14:paraId="68FA6FC4" w14:textId="77777777" w:rsidR="00AE65A5" w:rsidRDefault="007F2885" w:rsidP="00AE65A5">
      <w:pPr>
        <w:keepNext/>
        <w:jc w:val="center"/>
      </w:pPr>
      <w:r>
        <w:rPr>
          <w:noProof/>
          <w:lang w:eastAsia="es-ES"/>
        </w:rPr>
        <w:drawing>
          <wp:inline distT="0" distB="0" distL="0" distR="0" wp14:anchorId="6B7683A9" wp14:editId="1CCF3456">
            <wp:extent cx="1878611" cy="302895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98357" cy="3060787"/>
                    </a:xfrm>
                    <a:prstGeom prst="rect">
                      <a:avLst/>
                    </a:prstGeom>
                  </pic:spPr>
                </pic:pic>
              </a:graphicData>
            </a:graphic>
          </wp:inline>
        </w:drawing>
      </w:r>
    </w:p>
    <w:p w14:paraId="2FE1D245" w14:textId="38D93756" w:rsidR="007F2885" w:rsidRPr="002B271C" w:rsidRDefault="00AE65A5" w:rsidP="00AE65A5">
      <w:pPr>
        <w:pStyle w:val="Epgrafe"/>
        <w:jc w:val="center"/>
      </w:pPr>
      <w:bookmarkStart w:id="136" w:name="_Toc442285936"/>
      <w:r>
        <w:t xml:space="preserve">Ilustración </w:t>
      </w:r>
      <w:fldSimple w:instr=" SEQ Ilustración \* ARABIC ">
        <w:r w:rsidR="00D663C6">
          <w:rPr>
            <w:noProof/>
          </w:rPr>
          <w:t>41</w:t>
        </w:r>
      </w:fldSimple>
      <w:r>
        <w:t>: Directorio "</w:t>
      </w:r>
      <w:proofErr w:type="spellStart"/>
      <w:r>
        <w:t>src</w:t>
      </w:r>
      <w:proofErr w:type="spellEnd"/>
      <w:r>
        <w:t>/</w:t>
      </w:r>
      <w:proofErr w:type="spellStart"/>
      <w:r>
        <w:t>Model</w:t>
      </w:r>
      <w:proofErr w:type="spellEnd"/>
      <w:r>
        <w:t>" de la aplicación</w:t>
      </w:r>
      <w:bookmarkEnd w:id="136"/>
    </w:p>
    <w:p w14:paraId="054C5DFD" w14:textId="2BD5FD9A" w:rsidR="007F2885" w:rsidRDefault="007F2885" w:rsidP="007F2885">
      <w:r>
        <w:t>Como se ha explicado en el apartado</w:t>
      </w:r>
      <w:r w:rsidR="00E15531">
        <w:t xml:space="preserve"> (Ver </w:t>
      </w:r>
      <w:r w:rsidR="00E15531">
        <w:fldChar w:fldCharType="begin"/>
      </w:r>
      <w:r w:rsidR="00E15531">
        <w:instrText xml:space="preserve"> REF _Ref442185921 \h </w:instrText>
      </w:r>
      <w:r w:rsidR="00E15531">
        <w:fldChar w:fldCharType="separate"/>
      </w:r>
      <w:r w:rsidR="00E15531">
        <w:t>Diagrama de paquetes</w:t>
      </w:r>
      <w:r w:rsidR="00E15531">
        <w:fldChar w:fldCharType="end"/>
      </w:r>
      <w:r w:rsidR="00E15531">
        <w:t xml:space="preserve">), </w:t>
      </w:r>
      <w:proofErr w:type="spellStart"/>
      <w:r w:rsidR="00E15531">
        <w:t>CakePHP</w:t>
      </w:r>
      <w:proofErr w:type="spellEnd"/>
      <w:r w:rsidR="00E15531">
        <w:t xml:space="preserve"> permite evitar el</w:t>
      </w:r>
      <w:r>
        <w:t xml:space="preserve"> tener </w:t>
      </w:r>
      <w:r w:rsidR="00E15531">
        <w:t>que crear</w:t>
      </w:r>
      <w:r>
        <w:t xml:space="preserve"> unas clases entidad con las que poder interactuar con la base de datos.</w:t>
      </w:r>
    </w:p>
    <w:p w14:paraId="5DBE59DF" w14:textId="77777777" w:rsidR="007F2885" w:rsidRDefault="007F2885" w:rsidP="007F2885">
      <w:r>
        <w:t>Por ello dentro de esta carpeta la única subcarpeta utilizada es la de “</w:t>
      </w:r>
      <w:proofErr w:type="spellStart"/>
      <w:r>
        <w:t>Table</w:t>
      </w:r>
      <w:proofErr w:type="spellEnd"/>
      <w:r>
        <w:t xml:space="preserve">”, la cual contiene diferentes ficheros </w:t>
      </w:r>
      <w:proofErr w:type="spellStart"/>
      <w:r>
        <w:t>php</w:t>
      </w:r>
      <w:proofErr w:type="spellEnd"/>
      <w:r>
        <w:t xml:space="preserve"> los cuáles van a encargarse de realizar la validación de los datos introducidos en los campos de los formularios y de establecer relaciones entre las tablas de la base de datos para posteriormente poder realizar consultas JOIN desde los controladores.</w:t>
      </w:r>
    </w:p>
    <w:p w14:paraId="206FFEA5" w14:textId="0388D271" w:rsidR="00345CF4" w:rsidRDefault="00345CF4" w:rsidP="007F2885">
      <w:r>
        <w:br w:type="page"/>
      </w:r>
    </w:p>
    <w:p w14:paraId="2A411F2A" w14:textId="2147EEEB" w:rsidR="0002489F" w:rsidRDefault="007F2885" w:rsidP="0002489F">
      <w:pPr>
        <w:pStyle w:val="Prrafodelista"/>
        <w:numPr>
          <w:ilvl w:val="0"/>
          <w:numId w:val="14"/>
        </w:numPr>
      </w:pPr>
      <w:r>
        <w:lastRenderedPageBreak/>
        <w:t xml:space="preserve">Directorio </w:t>
      </w:r>
      <w:proofErr w:type="spellStart"/>
      <w:r>
        <w:t>AutoCorreccionJava_TFG</w:t>
      </w:r>
      <w:proofErr w:type="spellEnd"/>
      <w:r>
        <w:t>/</w:t>
      </w:r>
      <w:proofErr w:type="spellStart"/>
      <w:r w:rsidRPr="00C21861">
        <w:rPr>
          <w:b/>
        </w:rPr>
        <w:t>src</w:t>
      </w:r>
      <w:proofErr w:type="spellEnd"/>
      <w:r w:rsidRPr="00C21861">
        <w:rPr>
          <w:b/>
        </w:rPr>
        <w:t>/</w:t>
      </w:r>
      <w:proofErr w:type="spellStart"/>
      <w:r w:rsidRPr="00C21861">
        <w:rPr>
          <w:b/>
        </w:rPr>
        <w:t>Locale</w:t>
      </w:r>
      <w:proofErr w:type="spellEnd"/>
      <w:r>
        <w:t>:</w:t>
      </w:r>
    </w:p>
    <w:p w14:paraId="70888467" w14:textId="77777777" w:rsidR="0002489F" w:rsidRDefault="0002489F" w:rsidP="0002489F">
      <w:pPr>
        <w:pStyle w:val="Prrafodelista"/>
        <w:keepNext/>
        <w:ind w:left="720"/>
        <w:jc w:val="center"/>
      </w:pPr>
      <w:r>
        <w:rPr>
          <w:noProof/>
          <w:lang w:eastAsia="es-ES"/>
        </w:rPr>
        <w:drawing>
          <wp:inline distT="0" distB="0" distL="0" distR="0" wp14:anchorId="0DA3D826" wp14:editId="5FBDABCD">
            <wp:extent cx="1459586" cy="2417197"/>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12424" cy="2504701"/>
                    </a:xfrm>
                    <a:prstGeom prst="rect">
                      <a:avLst/>
                    </a:prstGeom>
                  </pic:spPr>
                </pic:pic>
              </a:graphicData>
            </a:graphic>
          </wp:inline>
        </w:drawing>
      </w:r>
    </w:p>
    <w:p w14:paraId="26F3EB71" w14:textId="660310C4" w:rsidR="00AE65A5" w:rsidRDefault="0002489F" w:rsidP="00345CF4">
      <w:pPr>
        <w:pStyle w:val="Epgrafe"/>
        <w:ind w:firstLine="708"/>
        <w:jc w:val="center"/>
      </w:pPr>
      <w:bookmarkStart w:id="137" w:name="_Toc442285937"/>
      <w:r>
        <w:t xml:space="preserve">Ilustración </w:t>
      </w:r>
      <w:fldSimple w:instr=" SEQ Ilustración \* ARABIC ">
        <w:r w:rsidR="00D663C6">
          <w:rPr>
            <w:noProof/>
          </w:rPr>
          <w:t>42</w:t>
        </w:r>
      </w:fldSimple>
      <w:r>
        <w:t xml:space="preserve">: </w:t>
      </w:r>
      <w:r w:rsidRPr="008A0A79">
        <w:t>Directorio "</w:t>
      </w:r>
      <w:proofErr w:type="spellStart"/>
      <w:r w:rsidRPr="008A0A79">
        <w:t>src</w:t>
      </w:r>
      <w:proofErr w:type="spellEnd"/>
      <w:r w:rsidRPr="008A0A79">
        <w:t>/</w:t>
      </w:r>
      <w:proofErr w:type="spellStart"/>
      <w:r w:rsidRPr="008A0A79">
        <w:t>Locale</w:t>
      </w:r>
      <w:proofErr w:type="spellEnd"/>
      <w:r w:rsidRPr="008A0A79">
        <w:t>" de la aplicación</w:t>
      </w:r>
      <w:bookmarkEnd w:id="137"/>
    </w:p>
    <w:p w14:paraId="4BB341AC" w14:textId="77777777" w:rsidR="007F2885" w:rsidRDefault="007F2885" w:rsidP="007F2885">
      <w:r>
        <w:t>Contiene los ficheros .</w:t>
      </w:r>
      <w:proofErr w:type="spellStart"/>
      <w:r>
        <w:t>po</w:t>
      </w:r>
      <w:proofErr w:type="spellEnd"/>
      <w:r>
        <w:t xml:space="preserve"> que van a permitir realizar la Internacionalización de la aplicación.</w:t>
      </w:r>
    </w:p>
    <w:p w14:paraId="5795FE42" w14:textId="30480C49" w:rsidR="00345CF4" w:rsidRDefault="00345CF4" w:rsidP="007F2885">
      <w:r>
        <w:br w:type="page"/>
      </w:r>
    </w:p>
    <w:p w14:paraId="36EB3BE7"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C21861">
        <w:rPr>
          <w:b/>
        </w:rPr>
        <w:t>vendor</w:t>
      </w:r>
      <w:proofErr w:type="spellEnd"/>
      <w:r>
        <w:t>:</w:t>
      </w:r>
    </w:p>
    <w:p w14:paraId="2B404423" w14:textId="77777777" w:rsidR="00AE65A5" w:rsidRDefault="007F2885" w:rsidP="00AE65A5">
      <w:pPr>
        <w:keepNext/>
        <w:jc w:val="center"/>
      </w:pPr>
      <w:r>
        <w:rPr>
          <w:noProof/>
          <w:lang w:eastAsia="es-ES"/>
        </w:rPr>
        <w:drawing>
          <wp:inline distT="0" distB="0" distL="0" distR="0" wp14:anchorId="0B660CC3" wp14:editId="26AE2F4B">
            <wp:extent cx="2495550" cy="408428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13177" cy="4113138"/>
                    </a:xfrm>
                    <a:prstGeom prst="rect">
                      <a:avLst/>
                    </a:prstGeom>
                  </pic:spPr>
                </pic:pic>
              </a:graphicData>
            </a:graphic>
          </wp:inline>
        </w:drawing>
      </w:r>
    </w:p>
    <w:p w14:paraId="7965CD47" w14:textId="53A181D5" w:rsidR="007F2885" w:rsidRDefault="00AE65A5" w:rsidP="00AE65A5">
      <w:pPr>
        <w:pStyle w:val="Epgrafe"/>
        <w:jc w:val="center"/>
      </w:pPr>
      <w:bookmarkStart w:id="138" w:name="_Toc442285938"/>
      <w:r>
        <w:t xml:space="preserve">Ilustración </w:t>
      </w:r>
      <w:fldSimple w:instr=" SEQ Ilustración \* ARABIC ">
        <w:r w:rsidR="00D663C6">
          <w:rPr>
            <w:noProof/>
          </w:rPr>
          <w:t>43</w:t>
        </w:r>
      </w:fldSimple>
      <w:r>
        <w:t>: Directorio "</w:t>
      </w:r>
      <w:proofErr w:type="spellStart"/>
      <w:r>
        <w:t>vendor</w:t>
      </w:r>
      <w:proofErr w:type="spellEnd"/>
      <w:r>
        <w:t>" de la aplicación</w:t>
      </w:r>
      <w:bookmarkEnd w:id="138"/>
    </w:p>
    <w:p w14:paraId="51811E1E" w14:textId="0A74BCA1" w:rsidR="007F2885" w:rsidRDefault="007F2885" w:rsidP="007F2885">
      <w:r>
        <w:t>Dentro de esta carpeta van a estar las librerías externas, de las cuales las únicas que han sido añadidas son: “</w:t>
      </w:r>
      <w:proofErr w:type="spellStart"/>
      <w:r>
        <w:t>ims</w:t>
      </w:r>
      <w:proofErr w:type="spellEnd"/>
      <w:r>
        <w:t>”</w:t>
      </w:r>
      <w:r w:rsidR="00E15531">
        <w:t xml:space="preserve"> </w:t>
      </w:r>
      <w:r w:rsidR="00E15531">
        <w:fldChar w:fldCharType="begin"/>
      </w:r>
      <w:r w:rsidR="00E15531">
        <w:instrText xml:space="preserve"> ADDIN ZOTERO_ITEM CSL_CITATION {"citationID":"gjge1vop","properties":{"formattedCitation":"[6]","plainCitation":"[6]"},"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E15531">
        <w:fldChar w:fldCharType="separate"/>
      </w:r>
      <w:r w:rsidR="00E15531" w:rsidRPr="00E15531">
        <w:rPr>
          <w:rFonts w:cs="Liberation Serif"/>
        </w:rPr>
        <w:t>[6]</w:t>
      </w:r>
      <w:r w:rsidR="00E15531">
        <w:fldChar w:fldCharType="end"/>
      </w:r>
      <w:r>
        <w:t>, encargada de establecer la conexión</w:t>
      </w:r>
      <w:r w:rsidR="00345CF4">
        <w:t xml:space="preserve"> correcta</w:t>
      </w:r>
      <w:r>
        <w:t xml:space="preserve"> entre Moodle y la aplicación</w:t>
      </w:r>
      <w:r w:rsidR="00552E65">
        <w:t>,</w:t>
      </w:r>
      <w:r w:rsidR="00345CF4">
        <w:t xml:space="preserve"> además de permitir la obtención de los datos de Moodle</w:t>
      </w:r>
      <w:r>
        <w:t>, “</w:t>
      </w:r>
      <w:proofErr w:type="spellStart"/>
      <w:r>
        <w:t>libchart</w:t>
      </w:r>
      <w:proofErr w:type="spellEnd"/>
      <w:r>
        <w:t>”</w:t>
      </w:r>
      <w:r w:rsidR="00E15531">
        <w:t xml:space="preserve"> </w:t>
      </w:r>
      <w:r w:rsidR="00E15531">
        <w:fldChar w:fldCharType="begin"/>
      </w:r>
      <w:r w:rsidR="00E15531">
        <w:instrText xml:space="preserve"> ADDIN ZOTERO_ITEM CSL_CITATION {"citationID":"1opsfqlobu","properties":{"formattedCitation":"[7]","plainCitation":"[7]"},"citationItems":[{"id":84,"uris":["http://zotero.org/users/local/LLkhPqvS/items/ZETVHSCT"],"uri":["http://zotero.org/users/local/LLkhPqvS/items/ZETVHSCT"],"itemData":{"id":84,"type":"webpage","title":"Libchart","URL":"http://naku.dohcrew.com/libchart/pages/introduction/"}}],"schema":"https://github.com/citation-style-language/schema/raw/master/csl-citation.json"} </w:instrText>
      </w:r>
      <w:r w:rsidR="00E15531">
        <w:fldChar w:fldCharType="separate"/>
      </w:r>
      <w:r w:rsidR="00E15531" w:rsidRPr="00E15531">
        <w:rPr>
          <w:rFonts w:cs="Liberation Serif"/>
        </w:rPr>
        <w:t>[7]</w:t>
      </w:r>
      <w:r w:rsidR="00E15531">
        <w:fldChar w:fldCharType="end"/>
      </w:r>
      <w:r>
        <w:t>, librearía utilizada para la generación de gráficas y “jplag-2.11.8-SNAPSHOT-jar-with-dependencies.jar”</w:t>
      </w:r>
      <w:r w:rsidR="00E15531">
        <w:t xml:space="preserve"> </w:t>
      </w:r>
      <w:r w:rsidR="00E27597">
        <w:fldChar w:fldCharType="begin"/>
      </w:r>
      <w:r w:rsidR="00E27597">
        <w:instrText xml:space="preserve"> ADDIN ZOTERO_ITEM CSL_CITATION {"citationID":"1rkuebc4hl","properties":{"formattedCitation":"[8]","plainCitation":"[8]"},"citationItems":[{"id":85,"uris":["http://zotero.org/users/local/LLkhPqvS/items/NUJSKH7F"],"uri":["http://zotero.org/users/local/LLkhPqvS/items/NUJSKH7F"],"itemData":{"id":85,"type":"webpage","title":"JPlag","URL":"https://jplag.ipd.kit.edu/"}}],"schema":"https://github.com/citation-style-language/schema/raw/master/csl-citation.json"} </w:instrText>
      </w:r>
      <w:r w:rsidR="00E27597">
        <w:fldChar w:fldCharType="separate"/>
      </w:r>
      <w:r w:rsidR="00E27597" w:rsidRPr="00E27597">
        <w:rPr>
          <w:rFonts w:cs="Liberation Serif"/>
        </w:rPr>
        <w:t>[8]</w:t>
      </w:r>
      <w:r w:rsidR="00E27597">
        <w:fldChar w:fldCharType="end"/>
      </w:r>
      <w:r>
        <w:t>, utilizado para poder generar el reporte de plagios de las prácticas.</w:t>
      </w:r>
    </w:p>
    <w:p w14:paraId="23264E96" w14:textId="0FA183A2" w:rsidR="00345CF4" w:rsidRDefault="00345CF4" w:rsidP="007F2885">
      <w:r>
        <w:br w:type="page"/>
      </w:r>
    </w:p>
    <w:p w14:paraId="616D5284" w14:textId="77777777" w:rsidR="007F2885" w:rsidRDefault="007F2885" w:rsidP="00711285">
      <w:pPr>
        <w:pStyle w:val="Prrafodelista"/>
        <w:numPr>
          <w:ilvl w:val="0"/>
          <w:numId w:val="14"/>
        </w:numPr>
        <w:rPr>
          <w:b/>
        </w:rPr>
      </w:pPr>
      <w:r>
        <w:lastRenderedPageBreak/>
        <w:t xml:space="preserve">Directorio </w:t>
      </w:r>
      <w:proofErr w:type="spellStart"/>
      <w:r>
        <w:t>AutoCorreccionJava_TFG</w:t>
      </w:r>
      <w:proofErr w:type="spellEnd"/>
      <w:r>
        <w:t>/</w:t>
      </w:r>
      <w:proofErr w:type="spellStart"/>
      <w:r w:rsidRPr="002F581E">
        <w:rPr>
          <w:b/>
        </w:rPr>
        <w:t>webroot</w:t>
      </w:r>
      <w:proofErr w:type="spellEnd"/>
      <w:r w:rsidRPr="002F581E">
        <w:rPr>
          <w:b/>
        </w:rPr>
        <w:t>:</w:t>
      </w:r>
    </w:p>
    <w:p w14:paraId="7E25891D" w14:textId="77777777" w:rsidR="002640CA" w:rsidRDefault="002640CA" w:rsidP="002640CA">
      <w:pPr>
        <w:pStyle w:val="Prrafodelista"/>
        <w:keepNext/>
        <w:ind w:left="720"/>
        <w:jc w:val="center"/>
      </w:pPr>
      <w:r>
        <w:rPr>
          <w:noProof/>
          <w:lang w:eastAsia="es-ES"/>
        </w:rPr>
        <w:drawing>
          <wp:inline distT="0" distB="0" distL="0" distR="0" wp14:anchorId="177410F0" wp14:editId="1DF1409E">
            <wp:extent cx="1520988" cy="241935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25071" cy="2425845"/>
                    </a:xfrm>
                    <a:prstGeom prst="rect">
                      <a:avLst/>
                    </a:prstGeom>
                  </pic:spPr>
                </pic:pic>
              </a:graphicData>
            </a:graphic>
          </wp:inline>
        </w:drawing>
      </w:r>
    </w:p>
    <w:p w14:paraId="459176AC" w14:textId="5BBA5829" w:rsidR="002640CA" w:rsidRPr="002F581E" w:rsidRDefault="002640CA" w:rsidP="002640CA">
      <w:pPr>
        <w:pStyle w:val="Epgrafe"/>
        <w:jc w:val="center"/>
        <w:rPr>
          <w:b/>
        </w:rPr>
      </w:pPr>
      <w:bookmarkStart w:id="139" w:name="_Toc442285939"/>
      <w:r>
        <w:t xml:space="preserve">Ilustración </w:t>
      </w:r>
      <w:fldSimple w:instr=" SEQ Ilustración \* ARABIC ">
        <w:r w:rsidR="00D663C6">
          <w:rPr>
            <w:noProof/>
          </w:rPr>
          <w:t>44</w:t>
        </w:r>
      </w:fldSimple>
      <w:r>
        <w:t xml:space="preserve">: </w:t>
      </w:r>
      <w:r w:rsidRPr="000F6019">
        <w:t>Directorio "</w:t>
      </w:r>
      <w:proofErr w:type="spellStart"/>
      <w:r w:rsidRPr="000F6019">
        <w:t>webroot</w:t>
      </w:r>
      <w:proofErr w:type="spellEnd"/>
      <w:r w:rsidRPr="000F6019">
        <w:t>" de la aplicación</w:t>
      </w:r>
      <w:bookmarkEnd w:id="139"/>
    </w:p>
    <w:p w14:paraId="51F6EFDA" w14:textId="3682A07F" w:rsidR="007F2885" w:rsidRDefault="007F2885" w:rsidP="007F2885">
      <w:r>
        <w:t xml:space="preserve">Contiene las carpetas con los ficheros </w:t>
      </w:r>
      <w:proofErr w:type="spellStart"/>
      <w:r>
        <w:t>css</w:t>
      </w:r>
      <w:proofErr w:type="spellEnd"/>
      <w:r>
        <w:t xml:space="preserve">, </w:t>
      </w:r>
      <w:proofErr w:type="spellStart"/>
      <w:r>
        <w:t>javascript</w:t>
      </w:r>
      <w:proofErr w:type="spellEnd"/>
      <w:r>
        <w:t xml:space="preserve"> y las diferentes imágenes utilizadas en la aplicación. </w:t>
      </w:r>
    </w:p>
    <w:p w14:paraId="7BFF82B3" w14:textId="5BF98423" w:rsidR="00E27597" w:rsidRDefault="00345CF4" w:rsidP="007F2885">
      <w:r>
        <w:t xml:space="preserve">El </w:t>
      </w:r>
      <w:r w:rsidR="00E27597">
        <w:t xml:space="preserve">lenguaje </w:t>
      </w:r>
      <w:proofErr w:type="spellStart"/>
      <w:r w:rsidR="00E27597">
        <w:t>javascript</w:t>
      </w:r>
      <w:proofErr w:type="spellEnd"/>
      <w:r w:rsidR="00E27597">
        <w:t xml:space="preserve"> </w:t>
      </w:r>
      <w:r>
        <w:t xml:space="preserve">se ha utilizado </w:t>
      </w:r>
      <w:r w:rsidR="00E27597">
        <w:t xml:space="preserve">para diferentes funcionalidades </w:t>
      </w:r>
      <w:r>
        <w:t>dentro de</w:t>
      </w:r>
      <w:r w:rsidR="00E27597">
        <w:t xml:space="preserve"> la aplicación: para las imágenes de información y enunciado de la práctica, para la barra de progreso que se muestra tras subir un fichero en los formularios, etc.</w:t>
      </w:r>
    </w:p>
    <w:p w14:paraId="28E35CE6" w14:textId="77777777" w:rsidR="008E2418" w:rsidRDefault="008E2418" w:rsidP="008E2418">
      <w:pPr>
        <w:pStyle w:val="Ttulo2"/>
      </w:pPr>
      <w:bookmarkStart w:id="140" w:name="_Toc442285861"/>
      <w:r>
        <w:t>Instalación de herramientas</w:t>
      </w:r>
      <w:bookmarkEnd w:id="140"/>
    </w:p>
    <w:p w14:paraId="356F9F33" w14:textId="77777777" w:rsidR="008E2418" w:rsidRDefault="008E2418" w:rsidP="008E2418">
      <w:pPr>
        <w:pStyle w:val="Ttulo3"/>
      </w:pPr>
      <w:bookmarkStart w:id="141" w:name="_Toc442285862"/>
      <w:r>
        <w:t>Sistema operativo</w:t>
      </w:r>
      <w:bookmarkEnd w:id="141"/>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bookmarkStart w:id="142" w:name="_Toc442285863"/>
      <w:r>
        <w:t>Servidor</w:t>
      </w:r>
      <w:bookmarkEnd w:id="142"/>
    </w:p>
    <w:p w14:paraId="526F94DB" w14:textId="77777777" w:rsidR="008E2418" w:rsidRDefault="008E2418" w:rsidP="008E2418">
      <w:r>
        <w:t xml:space="preserve">Se ha utilizado el programa </w:t>
      </w:r>
      <w:proofErr w:type="spellStart"/>
      <w:r>
        <w:t>WampServer</w:t>
      </w:r>
      <w:proofErr w:type="spellEnd"/>
      <w:r>
        <w:t xml:space="preserve">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proofErr w:type="spellStart"/>
      <w:r>
        <w:t>MySQL</w:t>
      </w:r>
      <w:proofErr w:type="spellEnd"/>
      <w:r>
        <w:t xml:space="preserve">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proofErr w:type="spellStart"/>
      <w:r>
        <w:lastRenderedPageBreak/>
        <w:t>PHPMyAdmin</w:t>
      </w:r>
      <w:proofErr w:type="spellEnd"/>
      <w:r>
        <w:t xml:space="preserve"> (versión 4.1.14)</w:t>
      </w:r>
    </w:p>
    <w:p w14:paraId="109E2FCB" w14:textId="77777777" w:rsidR="008E2418" w:rsidRDefault="008E2418" w:rsidP="008E2418">
      <w:r>
        <w:t>A continuación se va a mostrar de forma detallada el proceso de instalación:</w:t>
      </w:r>
    </w:p>
    <w:p w14:paraId="3B752835" w14:textId="37AC6D29" w:rsidR="00552E65" w:rsidRDefault="008E2418" w:rsidP="00552E65">
      <w:pPr>
        <w:pStyle w:val="Prrafodelista"/>
        <w:numPr>
          <w:ilvl w:val="0"/>
          <w:numId w:val="4"/>
        </w:numPr>
        <w:contextualSpacing/>
      </w:pPr>
      <w:r>
        <w:t xml:space="preserve">Acceder a la web oficial del </w:t>
      </w:r>
      <w:proofErr w:type="spellStart"/>
      <w:r>
        <w:t>WampServer</w:t>
      </w:r>
      <w:proofErr w:type="spellEnd"/>
      <w:r>
        <w:t xml:space="preserve"> y descargar la versión de 64 bits:</w:t>
      </w:r>
    </w:p>
    <w:p w14:paraId="6CE48FDD" w14:textId="77777777" w:rsidR="00552E65" w:rsidRDefault="00552E65" w:rsidP="00552E65">
      <w:pPr>
        <w:pStyle w:val="Prrafodelista"/>
        <w:ind w:left="720"/>
        <w:contextualSpacing/>
      </w:pPr>
    </w:p>
    <w:p w14:paraId="44795AD0" w14:textId="77777777" w:rsidR="008E2418" w:rsidRDefault="00DD2D73" w:rsidP="00CF7FED">
      <w:pPr>
        <w:pStyle w:val="Prrafodelista"/>
        <w:jc w:val="center"/>
      </w:pPr>
      <w:hyperlink r:id="rId61" w:anchor="download-wrapper" w:history="1">
        <w:r w:rsidR="008E2418" w:rsidRPr="00C945D8">
          <w:rPr>
            <w:rStyle w:val="Hipervnculo"/>
          </w:rPr>
          <w:t>http://www.wampserver.com/en/#download-wrapper</w:t>
        </w:r>
      </w:hyperlink>
    </w:p>
    <w:p w14:paraId="03583EAE" w14:textId="03F3905C" w:rsidR="008E2418" w:rsidRDefault="008E2418" w:rsidP="008E2418">
      <w:pPr>
        <w:pStyle w:val="Prrafodelista"/>
        <w:numPr>
          <w:ilvl w:val="0"/>
          <w:numId w:val="4"/>
        </w:numPr>
        <w:contextualSpacing/>
      </w:pPr>
      <w:r>
        <w:t>Ejecutamos el fichero descargado y se nos mostrará la siguiente pantalla:</w:t>
      </w:r>
    </w:p>
    <w:p w14:paraId="309762FD" w14:textId="77777777" w:rsidR="00552E65" w:rsidRDefault="00552E65" w:rsidP="00552E65">
      <w:pPr>
        <w:pStyle w:val="Prrafodelista"/>
        <w:ind w:left="720"/>
        <w:contextualSpacing/>
      </w:pPr>
    </w:p>
    <w:p w14:paraId="4CCCAB7B" w14:textId="77777777" w:rsidR="00AE65A5" w:rsidRDefault="008E2418" w:rsidP="00AE65A5">
      <w:pPr>
        <w:pStyle w:val="Prrafodelista"/>
        <w:keepNext/>
        <w:jc w:val="center"/>
      </w:pPr>
      <w:r>
        <w:rPr>
          <w:noProof/>
          <w:lang w:eastAsia="es-ES"/>
        </w:rPr>
        <w:drawing>
          <wp:inline distT="0" distB="0" distL="0" distR="0" wp14:anchorId="6A8DA533" wp14:editId="0857EFCE">
            <wp:extent cx="2544792" cy="1978940"/>
            <wp:effectExtent l="0" t="0" r="825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564371" cy="1994165"/>
                    </a:xfrm>
                    <a:prstGeom prst="rect">
                      <a:avLst/>
                    </a:prstGeom>
                  </pic:spPr>
                </pic:pic>
              </a:graphicData>
            </a:graphic>
          </wp:inline>
        </w:drawing>
      </w:r>
    </w:p>
    <w:p w14:paraId="427EC44C" w14:textId="7A1D5EBD" w:rsidR="008E2418" w:rsidRDefault="00AE65A5" w:rsidP="00FC3CF5">
      <w:pPr>
        <w:pStyle w:val="Epgrafe"/>
        <w:jc w:val="center"/>
      </w:pPr>
      <w:bookmarkStart w:id="143" w:name="_Toc442285940"/>
      <w:r>
        <w:t xml:space="preserve">Ilustración </w:t>
      </w:r>
      <w:fldSimple w:instr=" SEQ Ilustración \* ARABIC ">
        <w:r w:rsidR="00D663C6">
          <w:rPr>
            <w:noProof/>
          </w:rPr>
          <w:t>45</w:t>
        </w:r>
      </w:fldSimple>
      <w:r>
        <w:t xml:space="preserve">: Instalar </w:t>
      </w:r>
      <w:proofErr w:type="spellStart"/>
      <w:r>
        <w:t>WampServer</w:t>
      </w:r>
      <w:proofErr w:type="spellEnd"/>
      <w:r>
        <w:t xml:space="preserve"> </w:t>
      </w:r>
      <w:proofErr w:type="gramStart"/>
      <w:r>
        <w:t>paso</w:t>
      </w:r>
      <w:proofErr w:type="gramEnd"/>
      <w:r>
        <w:t xml:space="preserve"> 1</w:t>
      </w:r>
      <w:bookmarkEnd w:id="143"/>
    </w:p>
    <w:p w14:paraId="143D7B58" w14:textId="77777777" w:rsidR="008E2418" w:rsidRDefault="008E2418" w:rsidP="00DC6AD5">
      <w:pPr>
        <w:pStyle w:val="Prrafodelista"/>
        <w:numPr>
          <w:ilvl w:val="0"/>
          <w:numId w:val="4"/>
        </w:numPr>
        <w:contextualSpacing/>
      </w:pPr>
      <w:r>
        <w:t>Presionamos “</w:t>
      </w:r>
      <w:proofErr w:type="spellStart"/>
      <w:r>
        <w:t>Next</w:t>
      </w:r>
      <w:proofErr w:type="spellEnd"/>
      <w:r>
        <w:t>”, y continuación se nos mostrará la siguiente pantalla:</w:t>
      </w:r>
    </w:p>
    <w:p w14:paraId="1770068D" w14:textId="77777777" w:rsidR="00552E65" w:rsidRDefault="00552E65" w:rsidP="00552E65">
      <w:pPr>
        <w:pStyle w:val="Prrafodelista"/>
        <w:ind w:left="720"/>
        <w:contextualSpacing/>
      </w:pPr>
    </w:p>
    <w:p w14:paraId="5E4AE695" w14:textId="77777777" w:rsidR="00AE65A5" w:rsidRDefault="008E2418" w:rsidP="00AE65A5">
      <w:pPr>
        <w:pStyle w:val="Prrafodelista"/>
        <w:keepNext/>
        <w:jc w:val="center"/>
      </w:pPr>
      <w:r>
        <w:rPr>
          <w:noProof/>
          <w:lang w:eastAsia="es-ES"/>
        </w:rPr>
        <w:drawing>
          <wp:inline distT="0" distB="0" distL="0" distR="0" wp14:anchorId="544AEF2E" wp14:editId="0AAF61BB">
            <wp:extent cx="2812212" cy="2203269"/>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6519" cy="2222313"/>
                    </a:xfrm>
                    <a:prstGeom prst="rect">
                      <a:avLst/>
                    </a:prstGeom>
                  </pic:spPr>
                </pic:pic>
              </a:graphicData>
            </a:graphic>
          </wp:inline>
        </w:drawing>
      </w:r>
    </w:p>
    <w:p w14:paraId="56F020BC" w14:textId="0544EDA6" w:rsidR="008E2418" w:rsidRDefault="00AE65A5" w:rsidP="00552E65">
      <w:pPr>
        <w:pStyle w:val="Epgrafe"/>
        <w:jc w:val="center"/>
      </w:pPr>
      <w:bookmarkStart w:id="144" w:name="_Toc442285941"/>
      <w:r>
        <w:t xml:space="preserve">Ilustración </w:t>
      </w:r>
      <w:fldSimple w:instr=" SEQ Ilustración \* ARABIC ">
        <w:r w:rsidR="00D663C6">
          <w:rPr>
            <w:noProof/>
          </w:rPr>
          <w:t>46</w:t>
        </w:r>
      </w:fldSimple>
      <w:r>
        <w:t xml:space="preserve">: Instalar </w:t>
      </w:r>
      <w:proofErr w:type="spellStart"/>
      <w:r>
        <w:t>WampServer</w:t>
      </w:r>
      <w:proofErr w:type="spellEnd"/>
      <w:r>
        <w:t xml:space="preserve"> paso 2</w:t>
      </w:r>
      <w:bookmarkEnd w:id="144"/>
    </w:p>
    <w:p w14:paraId="5524A59C" w14:textId="77777777" w:rsidR="008E2418" w:rsidRDefault="008E2418" w:rsidP="00DC6AD5">
      <w:pPr>
        <w:pStyle w:val="Prrafodelista"/>
        <w:numPr>
          <w:ilvl w:val="0"/>
          <w:numId w:val="4"/>
        </w:numPr>
        <w:contextualSpacing/>
      </w:pPr>
      <w:r>
        <w:lastRenderedPageBreak/>
        <w:t>Aceptamos el acuerdo y presionamos “</w:t>
      </w:r>
      <w:proofErr w:type="spellStart"/>
      <w:r>
        <w:t>Next</w:t>
      </w:r>
      <w:proofErr w:type="spellEnd"/>
      <w:r>
        <w:t>”. Nos aparecerá la siguiente pantalla:</w:t>
      </w:r>
    </w:p>
    <w:p w14:paraId="79F23F4A" w14:textId="77777777" w:rsidR="008E2418" w:rsidRDefault="008E2418" w:rsidP="008E2418">
      <w:pPr>
        <w:pStyle w:val="Prrafodelista"/>
      </w:pPr>
    </w:p>
    <w:p w14:paraId="09957E93" w14:textId="77777777" w:rsidR="00AE65A5" w:rsidRDefault="008E2418" w:rsidP="00AE65A5">
      <w:pPr>
        <w:pStyle w:val="Prrafodelista"/>
        <w:keepNext/>
        <w:jc w:val="center"/>
      </w:pPr>
      <w:r>
        <w:rPr>
          <w:noProof/>
          <w:lang w:eastAsia="es-ES"/>
        </w:rPr>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29121" cy="2769428"/>
                    </a:xfrm>
                    <a:prstGeom prst="rect">
                      <a:avLst/>
                    </a:prstGeom>
                  </pic:spPr>
                </pic:pic>
              </a:graphicData>
            </a:graphic>
          </wp:inline>
        </w:drawing>
      </w:r>
    </w:p>
    <w:p w14:paraId="1D72A104" w14:textId="6D3C6057" w:rsidR="008E2418" w:rsidRDefault="00AE65A5" w:rsidP="00345CF4">
      <w:pPr>
        <w:pStyle w:val="Epgrafe"/>
        <w:jc w:val="center"/>
      </w:pPr>
      <w:bookmarkStart w:id="145" w:name="_Toc442285942"/>
      <w:r>
        <w:t xml:space="preserve">Ilustración </w:t>
      </w:r>
      <w:fldSimple w:instr=" SEQ Ilustración \* ARABIC ">
        <w:r w:rsidR="00D663C6">
          <w:rPr>
            <w:noProof/>
          </w:rPr>
          <w:t>47</w:t>
        </w:r>
      </w:fldSimple>
      <w:r>
        <w:t xml:space="preserve">: Instalar </w:t>
      </w:r>
      <w:proofErr w:type="spellStart"/>
      <w:r>
        <w:t>WampServer</w:t>
      </w:r>
      <w:proofErr w:type="spellEnd"/>
      <w:r>
        <w:t xml:space="preserve"> paso 3</w:t>
      </w:r>
      <w:bookmarkEnd w:id="145"/>
    </w:p>
    <w:p w14:paraId="5197E26E" w14:textId="77777777" w:rsidR="008E2418" w:rsidRDefault="008E2418" w:rsidP="00DC6AD5">
      <w:pPr>
        <w:pStyle w:val="Prrafodelista"/>
        <w:numPr>
          <w:ilvl w:val="0"/>
          <w:numId w:val="4"/>
        </w:numPr>
        <w:contextualSpacing/>
      </w:pPr>
      <w:r>
        <w:t xml:space="preserve">Seleccionamos la carpeta en la que se instalará </w:t>
      </w:r>
      <w:proofErr w:type="spellStart"/>
      <w:r>
        <w:t>WampServer</w:t>
      </w:r>
      <w:proofErr w:type="spellEnd"/>
      <w:r>
        <w:t xml:space="preserve"> y pulsamos “</w:t>
      </w:r>
      <w:proofErr w:type="spellStart"/>
      <w:r>
        <w:t>Next</w:t>
      </w:r>
      <w:proofErr w:type="spellEnd"/>
      <w:r>
        <w:t>” hasta que nos aparezca la opción de “</w:t>
      </w:r>
      <w:proofErr w:type="spellStart"/>
      <w:r>
        <w:t>Install</w:t>
      </w:r>
      <w:proofErr w:type="spellEnd"/>
      <w:r>
        <w:t xml:space="preserve">”, en cuyo caso habrá finalizado el proceso de instalación y de esta forma ya tendríamos el Servidor y la base de datos </w:t>
      </w:r>
      <w:proofErr w:type="spellStart"/>
      <w:r>
        <w:t>MySQL</w:t>
      </w:r>
      <w:proofErr w:type="spellEnd"/>
      <w:r>
        <w:t xml:space="preserve"> instalada.</w:t>
      </w:r>
    </w:p>
    <w:p w14:paraId="4AD676D8" w14:textId="77777777" w:rsidR="008E2418" w:rsidRDefault="00A457DA" w:rsidP="008E2418">
      <w:pPr>
        <w:pStyle w:val="Ttulo3"/>
      </w:pPr>
      <w:bookmarkStart w:id="146" w:name="_Toc442285864"/>
      <w:r>
        <w:t>Base de datos</w:t>
      </w:r>
      <w:bookmarkEnd w:id="146"/>
    </w:p>
    <w:p w14:paraId="209A10FD" w14:textId="56B674B8" w:rsidR="00A457DA" w:rsidRPr="00A457DA" w:rsidRDefault="00A457DA" w:rsidP="00A457DA">
      <w:pPr>
        <w:pStyle w:val="Ttulo4"/>
      </w:pPr>
      <w:r>
        <w:t xml:space="preserve">Creación </w:t>
      </w:r>
      <w:r w:rsidR="00E27597">
        <w:t>de las tablas</w:t>
      </w:r>
    </w:p>
    <w:p w14:paraId="45F428B2" w14:textId="0C369202" w:rsidR="00A457DA" w:rsidRPr="00E27597" w:rsidRDefault="00CF7FED" w:rsidP="00A457DA">
      <w:r>
        <w:t xml:space="preserve">Para realizar el proyecto </w:t>
      </w:r>
      <w:r w:rsidR="00E27597">
        <w:t>va a ser necesario crear la base de datos de nombre “</w:t>
      </w:r>
      <w:proofErr w:type="spellStart"/>
      <w:r w:rsidR="00E27597">
        <w:t>autocorrecc_tfg</w:t>
      </w:r>
      <w:proofErr w:type="spellEnd"/>
      <w:r w:rsidR="00E27597">
        <w:t>”.</w:t>
      </w:r>
    </w:p>
    <w:p w14:paraId="3B5F78DC" w14:textId="3B251859" w:rsidR="00B21272" w:rsidRDefault="00E27597" w:rsidP="00B21272">
      <w:r>
        <w:t>Gracias al script .</w:t>
      </w:r>
      <w:proofErr w:type="spellStart"/>
      <w:r>
        <w:t>sql</w:t>
      </w:r>
      <w:proofErr w:type="spellEnd"/>
      <w:r>
        <w:t xml:space="preserve">, presente en la carpeta “Base de datos” del DVD, </w:t>
      </w:r>
      <w:r w:rsidR="00B21272">
        <w:t>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291A45FB" w:rsidR="00B21272" w:rsidRDefault="00B21272" w:rsidP="00711285">
      <w:pPr>
        <w:pStyle w:val="Prrafodelista"/>
        <w:numPr>
          <w:ilvl w:val="0"/>
          <w:numId w:val="25"/>
        </w:numPr>
      </w:pPr>
      <w:r>
        <w:lastRenderedPageBreak/>
        <w:t xml:space="preserve">Abrimos el programa </w:t>
      </w:r>
      <w:r w:rsidR="00E27597">
        <w:t xml:space="preserve">de gestión de base de datos que queramos (en nuestra caso se ha utilizado </w:t>
      </w:r>
      <w:proofErr w:type="spellStart"/>
      <w:r>
        <w:t>HeidiSQL</w:t>
      </w:r>
      <w:proofErr w:type="spellEnd"/>
      <w:r w:rsidR="00E27597">
        <w:t>)</w:t>
      </w:r>
      <w:r>
        <w:t>, nos conectamos a nuestra base de datos “</w:t>
      </w:r>
      <w:proofErr w:type="spellStart"/>
      <w:r>
        <w:t>autocorrecc_tfg</w:t>
      </w:r>
      <w:proofErr w:type="spellEnd"/>
      <w:r>
        <w:t>” y la seleccionamos.</w:t>
      </w:r>
    </w:p>
    <w:p w14:paraId="7B2EE7A3" w14:textId="77777777" w:rsidR="00B21272" w:rsidRDefault="00B21272" w:rsidP="00711285">
      <w:pPr>
        <w:pStyle w:val="Prrafodelista"/>
        <w:numPr>
          <w:ilvl w:val="0"/>
          <w:numId w:val="25"/>
        </w:numPr>
      </w:pPr>
      <w:r>
        <w:t>A continuación copiamos todo el contenido de nuestro .</w:t>
      </w:r>
      <w:proofErr w:type="spellStart"/>
      <w:r>
        <w:t>sql</w:t>
      </w:r>
      <w:proofErr w:type="spellEnd"/>
      <w:r>
        <w:t xml:space="preserve"> y lo copiamos en la pestaña “Consulta” presente en el </w:t>
      </w:r>
      <w:proofErr w:type="spellStart"/>
      <w:r>
        <w:t>HeidiSQL</w:t>
      </w:r>
      <w:proofErr w:type="spellEnd"/>
      <w:r>
        <w:t>. El aspecto sería parecido al siguiente:</w:t>
      </w:r>
    </w:p>
    <w:p w14:paraId="079C7E2F" w14:textId="5338F90F" w:rsidR="00AE65A5" w:rsidRDefault="009A2BCB" w:rsidP="009A2BCB">
      <w:pPr>
        <w:keepNext/>
      </w:pPr>
      <w:r>
        <w:rPr>
          <w:noProof/>
          <w:lang w:eastAsia="es-ES"/>
        </w:rPr>
        <w:drawing>
          <wp:inline distT="0" distB="0" distL="0" distR="0" wp14:anchorId="4304307D" wp14:editId="2B7E38E4">
            <wp:extent cx="4003649" cy="1763601"/>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003649" cy="1763601"/>
                    </a:xfrm>
                    <a:prstGeom prst="rect">
                      <a:avLst/>
                    </a:prstGeom>
                  </pic:spPr>
                </pic:pic>
              </a:graphicData>
            </a:graphic>
          </wp:inline>
        </w:drawing>
      </w:r>
    </w:p>
    <w:p w14:paraId="388F439E" w14:textId="61F73662" w:rsidR="00B21272" w:rsidRDefault="00AE65A5" w:rsidP="009A2BCB">
      <w:pPr>
        <w:pStyle w:val="Epgrafe"/>
        <w:jc w:val="center"/>
      </w:pPr>
      <w:bookmarkStart w:id="147" w:name="_Toc442285943"/>
      <w:r>
        <w:t xml:space="preserve">Ilustración </w:t>
      </w:r>
      <w:fldSimple w:instr=" SEQ Ilustración \* ARABIC ">
        <w:r w:rsidR="00D663C6">
          <w:rPr>
            <w:noProof/>
          </w:rPr>
          <w:t>48</w:t>
        </w:r>
      </w:fldSimple>
      <w:r>
        <w:t xml:space="preserve">: </w:t>
      </w:r>
      <w:proofErr w:type="spellStart"/>
      <w:r>
        <w:t>HeidiSQL</w:t>
      </w:r>
      <w:proofErr w:type="spellEnd"/>
      <w:r>
        <w:t xml:space="preserve"> </w:t>
      </w:r>
      <w:proofErr w:type="spellStart"/>
      <w:r>
        <w:t>sql</w:t>
      </w:r>
      <w:proofErr w:type="spellEnd"/>
      <w:r>
        <w:t xml:space="preserve"> creación de tablas</w:t>
      </w:r>
      <w:bookmarkEnd w:id="147"/>
    </w:p>
    <w:p w14:paraId="00556C74" w14:textId="09C89E45" w:rsidR="00EE0937" w:rsidRDefault="00B21272" w:rsidP="00EE0937">
      <w:pPr>
        <w:pStyle w:val="Prrafodelista"/>
        <w:numPr>
          <w:ilvl w:val="0"/>
          <w:numId w:val="25"/>
        </w:numPr>
      </w:pPr>
      <w:r>
        <w:t>Por último presionando la tecla “F9” o pinchando en el botón azul que tiene forma de “</w:t>
      </w:r>
      <w:proofErr w:type="spellStart"/>
      <w:r>
        <w:t>play</w:t>
      </w:r>
      <w:proofErr w:type="spellEnd"/>
      <w:r>
        <w:t>”, se crearán las tablas sobre nuestra base de datos.</w:t>
      </w:r>
    </w:p>
    <w:p w14:paraId="5F80C106" w14:textId="0235D385" w:rsidR="00F56AD5" w:rsidRPr="00EE0937" w:rsidRDefault="00F56AD5" w:rsidP="00F56AD5">
      <w:r>
        <w:br w:type="page"/>
      </w:r>
    </w:p>
    <w:p w14:paraId="4ECE2322" w14:textId="5526AF09" w:rsidR="00CC4FCE" w:rsidRDefault="00CC4FCE" w:rsidP="00EE0937">
      <w:pPr>
        <w:pStyle w:val="Ttulo3"/>
      </w:pPr>
      <w:bookmarkStart w:id="148" w:name="_Toc442285865"/>
      <w:r>
        <w:lastRenderedPageBreak/>
        <w:t>Java JDK</w:t>
      </w:r>
      <w:bookmarkEnd w:id="148"/>
    </w:p>
    <w:p w14:paraId="0E98C57D" w14:textId="362859A2" w:rsidR="00CC4FCE" w:rsidRDefault="00CC4FCE" w:rsidP="00CC4FCE">
      <w:r>
        <w:t>Pasos para descargarse el JDK de Java:</w:t>
      </w:r>
    </w:p>
    <w:p w14:paraId="323BAB53" w14:textId="23BB9C06" w:rsidR="00CC4FCE" w:rsidRDefault="00CC4FCE" w:rsidP="00CC4FCE">
      <w:pPr>
        <w:pStyle w:val="Prrafodelista"/>
        <w:numPr>
          <w:ilvl w:val="0"/>
          <w:numId w:val="47"/>
        </w:numPr>
      </w:pPr>
      <w:r>
        <w:t>Acceder al siguiente enlace:</w:t>
      </w:r>
    </w:p>
    <w:p w14:paraId="14BE0C42" w14:textId="7A43E363" w:rsidR="00CC4FCE" w:rsidRDefault="00DD2D73" w:rsidP="00CC4FCE">
      <w:pPr>
        <w:pStyle w:val="Prrafodelista"/>
        <w:ind w:left="720"/>
      </w:pPr>
      <w:hyperlink r:id="rId66" w:history="1">
        <w:r w:rsidR="00CC4FCE" w:rsidRPr="00177A38">
          <w:rPr>
            <w:rStyle w:val="Hipervnculo"/>
          </w:rPr>
          <w:t>http://www.oracle.com/technetwork/java/javase/downloads/jdk8-downloads-2133151.html?ssSourceSiteId=otnes</w:t>
        </w:r>
      </w:hyperlink>
    </w:p>
    <w:p w14:paraId="1B05FD4B" w14:textId="77777777" w:rsidR="00362B9A" w:rsidRDefault="00CC4FCE" w:rsidP="00362B9A">
      <w:pPr>
        <w:keepNext/>
      </w:pPr>
      <w:r>
        <w:tab/>
      </w:r>
      <w:r>
        <w:rPr>
          <w:noProof/>
          <w:lang w:eastAsia="es-ES"/>
        </w:rPr>
        <w:drawing>
          <wp:inline distT="0" distB="0" distL="0" distR="0" wp14:anchorId="5EF9BCA5" wp14:editId="4FCB7894">
            <wp:extent cx="3433313" cy="358874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35119" cy="3590632"/>
                    </a:xfrm>
                    <a:prstGeom prst="rect">
                      <a:avLst/>
                    </a:prstGeom>
                  </pic:spPr>
                </pic:pic>
              </a:graphicData>
            </a:graphic>
          </wp:inline>
        </w:drawing>
      </w:r>
    </w:p>
    <w:p w14:paraId="239B2747" w14:textId="7E737608" w:rsidR="00CC4FCE" w:rsidRDefault="00362B9A" w:rsidP="00362B9A">
      <w:pPr>
        <w:pStyle w:val="Epgrafe"/>
        <w:jc w:val="center"/>
      </w:pPr>
      <w:bookmarkStart w:id="149" w:name="_Toc442285944"/>
      <w:r>
        <w:t xml:space="preserve">Ilustración </w:t>
      </w:r>
      <w:fldSimple w:instr=" SEQ Ilustración \* ARABIC ">
        <w:r w:rsidR="00D663C6">
          <w:rPr>
            <w:noProof/>
          </w:rPr>
          <w:t>49</w:t>
        </w:r>
      </w:fldSimple>
      <w:r>
        <w:t>: Java JDK descarga</w:t>
      </w:r>
      <w:bookmarkEnd w:id="149"/>
    </w:p>
    <w:p w14:paraId="73912EC1" w14:textId="0CB12242" w:rsidR="00CC4FCE" w:rsidRDefault="00CC4FCE" w:rsidP="00CC4FCE">
      <w:pPr>
        <w:pStyle w:val="Prrafodelista"/>
        <w:numPr>
          <w:ilvl w:val="0"/>
          <w:numId w:val="47"/>
        </w:numPr>
      </w:pPr>
      <w:r>
        <w:t>Acepamos  los acuerdos de licencia y seleccionamos la opción Windows x64.</w:t>
      </w:r>
    </w:p>
    <w:p w14:paraId="2FA915A0" w14:textId="5256B6D3" w:rsidR="00CC4FCE" w:rsidRDefault="00362B9A" w:rsidP="00CC4FCE">
      <w:pPr>
        <w:pStyle w:val="Prrafodelista"/>
        <w:numPr>
          <w:ilvl w:val="0"/>
          <w:numId w:val="47"/>
        </w:numPr>
      </w:pPr>
      <w:r>
        <w:t>Procedemos a instalar el ejecutable descargado.</w:t>
      </w:r>
    </w:p>
    <w:p w14:paraId="02DF4752" w14:textId="3B80F1DB" w:rsidR="00CC4FCE" w:rsidRPr="00CC4FCE" w:rsidRDefault="00362B9A" w:rsidP="00CC4FCE">
      <w:pPr>
        <w:pStyle w:val="Prrafodelista"/>
        <w:numPr>
          <w:ilvl w:val="0"/>
          <w:numId w:val="47"/>
        </w:numPr>
      </w:pPr>
      <w:r>
        <w:t xml:space="preserve">Y por último, establecemos una nueva variable de sistema de nombre “JAVA_HOME” que apunte al directorio </w:t>
      </w:r>
      <w:proofErr w:type="spellStart"/>
      <w:r>
        <w:t>jdk</w:t>
      </w:r>
      <w:proofErr w:type="spellEnd"/>
      <w:r>
        <w:t xml:space="preserve"> de Java.</w:t>
      </w:r>
    </w:p>
    <w:p w14:paraId="682E5968" w14:textId="6D5D5578" w:rsidR="00EE0937" w:rsidRDefault="00EE0937" w:rsidP="00EE0937">
      <w:pPr>
        <w:pStyle w:val="Ttulo3"/>
      </w:pPr>
      <w:bookmarkStart w:id="150" w:name="_Toc442285866"/>
      <w:proofErr w:type="spellStart"/>
      <w:r>
        <w:lastRenderedPageBreak/>
        <w:t>Maven</w:t>
      </w:r>
      <w:bookmarkEnd w:id="150"/>
      <w:proofErr w:type="spellEnd"/>
    </w:p>
    <w:p w14:paraId="5528DE9F" w14:textId="16CE898F" w:rsidR="00EE0937" w:rsidRDefault="00EE0937" w:rsidP="00EE0937">
      <w:pPr>
        <w:pStyle w:val="Cuerpo"/>
      </w:pPr>
      <w:r>
        <w:t xml:space="preserve">Para descargar e instalar </w:t>
      </w:r>
      <w:proofErr w:type="spellStart"/>
      <w:r>
        <w:t>Maven</w:t>
      </w:r>
      <w:proofErr w:type="spellEnd"/>
      <w:r>
        <w:t xml:space="preserve"> los pasos a seguir son los siguientes:</w:t>
      </w:r>
    </w:p>
    <w:p w14:paraId="1BF15AF2" w14:textId="77777777" w:rsidR="00EE0937" w:rsidRDefault="00EE0937" w:rsidP="00711285">
      <w:pPr>
        <w:pStyle w:val="Cuerpo"/>
        <w:numPr>
          <w:ilvl w:val="0"/>
          <w:numId w:val="26"/>
        </w:numPr>
      </w:pPr>
      <w:r>
        <w:t>Accedemos a su web oficial desde la siguiente URL:</w:t>
      </w:r>
    </w:p>
    <w:p w14:paraId="153ABFF2" w14:textId="77777777" w:rsidR="00EE0937" w:rsidRDefault="00DD2D73" w:rsidP="00EE0937">
      <w:pPr>
        <w:pStyle w:val="Cuerpo"/>
        <w:ind w:left="720"/>
        <w:jc w:val="center"/>
      </w:pPr>
      <w:hyperlink r:id="rId68" w:history="1">
        <w:r w:rsidR="00EE0937" w:rsidRPr="00E73895">
          <w:rPr>
            <w:rStyle w:val="Hipervnculo"/>
          </w:rPr>
          <w:t>https://maven.apache.org/</w:t>
        </w:r>
      </w:hyperlink>
    </w:p>
    <w:p w14:paraId="09E26C14" w14:textId="77777777" w:rsidR="00EE0937" w:rsidRDefault="00EE0937" w:rsidP="00711285">
      <w:pPr>
        <w:pStyle w:val="Cuerpo"/>
        <w:numPr>
          <w:ilvl w:val="0"/>
          <w:numId w:val="26"/>
        </w:numPr>
      </w:pPr>
      <w:r>
        <w:t>Accedemos a la sección “</w:t>
      </w:r>
      <w:proofErr w:type="spellStart"/>
      <w:r>
        <w:t>Download</w:t>
      </w:r>
      <w:proofErr w:type="spellEnd"/>
      <w:r>
        <w:t>”, después al apartado “Files” y seleccionamos el link del fichero binario de extensión .</w:t>
      </w:r>
      <w:proofErr w:type="spellStart"/>
      <w:r>
        <w:t>zip</w:t>
      </w:r>
      <w:proofErr w:type="spellEnd"/>
      <w:r>
        <w:t>:</w:t>
      </w:r>
    </w:p>
    <w:p w14:paraId="1BD1553B" w14:textId="77777777" w:rsidR="00AE65A5" w:rsidRDefault="00EE0937" w:rsidP="00480810">
      <w:pPr>
        <w:pStyle w:val="Cuerpo"/>
        <w:keepNext/>
        <w:jc w:val="center"/>
      </w:pPr>
      <w:r>
        <w:rPr>
          <w:noProof/>
          <w:lang w:eastAsia="es-ES"/>
        </w:rPr>
        <w:drawing>
          <wp:inline distT="0" distB="0" distL="0" distR="0" wp14:anchorId="1B2405A8" wp14:editId="787A6A25">
            <wp:extent cx="3398313" cy="103180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93707" cy="1060766"/>
                    </a:xfrm>
                    <a:prstGeom prst="rect">
                      <a:avLst/>
                    </a:prstGeom>
                  </pic:spPr>
                </pic:pic>
              </a:graphicData>
            </a:graphic>
          </wp:inline>
        </w:drawing>
      </w:r>
    </w:p>
    <w:p w14:paraId="4E58E17A" w14:textId="7C242823" w:rsidR="00EE0937" w:rsidRDefault="00AE65A5" w:rsidP="00AE65A5">
      <w:pPr>
        <w:pStyle w:val="Epgrafe"/>
        <w:jc w:val="center"/>
      </w:pPr>
      <w:bookmarkStart w:id="151" w:name="_Toc442285945"/>
      <w:r>
        <w:t xml:space="preserve">Ilustración </w:t>
      </w:r>
      <w:fldSimple w:instr=" SEQ Ilustración \* ARABIC ">
        <w:r w:rsidR="00D663C6">
          <w:rPr>
            <w:noProof/>
          </w:rPr>
          <w:t>50</w:t>
        </w:r>
      </w:fldSimple>
      <w:r>
        <w:t xml:space="preserve">: </w:t>
      </w:r>
      <w:proofErr w:type="spellStart"/>
      <w:r>
        <w:t>Maven</w:t>
      </w:r>
      <w:proofErr w:type="spellEnd"/>
      <w:r>
        <w:t xml:space="preserve"> descarga</w:t>
      </w:r>
      <w:bookmarkEnd w:id="151"/>
    </w:p>
    <w:p w14:paraId="3779EBDE" w14:textId="1BC2E0FE" w:rsidR="003C1FE7" w:rsidRDefault="00EE0937" w:rsidP="003C1FE7">
      <w:pPr>
        <w:pStyle w:val="Cuerpo"/>
        <w:numPr>
          <w:ilvl w:val="0"/>
          <w:numId w:val="26"/>
        </w:numPr>
      </w:pPr>
      <w:r>
        <w:t xml:space="preserve">Por último extraemos el </w:t>
      </w:r>
      <w:proofErr w:type="spellStart"/>
      <w:r>
        <w:t>zip</w:t>
      </w:r>
      <w:proofErr w:type="spellEnd"/>
      <w:r>
        <w:t xml:space="preserve"> en C:\ y establecemos en las variables de entorno del sistema (</w:t>
      </w:r>
      <w:proofErr w:type="spellStart"/>
      <w:r>
        <w:t>Path</w:t>
      </w:r>
      <w:proofErr w:type="spellEnd"/>
      <w:r>
        <w:t>) la ruta a la carpeta \</w:t>
      </w:r>
      <w:proofErr w:type="spellStart"/>
      <w:r>
        <w:t>bin</w:t>
      </w:r>
      <w:proofErr w:type="spellEnd"/>
      <w:r>
        <w:t xml:space="preserve"> del </w:t>
      </w:r>
      <w:proofErr w:type="spellStart"/>
      <w:r>
        <w:t>Maven</w:t>
      </w:r>
      <w:proofErr w:type="spellEnd"/>
      <w:r>
        <w:t>.</w:t>
      </w:r>
    </w:p>
    <w:p w14:paraId="2CDB8972" w14:textId="68058987" w:rsidR="003C1FE7" w:rsidRDefault="003C1FE7" w:rsidP="00EE0937">
      <w:pPr>
        <w:pStyle w:val="Ttulo3"/>
      </w:pPr>
      <w:bookmarkStart w:id="152" w:name="_Toc442285867"/>
      <w:proofErr w:type="spellStart"/>
      <w:r>
        <w:t>Plugins</w:t>
      </w:r>
      <w:proofErr w:type="spellEnd"/>
      <w:r>
        <w:t xml:space="preserve"> Reportes</w:t>
      </w:r>
      <w:bookmarkStart w:id="153" w:name="Reportes"/>
      <w:bookmarkEnd w:id="152"/>
      <w:bookmarkEnd w:id="153"/>
    </w:p>
    <w:p w14:paraId="7D34A75D" w14:textId="62983DAD" w:rsidR="003C1FE7" w:rsidRDefault="003C1FE7" w:rsidP="003C1FE7">
      <w:pPr>
        <w:pStyle w:val="Cuerpo"/>
      </w:pPr>
      <w:r>
        <w:t xml:space="preserve">Para generar los reportes que van a mostrarse al alumno tras la subida de sus prácticas, se han empleado diferentes </w:t>
      </w:r>
      <w:proofErr w:type="spellStart"/>
      <w:r w:rsidRPr="00F56AD5">
        <w:rPr>
          <w:i/>
        </w:rPr>
        <w:t>plugins</w:t>
      </w:r>
      <w:proofErr w:type="spellEnd"/>
      <w:r>
        <w:t xml:space="preserve"> que van a integrarse dentro del arquetipo </w:t>
      </w:r>
      <w:proofErr w:type="spellStart"/>
      <w:r>
        <w:t>Maven</w:t>
      </w:r>
      <w:proofErr w:type="spellEnd"/>
      <w:r>
        <w:t>.</w:t>
      </w:r>
    </w:p>
    <w:p w14:paraId="459F1463" w14:textId="77777777" w:rsidR="003C1FE7" w:rsidRDefault="003C1FE7" w:rsidP="003C1FE7">
      <w:pPr>
        <w:pStyle w:val="Cuerpo"/>
      </w:pPr>
      <w:r>
        <w:t xml:space="preserve">Estos </w:t>
      </w:r>
      <w:proofErr w:type="spellStart"/>
      <w:r w:rsidRPr="00F56AD5">
        <w:rPr>
          <w:i/>
        </w:rPr>
        <w:t>plugins</w:t>
      </w:r>
      <w:proofErr w:type="spellEnd"/>
      <w:r>
        <w:t xml:space="preserve"> son los siguientes:</w:t>
      </w:r>
    </w:p>
    <w:p w14:paraId="1205785B" w14:textId="69BA580E" w:rsidR="003C1FE7" w:rsidRDefault="003C1FE7" w:rsidP="00711285">
      <w:pPr>
        <w:pStyle w:val="Prrafodelista"/>
        <w:numPr>
          <w:ilvl w:val="0"/>
          <w:numId w:val="39"/>
        </w:numPr>
      </w:pPr>
      <w:r w:rsidRPr="00EF7934">
        <w:rPr>
          <w:b/>
        </w:rPr>
        <w:t>JAVANCSS</w:t>
      </w:r>
      <w:r>
        <w:t xml:space="preserve">: Ofrece información sobre métricas (complejidad </w:t>
      </w:r>
      <w:proofErr w:type="spellStart"/>
      <w:r>
        <w:t>ciclomática</w:t>
      </w:r>
      <w:proofErr w:type="spellEnd"/>
      <w:r>
        <w:t>, número de líneas…)</w:t>
      </w:r>
      <w:r w:rsidR="00F56AD5">
        <w:t xml:space="preserve"> </w:t>
      </w:r>
      <w:r w:rsidR="00F56AD5">
        <w:fldChar w:fldCharType="begin"/>
      </w:r>
      <w:r w:rsidR="00F56AD5">
        <w:instrText xml:space="preserve"> ADDIN ZOTERO_ITEM CSL_CITATION {"citationID":"2e32qkp6b7","properties":{"formattedCitation":"[9]","plainCitation":"[9]"},"citationItems":[{"id":86,"uris":["http://zotero.org/users/local/LLkhPqvS/items/6GKFH2C5"],"uri":["http://zotero.org/users/local/LLkhPqvS/items/6GKFH2C5"],"itemData":{"id":86,"type":"webpage","title":"Plugin JavaNCSS","URL":"http://www.mojohaus.org/javancss-maven-plugin/"}}],"schema":"https://github.com/citation-style-language/schema/raw/master/csl-citation.json"} </w:instrText>
      </w:r>
      <w:r w:rsidR="00F56AD5">
        <w:fldChar w:fldCharType="separate"/>
      </w:r>
      <w:r w:rsidR="00F56AD5" w:rsidRPr="00F56AD5">
        <w:rPr>
          <w:rFonts w:cs="Liberation Serif"/>
        </w:rPr>
        <w:t>[9]</w:t>
      </w:r>
      <w:r w:rsidR="00F56AD5">
        <w:fldChar w:fldCharType="end"/>
      </w:r>
      <w:r>
        <w:t>.</w:t>
      </w:r>
    </w:p>
    <w:p w14:paraId="76E6EE28" w14:textId="6C57FCE7" w:rsidR="003C1FE7" w:rsidRDefault="003C1FE7" w:rsidP="00711285">
      <w:pPr>
        <w:pStyle w:val="Prrafodelista"/>
        <w:numPr>
          <w:ilvl w:val="0"/>
          <w:numId w:val="39"/>
        </w:numPr>
      </w:pPr>
      <w:r w:rsidRPr="00EF7934">
        <w:rPr>
          <w:b/>
        </w:rPr>
        <w:t>JDEPEND</w:t>
      </w:r>
      <w:r>
        <w:t>: Ofrece información sobre métricas a nivel de paquetes (</w:t>
      </w:r>
      <w:proofErr w:type="spellStart"/>
      <w:r>
        <w:t>abstractness</w:t>
      </w:r>
      <w:proofErr w:type="spellEnd"/>
      <w:r>
        <w:t xml:space="preserve">, </w:t>
      </w:r>
      <w:proofErr w:type="spellStart"/>
      <w:r>
        <w:t>inestability</w:t>
      </w:r>
      <w:proofErr w:type="spellEnd"/>
      <w:r>
        <w:t xml:space="preserve">, </w:t>
      </w:r>
      <w:proofErr w:type="spellStart"/>
      <w:r>
        <w:t>afferent</w:t>
      </w:r>
      <w:proofErr w:type="spellEnd"/>
      <w:r>
        <w:t xml:space="preserve"> </w:t>
      </w:r>
      <w:proofErr w:type="spellStart"/>
      <w:r>
        <w:t>couplings</w:t>
      </w:r>
      <w:proofErr w:type="spellEnd"/>
      <w:r>
        <w:t>…)</w:t>
      </w:r>
      <w:r w:rsidR="00F56AD5">
        <w:t xml:space="preserve"> </w:t>
      </w:r>
      <w:r w:rsidR="00F56AD5">
        <w:fldChar w:fldCharType="begin"/>
      </w:r>
      <w:r w:rsidR="00F56AD5">
        <w:instrText xml:space="preserve"> ADDIN ZOTERO_ITEM CSL_CITATION {"citationID":"731h1i94r","properties":{"formattedCitation":"[10]","plainCitation":"[10]"},"citationItems":[{"id":87,"uris":["http://zotero.org/users/local/LLkhPqvS/items/MUIM69X7"],"uri":["http://zotero.org/users/local/LLkhPqvS/items/MUIM69X7"],"itemData":{"id":87,"type":"webpage","title":"Plugin JDepend","URL":"http://www.mojohaus.org/jdepend-maven-plugin/"}}],"schema":"https://github.com/citation-style-language/schema/raw/master/csl-citation.json"} </w:instrText>
      </w:r>
      <w:r w:rsidR="00F56AD5">
        <w:fldChar w:fldCharType="separate"/>
      </w:r>
      <w:r w:rsidR="00F56AD5" w:rsidRPr="00F56AD5">
        <w:rPr>
          <w:rFonts w:cs="Liberation Serif"/>
        </w:rPr>
        <w:t>[10]</w:t>
      </w:r>
      <w:r w:rsidR="00F56AD5">
        <w:fldChar w:fldCharType="end"/>
      </w:r>
      <w:r>
        <w:t>.</w:t>
      </w:r>
    </w:p>
    <w:p w14:paraId="144B7017" w14:textId="21DC0B60" w:rsidR="003C1FE7" w:rsidRDefault="003C1FE7" w:rsidP="00711285">
      <w:pPr>
        <w:pStyle w:val="Prrafodelista"/>
        <w:numPr>
          <w:ilvl w:val="0"/>
          <w:numId w:val="39"/>
        </w:numPr>
      </w:pPr>
      <w:r>
        <w:rPr>
          <w:b/>
        </w:rPr>
        <w:t>PMD</w:t>
      </w:r>
      <w:r w:rsidRPr="00EF7934">
        <w:t>:</w:t>
      </w:r>
      <w:r>
        <w:t xml:space="preserve"> Ofrece información acerca de violaciones de código cometidas (variables sin usar, métodos privados sin usar…)</w:t>
      </w:r>
      <w:r w:rsidR="00F56AD5">
        <w:t xml:space="preserve"> </w:t>
      </w:r>
      <w:r w:rsidR="00F56AD5">
        <w:fldChar w:fldCharType="begin"/>
      </w:r>
      <w:r w:rsidR="00F56AD5">
        <w:instrText xml:space="preserve"> ADDIN ZOTERO_ITEM CSL_CITATION {"citationID":"28o918enll","properties":{"formattedCitation":"[11]","plainCitation":"[11]"},"citationItems":[{"id":88,"uris":["http://zotero.org/users/local/LLkhPqvS/items/IWW5BUJ5"],"uri":["http://zotero.org/users/local/LLkhPqvS/items/IWW5BUJ5"],"itemData":{"id":88,"type":"webpage","title":"Plugin PMD","URL":"https://maven.apache.org/plugins/maven-pmd-plugin/"}}],"schema":"https://github.com/citation-style-language/schema/raw/master/csl-citation.json"} </w:instrText>
      </w:r>
      <w:r w:rsidR="00F56AD5">
        <w:fldChar w:fldCharType="separate"/>
      </w:r>
      <w:r w:rsidR="00F56AD5" w:rsidRPr="00F56AD5">
        <w:rPr>
          <w:rFonts w:cs="Liberation Serif"/>
        </w:rPr>
        <w:t>[11]</w:t>
      </w:r>
      <w:r w:rsidR="00F56AD5">
        <w:fldChar w:fldCharType="end"/>
      </w:r>
      <w:r>
        <w:t>.</w:t>
      </w:r>
    </w:p>
    <w:p w14:paraId="35FDBF14" w14:textId="701BBD69" w:rsidR="003C1FE7" w:rsidRDefault="003C1FE7" w:rsidP="00711285">
      <w:pPr>
        <w:pStyle w:val="Prrafodelista"/>
        <w:numPr>
          <w:ilvl w:val="0"/>
          <w:numId w:val="39"/>
        </w:numPr>
      </w:pPr>
      <w:r>
        <w:rPr>
          <w:b/>
        </w:rPr>
        <w:t>FINDBUGS</w:t>
      </w:r>
      <w:r w:rsidRPr="00EF7934">
        <w:t>:</w:t>
      </w:r>
      <w:r>
        <w:t xml:space="preserve"> Al igual que el PMD ofrece información acerca de violaciones de código, pero detecta violaciones que el PMD no detecta (por ejemplo, bucles infinitos)</w:t>
      </w:r>
      <w:r w:rsidR="00F56AD5">
        <w:t xml:space="preserve"> </w:t>
      </w:r>
      <w:r w:rsidR="00F56AD5">
        <w:fldChar w:fldCharType="begin"/>
      </w:r>
      <w:r w:rsidR="00F56AD5">
        <w:instrText xml:space="preserve"> ADDIN ZOTERO_ITEM CSL_CITATION {"citationID":"1lu2fruops","properties":{"formattedCitation":"[12]","plainCitation":"[12]"},"citationItems":[{"id":89,"uris":["http://zotero.org/users/local/LLkhPqvS/items/9ZADZWEU"],"uri":["http://zotero.org/users/local/LLkhPqvS/items/9ZADZWEU"],"itemData":{"id":89,"type":"webpage","title":"Plugin FindBugs","URL":"http://gleclaire.github.io/findbugs-maven-plugin/"}}],"schema":"https://github.com/citation-style-language/schema/raw/master/csl-citation.json"} </w:instrText>
      </w:r>
      <w:r w:rsidR="00F56AD5">
        <w:fldChar w:fldCharType="separate"/>
      </w:r>
      <w:r w:rsidR="00F56AD5" w:rsidRPr="00F56AD5">
        <w:rPr>
          <w:rFonts w:cs="Liberation Serif"/>
        </w:rPr>
        <w:t>[12]</w:t>
      </w:r>
      <w:r w:rsidR="00F56AD5">
        <w:fldChar w:fldCharType="end"/>
      </w:r>
      <w:r>
        <w:t xml:space="preserve">. </w:t>
      </w:r>
    </w:p>
    <w:p w14:paraId="6F1E629D" w14:textId="00408CE2" w:rsidR="003C1FE7" w:rsidRPr="003C1FE7" w:rsidRDefault="003C1FE7" w:rsidP="003C1FE7">
      <w:r>
        <w:lastRenderedPageBreak/>
        <w:t xml:space="preserve">Y se integrarán dentro del fichero “pom.xml” presente en el arquetipo </w:t>
      </w:r>
      <w:proofErr w:type="spellStart"/>
      <w:r>
        <w:t>Maven</w:t>
      </w:r>
      <w:proofErr w:type="spellEnd"/>
      <w:r>
        <w:t>.</w:t>
      </w:r>
    </w:p>
    <w:p w14:paraId="18FD0F69" w14:textId="70B8B959" w:rsidR="00EE0937" w:rsidRDefault="00EE0937" w:rsidP="00EE0937">
      <w:pPr>
        <w:pStyle w:val="Ttulo3"/>
      </w:pPr>
      <w:bookmarkStart w:id="154" w:name="_Toc442285868"/>
      <w:proofErr w:type="spellStart"/>
      <w:r>
        <w:t>CakePHP</w:t>
      </w:r>
      <w:bookmarkEnd w:id="154"/>
      <w:proofErr w:type="spellEnd"/>
    </w:p>
    <w:p w14:paraId="3F44E16C" w14:textId="77777777" w:rsidR="00EE0937" w:rsidRDefault="00EE0937" w:rsidP="00EE0937">
      <w:pPr>
        <w:pStyle w:val="Cuerpo"/>
      </w:pPr>
      <w:r>
        <w:t xml:space="preserve">El uso del </w:t>
      </w:r>
      <w:proofErr w:type="spellStart"/>
      <w:r>
        <w:t>framework</w:t>
      </w:r>
      <w:proofErr w:type="spellEnd"/>
      <w:r>
        <w:t xml:space="preserve"> </w:t>
      </w:r>
      <w:proofErr w:type="spellStart"/>
      <w:r>
        <w:t>CakePHP</w:t>
      </w:r>
      <w:proofErr w:type="spellEnd"/>
      <w:r>
        <w:t xml:space="preserve">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711285">
      <w:pPr>
        <w:pStyle w:val="Cuerpo"/>
        <w:numPr>
          <w:ilvl w:val="0"/>
          <w:numId w:val="27"/>
        </w:numPr>
      </w:pPr>
      <w:r>
        <w:t>Accedemos a su web oficial desde la siguiente URL:</w:t>
      </w:r>
    </w:p>
    <w:p w14:paraId="6BD9DD76" w14:textId="77777777" w:rsidR="00EE0937" w:rsidRDefault="00DD2D73" w:rsidP="00EE0937">
      <w:pPr>
        <w:pStyle w:val="Cuerpo"/>
        <w:ind w:left="720"/>
        <w:jc w:val="center"/>
      </w:pPr>
      <w:hyperlink r:id="rId70" w:history="1">
        <w:r w:rsidR="00EE0937" w:rsidRPr="00E73895">
          <w:rPr>
            <w:rStyle w:val="Hipervnculo"/>
          </w:rPr>
          <w:t>http://cakephp.org/</w:t>
        </w:r>
      </w:hyperlink>
    </w:p>
    <w:p w14:paraId="2011D59B" w14:textId="77777777" w:rsidR="007B7DC8" w:rsidRDefault="007B7DC8" w:rsidP="00711285">
      <w:pPr>
        <w:pStyle w:val="Cuerpo"/>
        <w:numPr>
          <w:ilvl w:val="0"/>
          <w:numId w:val="27"/>
        </w:numPr>
      </w:pPr>
      <w:r>
        <w:t>Seleccionamos la opción “</w:t>
      </w:r>
      <w:proofErr w:type="spellStart"/>
      <w:r>
        <w:t>Download</w:t>
      </w:r>
      <w:proofErr w:type="spellEnd"/>
      <w:r>
        <w:t>” y se nos redirigirá a la página de la guía de instalación. A continuación simplemente tendremos que seguir los pasos que se nos van marcando: en primer lugar instalaremos el “</w:t>
      </w:r>
      <w:proofErr w:type="spellStart"/>
      <w:r>
        <w:t>composer</w:t>
      </w:r>
      <w:proofErr w:type="spellEnd"/>
      <w:r>
        <w:t xml:space="preserve">” y posteriormente ya podremos crear la aplicación cake </w:t>
      </w:r>
      <w:proofErr w:type="spellStart"/>
      <w:r>
        <w:t>php</w:t>
      </w:r>
      <w:proofErr w:type="spellEnd"/>
      <w:r>
        <w:t xml:space="preserve"> utilizando el </w:t>
      </w:r>
      <w:proofErr w:type="spellStart"/>
      <w:r>
        <w:t>composer</w:t>
      </w:r>
      <w:proofErr w:type="spellEnd"/>
      <w:r>
        <w:t>. El aspecto de esta guía de instalación es el siguiente:</w:t>
      </w:r>
    </w:p>
    <w:p w14:paraId="23BB16AC" w14:textId="12D80064" w:rsidR="00AE65A5" w:rsidRDefault="009A2BCB" w:rsidP="00F56AD5">
      <w:pPr>
        <w:pStyle w:val="Cuerpo"/>
        <w:keepNext/>
        <w:jc w:val="center"/>
      </w:pPr>
      <w:r>
        <w:rPr>
          <w:noProof/>
          <w:lang w:eastAsia="es-ES"/>
        </w:rPr>
        <w:drawing>
          <wp:inline distT="0" distB="0" distL="0" distR="0" wp14:anchorId="6C3D82C0" wp14:editId="7625F7E9">
            <wp:extent cx="3364302" cy="2034883"/>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367369" cy="2036738"/>
                    </a:xfrm>
                    <a:prstGeom prst="rect">
                      <a:avLst/>
                    </a:prstGeom>
                  </pic:spPr>
                </pic:pic>
              </a:graphicData>
            </a:graphic>
          </wp:inline>
        </w:drawing>
      </w:r>
    </w:p>
    <w:p w14:paraId="5F1197B8" w14:textId="3C04BB2C" w:rsidR="00A457DA" w:rsidRDefault="00AE65A5" w:rsidP="009A2BCB">
      <w:pPr>
        <w:pStyle w:val="Epgrafe"/>
        <w:jc w:val="center"/>
      </w:pPr>
      <w:bookmarkStart w:id="155" w:name="_Toc442285946"/>
      <w:r>
        <w:t xml:space="preserve">Ilustración </w:t>
      </w:r>
      <w:fldSimple w:instr=" SEQ Ilustración \* ARABIC ">
        <w:r w:rsidR="00D663C6">
          <w:rPr>
            <w:noProof/>
          </w:rPr>
          <w:t>51</w:t>
        </w:r>
      </w:fldSimple>
      <w:r>
        <w:t xml:space="preserve">: </w:t>
      </w:r>
      <w:proofErr w:type="spellStart"/>
      <w:r>
        <w:t>CakePHP</w:t>
      </w:r>
      <w:proofErr w:type="spellEnd"/>
      <w:r>
        <w:t xml:space="preserve"> Instalación</w:t>
      </w:r>
      <w:bookmarkEnd w:id="155"/>
    </w:p>
    <w:p w14:paraId="3913D406" w14:textId="44DB3048" w:rsidR="00480810" w:rsidRPr="00480810" w:rsidRDefault="00480810" w:rsidP="00480810">
      <w:pPr>
        <w:jc w:val="left"/>
      </w:pPr>
      <w:r>
        <w:br w:type="page"/>
      </w:r>
    </w:p>
    <w:p w14:paraId="40F646EF" w14:textId="77777777" w:rsidR="008E2418" w:rsidRDefault="008E2418" w:rsidP="008E2418">
      <w:pPr>
        <w:pStyle w:val="Ttulo3"/>
      </w:pPr>
      <w:bookmarkStart w:id="156" w:name="_Toc442285869"/>
      <w:r>
        <w:lastRenderedPageBreak/>
        <w:t>Moodle</w:t>
      </w:r>
      <w:bookmarkEnd w:id="156"/>
    </w:p>
    <w:p w14:paraId="7B5F05E5" w14:textId="5B868E3F" w:rsidR="00E27597" w:rsidRDefault="00E27597" w:rsidP="008E2418">
      <w:r>
        <w:t>La aplicación se comunica con cualquier LMS que cumpla el estándar LTI. Para probar la aplicación se utilizado Moodle (versión 2.9.2), y a continuación se va a explicar el proceso de instalación del mismo:</w:t>
      </w:r>
    </w:p>
    <w:p w14:paraId="2B3F37FE" w14:textId="77777777" w:rsidR="008E2418" w:rsidRDefault="008E2418" w:rsidP="00DC6AD5">
      <w:pPr>
        <w:pStyle w:val="Prrafodelista"/>
        <w:numPr>
          <w:ilvl w:val="0"/>
          <w:numId w:val="5"/>
        </w:numPr>
        <w:contextualSpacing/>
      </w:pPr>
      <w:r>
        <w:t xml:space="preserve">Accedemos a la web oficial de Moodle y descargamos el archivo </w:t>
      </w:r>
      <w:proofErr w:type="spellStart"/>
      <w:r>
        <w:t>zip</w:t>
      </w:r>
      <w:proofErr w:type="spellEnd"/>
      <w:r>
        <w:t xml:space="preserve"> correspondiente a la versión 2.9.2:</w:t>
      </w:r>
    </w:p>
    <w:p w14:paraId="29A4966A" w14:textId="77777777" w:rsidR="00552E65" w:rsidRDefault="00552E65" w:rsidP="00552E65">
      <w:pPr>
        <w:pStyle w:val="Prrafodelista"/>
        <w:ind w:left="720"/>
        <w:contextualSpacing/>
      </w:pPr>
    </w:p>
    <w:p w14:paraId="3353D3E1" w14:textId="77777777" w:rsidR="008E2418" w:rsidRDefault="00DD2D73" w:rsidP="00EE0937">
      <w:pPr>
        <w:pStyle w:val="Prrafodelista"/>
        <w:jc w:val="center"/>
      </w:pPr>
      <w:hyperlink r:id="rId72"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t>
      </w:r>
      <w:proofErr w:type="spellStart"/>
      <w:r w:rsidRPr="00EA2DD8">
        <w:t>wamp</w:t>
      </w:r>
      <w:proofErr w:type="spellEnd"/>
      <w:r>
        <w:t>\www”</w:t>
      </w:r>
    </w:p>
    <w:p w14:paraId="1E264E88" w14:textId="77777777" w:rsidR="008E2418" w:rsidRDefault="008E2418" w:rsidP="00DC6AD5">
      <w:pPr>
        <w:pStyle w:val="Prrafodelista"/>
        <w:numPr>
          <w:ilvl w:val="0"/>
          <w:numId w:val="5"/>
        </w:numPr>
        <w:contextualSpacing/>
      </w:pPr>
      <w:r>
        <w:t>Abrimos el navegador e introducimos la siguiente URL para comenzar el proceso de instalación de Moodle:</w:t>
      </w:r>
    </w:p>
    <w:p w14:paraId="3E9F8782" w14:textId="77777777" w:rsidR="008E2418" w:rsidRDefault="008E2418" w:rsidP="008E2418">
      <w:pPr>
        <w:pStyle w:val="Prrafodelista"/>
        <w:jc w:val="center"/>
      </w:pPr>
      <w:r>
        <w:t>“</w:t>
      </w:r>
      <w:proofErr w:type="spellStart"/>
      <w:r>
        <w:t>localhost</w:t>
      </w:r>
      <w:proofErr w:type="spellEnd"/>
      <w:r>
        <w:t>/</w:t>
      </w:r>
      <w:proofErr w:type="spellStart"/>
      <w:r>
        <w:t>moodle</w:t>
      </w:r>
      <w:proofErr w:type="spellEnd"/>
      <w:r>
        <w:t>”</w:t>
      </w:r>
    </w:p>
    <w:p w14:paraId="091E4BE0" w14:textId="77777777" w:rsidR="008E2418" w:rsidRDefault="008E2418" w:rsidP="00DC6AD5">
      <w:pPr>
        <w:pStyle w:val="Prrafodelista"/>
        <w:numPr>
          <w:ilvl w:val="0"/>
          <w:numId w:val="5"/>
        </w:numPr>
        <w:contextualSpacing/>
      </w:pPr>
      <w:r>
        <w:t>Se nos mostrará la siguiente pantalla:</w:t>
      </w:r>
    </w:p>
    <w:p w14:paraId="6794D461" w14:textId="77777777" w:rsidR="00AE65A5" w:rsidRDefault="008E2418" w:rsidP="00AE65A5">
      <w:pPr>
        <w:pStyle w:val="Prrafodelista"/>
        <w:keepNext/>
      </w:pPr>
      <w:r>
        <w:rPr>
          <w:noProof/>
          <w:lang w:eastAsia="es-ES"/>
        </w:rPr>
        <w:drawing>
          <wp:inline distT="0" distB="0" distL="0" distR="0" wp14:anchorId="49EF3466" wp14:editId="5CF95ACA">
            <wp:extent cx="4008349" cy="167517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3356" cy="1689803"/>
                    </a:xfrm>
                    <a:prstGeom prst="rect">
                      <a:avLst/>
                    </a:prstGeom>
                  </pic:spPr>
                </pic:pic>
              </a:graphicData>
            </a:graphic>
          </wp:inline>
        </w:drawing>
      </w:r>
    </w:p>
    <w:p w14:paraId="6A5190A9" w14:textId="73C1494F" w:rsidR="008E2418" w:rsidRDefault="00AE65A5" w:rsidP="00AE65A5">
      <w:pPr>
        <w:pStyle w:val="Epgrafe"/>
        <w:jc w:val="center"/>
      </w:pPr>
      <w:bookmarkStart w:id="157" w:name="_Toc442285947"/>
      <w:r>
        <w:t xml:space="preserve">Ilustración </w:t>
      </w:r>
      <w:fldSimple w:instr=" SEQ Ilustración \* ARABIC ">
        <w:r w:rsidR="00D663C6">
          <w:rPr>
            <w:noProof/>
          </w:rPr>
          <w:t>52</w:t>
        </w:r>
      </w:fldSimple>
      <w:r>
        <w:t>: Moodle instalación seleccionar idioma</w:t>
      </w:r>
      <w:bookmarkEnd w:id="157"/>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0722B9ED" w14:textId="77777777" w:rsidR="00AE65A5" w:rsidRDefault="008E2418" w:rsidP="00AE65A5">
      <w:pPr>
        <w:pStyle w:val="Prrafodelista"/>
        <w:keepNext/>
      </w:pPr>
      <w:r>
        <w:rPr>
          <w:noProof/>
          <w:lang w:eastAsia="es-ES"/>
        </w:rPr>
        <w:lastRenderedPageBreak/>
        <w:drawing>
          <wp:inline distT="0" distB="0" distL="0" distR="0" wp14:anchorId="136253F8" wp14:editId="565E75BA">
            <wp:extent cx="4029380" cy="293153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3557" cy="2941849"/>
                    </a:xfrm>
                    <a:prstGeom prst="rect">
                      <a:avLst/>
                    </a:prstGeom>
                  </pic:spPr>
                </pic:pic>
              </a:graphicData>
            </a:graphic>
          </wp:inline>
        </w:drawing>
      </w:r>
    </w:p>
    <w:p w14:paraId="48DBC057" w14:textId="746575BC" w:rsidR="008E2418" w:rsidRDefault="00AE65A5" w:rsidP="00AE65A5">
      <w:pPr>
        <w:pStyle w:val="Epgrafe"/>
        <w:jc w:val="center"/>
      </w:pPr>
      <w:bookmarkStart w:id="158" w:name="_Toc442285948"/>
      <w:r>
        <w:t xml:space="preserve">Ilustración </w:t>
      </w:r>
      <w:fldSimple w:instr=" SEQ Ilustración \* ARABIC ">
        <w:r w:rsidR="00D663C6">
          <w:rPr>
            <w:noProof/>
          </w:rPr>
          <w:t>53</w:t>
        </w:r>
      </w:fldSimple>
      <w:r>
        <w:t>: Moodle instalación ajuste base de datos</w:t>
      </w:r>
      <w:bookmarkEnd w:id="158"/>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29426075" w14:textId="359C6C53" w:rsidR="00AE65A5" w:rsidRDefault="009A2BCB" w:rsidP="00AE65A5">
      <w:pPr>
        <w:pStyle w:val="Prrafodelista"/>
        <w:keepNext/>
      </w:pPr>
      <w:r>
        <w:rPr>
          <w:noProof/>
          <w:lang w:eastAsia="es-ES"/>
        </w:rPr>
        <w:drawing>
          <wp:anchor distT="0" distB="0" distL="114300" distR="114300" simplePos="0" relativeHeight="251676672" behindDoc="0" locked="0" layoutInCell="1" allowOverlap="1" wp14:anchorId="1C8D5F41" wp14:editId="4E1772AB">
            <wp:simplePos x="0" y="0"/>
            <wp:positionH relativeFrom="column">
              <wp:posOffset>-54610</wp:posOffset>
            </wp:positionH>
            <wp:positionV relativeFrom="paragraph">
              <wp:posOffset>185420</wp:posOffset>
            </wp:positionV>
            <wp:extent cx="4063670" cy="1353283"/>
            <wp:effectExtent l="0" t="0" r="0" b="0"/>
            <wp:wrapThrough wrapText="bothSides">
              <wp:wrapPolygon edited="0">
                <wp:start x="0" y="0"/>
                <wp:lineTo x="0" y="21286"/>
                <wp:lineTo x="21468" y="21286"/>
                <wp:lineTo x="2146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063670" cy="1353283"/>
                    </a:xfrm>
                    <a:prstGeom prst="rect">
                      <a:avLst/>
                    </a:prstGeom>
                  </pic:spPr>
                </pic:pic>
              </a:graphicData>
            </a:graphic>
          </wp:anchor>
        </w:drawing>
      </w:r>
    </w:p>
    <w:p w14:paraId="38086306" w14:textId="7445D229" w:rsidR="008E2418" w:rsidRDefault="00AE65A5" w:rsidP="00AE65A5">
      <w:pPr>
        <w:pStyle w:val="Epgrafe"/>
        <w:jc w:val="center"/>
      </w:pPr>
      <w:bookmarkStart w:id="159" w:name="_Toc442285949"/>
      <w:r>
        <w:t xml:space="preserve">Ilustración </w:t>
      </w:r>
      <w:fldSimple w:instr=" SEQ Ilustración \* ARABIC ">
        <w:r w:rsidR="00D663C6">
          <w:rPr>
            <w:noProof/>
          </w:rPr>
          <w:t>54</w:t>
        </w:r>
      </w:fldSimple>
      <w:r>
        <w:t xml:space="preserve">: Moodle instalación datos </w:t>
      </w:r>
      <w:proofErr w:type="spellStart"/>
      <w:r>
        <w:t>admin</w:t>
      </w:r>
      <w:bookmarkEnd w:id="159"/>
      <w:proofErr w:type="spellEnd"/>
    </w:p>
    <w:p w14:paraId="421F75DC" w14:textId="4BF943C6" w:rsidR="00480810" w:rsidRPr="00480810" w:rsidRDefault="00480810" w:rsidP="00480810">
      <w:pPr>
        <w:jc w:val="left"/>
      </w:pPr>
      <w:r>
        <w:br w:type="page"/>
      </w:r>
    </w:p>
    <w:p w14:paraId="34CBA616" w14:textId="0E374727" w:rsidR="008E2418" w:rsidRDefault="008E2418" w:rsidP="00DC6AD5">
      <w:pPr>
        <w:pStyle w:val="Prrafodelista"/>
        <w:numPr>
          <w:ilvl w:val="0"/>
          <w:numId w:val="5"/>
        </w:numPr>
        <w:contextualSpacing/>
      </w:pPr>
      <w:r>
        <w:lastRenderedPageBreak/>
        <w:t>Continuamos el proceso de instalación y por último nos piden los nombre para la página principal, los cuales serán rellenados de la siguiente forma:</w:t>
      </w:r>
    </w:p>
    <w:p w14:paraId="03AF69B8" w14:textId="308D4E78" w:rsidR="008E2418" w:rsidRDefault="008E2418" w:rsidP="00DC6AD5">
      <w:pPr>
        <w:pStyle w:val="Prrafodelista"/>
        <w:numPr>
          <w:ilvl w:val="1"/>
          <w:numId w:val="5"/>
        </w:numPr>
        <w:contextualSpacing/>
      </w:pPr>
      <w:r>
        <w:t>Nombre completo del sitio: TFG Auto-corrección prácticas en Java</w:t>
      </w:r>
    </w:p>
    <w:p w14:paraId="30E3E8E0" w14:textId="4CE16FDB" w:rsidR="008E2418" w:rsidRDefault="008E2418" w:rsidP="00AE65A5">
      <w:pPr>
        <w:pStyle w:val="Prrafodelista"/>
        <w:numPr>
          <w:ilvl w:val="1"/>
          <w:numId w:val="5"/>
        </w:numPr>
        <w:contextualSpacing/>
      </w:pPr>
      <w:r>
        <w:t>Nombre corto del sitio: TFG</w:t>
      </w:r>
    </w:p>
    <w:p w14:paraId="7F8D146C" w14:textId="1340A12D" w:rsidR="00AE65A5" w:rsidRDefault="00AE65A5" w:rsidP="00AE65A5">
      <w:pPr>
        <w:pStyle w:val="Prrafodelista"/>
        <w:ind w:left="1440"/>
        <w:contextualSpacing/>
      </w:pPr>
    </w:p>
    <w:p w14:paraId="32699B8A" w14:textId="6D70B35E" w:rsidR="008E2418" w:rsidRDefault="008E2418" w:rsidP="00DC6AD5">
      <w:pPr>
        <w:pStyle w:val="Prrafodelista"/>
        <w:numPr>
          <w:ilvl w:val="0"/>
          <w:numId w:val="5"/>
        </w:numPr>
        <w:contextualSpacing/>
      </w:pPr>
      <w:r>
        <w:t>La instalación de Moodle estaría ya realizada.</w:t>
      </w:r>
    </w:p>
    <w:p w14:paraId="1880BF86" w14:textId="77777777" w:rsidR="008E2418" w:rsidRDefault="008E2418" w:rsidP="00F56AD5">
      <w:pPr>
        <w:pStyle w:val="Ttulo3"/>
      </w:pPr>
      <w:bookmarkStart w:id="160" w:name="_Toc442285870"/>
      <w:proofErr w:type="spellStart"/>
      <w:r w:rsidRPr="00F56AD5">
        <w:t>Plugin</w:t>
      </w:r>
      <w:proofErr w:type="spellEnd"/>
      <w:r>
        <w:t xml:space="preserve"> LTI</w:t>
      </w:r>
      <w:bookmarkEnd w:id="160"/>
    </w:p>
    <w:p w14:paraId="1E40289C" w14:textId="77777777" w:rsidR="008E2418" w:rsidRDefault="008E2418" w:rsidP="008E2418">
      <w:r>
        <w:t xml:space="preserve">La instalación de dicho </w:t>
      </w:r>
      <w:proofErr w:type="spellStart"/>
      <w:r w:rsidRPr="00F56AD5">
        <w:rPr>
          <w:i/>
        </w:rPr>
        <w:t>plugin</w:t>
      </w:r>
      <w:proofErr w:type="spellEnd"/>
      <w:r>
        <w:t xml:space="preserve"> va a ser necesaria para permitir una comunicación bidireccional entre Moodle y el servidor donde van a ejecutarse las pruebas.</w:t>
      </w:r>
    </w:p>
    <w:p w14:paraId="1E62B39A" w14:textId="77777777" w:rsidR="008E2418" w:rsidRDefault="008E2418" w:rsidP="008E2418">
      <w:r>
        <w:t xml:space="preserve">El proceso a llevar a cabo para instalar este </w:t>
      </w:r>
      <w:proofErr w:type="spellStart"/>
      <w:r w:rsidRPr="00F56AD5">
        <w:rPr>
          <w:i/>
        </w:rPr>
        <w:t>plugin</w:t>
      </w:r>
      <w:proofErr w:type="spellEnd"/>
      <w:r>
        <w:t xml:space="preserve"> LTI es el siguiente:</w:t>
      </w:r>
    </w:p>
    <w:p w14:paraId="4B90E6FF" w14:textId="77777777" w:rsidR="008E2418" w:rsidRDefault="008E2418" w:rsidP="00DC6AD5">
      <w:pPr>
        <w:pStyle w:val="Prrafodelista"/>
        <w:numPr>
          <w:ilvl w:val="0"/>
          <w:numId w:val="7"/>
        </w:numPr>
        <w:contextualSpacing/>
      </w:pPr>
      <w:r>
        <w:t xml:space="preserve">Accedemos a la web oficial de Moodle y desde el apartado </w:t>
      </w:r>
      <w:proofErr w:type="spellStart"/>
      <w:r>
        <w:t>plugins</w:t>
      </w:r>
      <w:proofErr w:type="spellEnd"/>
      <w:r>
        <w:t xml:space="preserve"> buscamos y descargamos “LTI </w:t>
      </w:r>
      <w:proofErr w:type="spellStart"/>
      <w:r>
        <w:t>Provider</w:t>
      </w:r>
      <w:proofErr w:type="spellEnd"/>
      <w:r>
        <w:t>” con la versión 2.7.1.</w:t>
      </w:r>
    </w:p>
    <w:p w14:paraId="2A2B2239" w14:textId="77777777" w:rsidR="00552E65" w:rsidRDefault="00552E65" w:rsidP="00552E65">
      <w:pPr>
        <w:pStyle w:val="Prrafodelista"/>
        <w:ind w:left="720"/>
        <w:contextualSpacing/>
      </w:pPr>
    </w:p>
    <w:p w14:paraId="7BB807CE" w14:textId="438738F1" w:rsidR="008E2418" w:rsidRDefault="00DD2D73" w:rsidP="00F56AD5">
      <w:pPr>
        <w:pStyle w:val="Prrafodelista"/>
        <w:jc w:val="center"/>
      </w:pPr>
      <w:hyperlink r:id="rId76"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 xml:space="preserve">Descomprimimos el </w:t>
      </w:r>
      <w:proofErr w:type="spellStart"/>
      <w:r>
        <w:t>zip</w:t>
      </w:r>
      <w:proofErr w:type="spellEnd"/>
      <w:r>
        <w:t xml:space="preserve"> descargado y le colocamos dentro del siguiente directorio:</w:t>
      </w:r>
    </w:p>
    <w:p w14:paraId="2670184E" w14:textId="748593E2" w:rsidR="008E2418" w:rsidRDefault="008E2418" w:rsidP="007F2885">
      <w:pPr>
        <w:pStyle w:val="Prrafodelista"/>
        <w:jc w:val="center"/>
      </w:pPr>
      <w:r>
        <w:t>“</w:t>
      </w:r>
      <w:r w:rsidRPr="00D0482C">
        <w:t>C:\</w:t>
      </w:r>
      <w:proofErr w:type="spellStart"/>
      <w:r w:rsidRPr="00D0482C">
        <w:t>wamp</w:t>
      </w:r>
      <w:proofErr w:type="spellEnd"/>
      <w:r w:rsidRPr="00D0482C">
        <w:t>\www\</w:t>
      </w:r>
      <w:proofErr w:type="spellStart"/>
      <w:r w:rsidRPr="00D0482C">
        <w:t>moodle</w:t>
      </w:r>
      <w:proofErr w:type="spellEnd"/>
      <w:r w:rsidRPr="00D0482C">
        <w:t>\local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w:t>
      </w:r>
      <w:proofErr w:type="spellStart"/>
      <w:r>
        <w:t>Provider</w:t>
      </w:r>
      <w:proofErr w:type="spellEnd"/>
      <w:r>
        <w:t xml:space="preserve">” disponible la cual va a permitir finalizar con la instalación del </w:t>
      </w:r>
      <w:proofErr w:type="spellStart"/>
      <w:r>
        <w:t>plugin</w:t>
      </w:r>
      <w:proofErr w:type="spellEnd"/>
      <w:r>
        <w:t xml:space="preserve">. </w:t>
      </w:r>
    </w:p>
    <w:p w14:paraId="1B029789" w14:textId="77777777" w:rsidR="007F2885" w:rsidRDefault="007F2885" w:rsidP="00F56AD5">
      <w:pPr>
        <w:pStyle w:val="Ttulo3"/>
      </w:pPr>
      <w:bookmarkStart w:id="161" w:name="_Toc442285871"/>
      <w:proofErr w:type="spellStart"/>
      <w:r w:rsidRPr="00F56AD5">
        <w:t>PHPUnit</w:t>
      </w:r>
      <w:bookmarkEnd w:id="161"/>
      <w:proofErr w:type="spellEnd"/>
    </w:p>
    <w:p w14:paraId="4D7C2036" w14:textId="59367B8B" w:rsidR="007F2885" w:rsidRDefault="007F2885" w:rsidP="007F2885">
      <w:pPr>
        <w:pStyle w:val="Cuerpo"/>
      </w:pPr>
      <w:r>
        <w:t xml:space="preserve">No ha sido necesario instalar </w:t>
      </w:r>
      <w:proofErr w:type="spellStart"/>
      <w:r>
        <w:t>PHPUnit</w:t>
      </w:r>
      <w:proofErr w:type="spellEnd"/>
      <w:r>
        <w:t>, sino que simplemente se ha descargado el fichero .</w:t>
      </w:r>
      <w:proofErr w:type="spellStart"/>
      <w:r>
        <w:t>phar</w:t>
      </w:r>
      <w:proofErr w:type="spellEnd"/>
      <w:r>
        <w:t xml:space="preserve"> correspondiente a </w:t>
      </w:r>
      <w:proofErr w:type="spellStart"/>
      <w:r>
        <w:t>PHPUnit</w:t>
      </w:r>
      <w:proofErr w:type="spellEnd"/>
      <w:r>
        <w:t xml:space="preserve"> </w:t>
      </w:r>
      <w:r>
        <w:fldChar w:fldCharType="begin"/>
      </w:r>
      <w:r w:rsidR="00F56AD5">
        <w:instrText xml:space="preserve"> ADDIN ZOTERO_ITEM CSL_CITATION {"citationID":"210ha7m8di","properties":{"formattedCitation":"[13]","plainCitation":"[13]"},"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00F56AD5" w:rsidRPr="00F56AD5">
        <w:rPr>
          <w:rFonts w:ascii="Calibri" w:hAnsi="Calibri"/>
        </w:rPr>
        <w:t>[13]</w:t>
      </w:r>
      <w:r>
        <w:fldChar w:fldCharType="end"/>
      </w:r>
      <w:r>
        <w:t xml:space="preserve">. </w:t>
      </w:r>
    </w:p>
    <w:p w14:paraId="2DEC8F5C" w14:textId="77777777" w:rsidR="007F2885" w:rsidRDefault="007F2885" w:rsidP="00F56AD5">
      <w:pPr>
        <w:pStyle w:val="Ttulo3"/>
      </w:pPr>
      <w:bookmarkStart w:id="162" w:name="_Toc442285872"/>
      <w:r w:rsidRPr="00F56AD5">
        <w:t>Instalación</w:t>
      </w:r>
      <w:r>
        <w:t xml:space="preserve"> de un IDE</w:t>
      </w:r>
      <w:bookmarkEnd w:id="162"/>
    </w:p>
    <w:p w14:paraId="176DBD6B" w14:textId="61F21E04" w:rsidR="007F2885" w:rsidRDefault="007F2885" w:rsidP="007F2885">
      <w:pPr>
        <w:pStyle w:val="Cuerpo"/>
      </w:pPr>
      <w:r>
        <w:t xml:space="preserve">La edición del código de la aplicación no requiere de ningún IDE en concreto, a pesar de ello se ha usado Eclipse </w:t>
      </w:r>
      <w:proofErr w:type="spellStart"/>
      <w:r>
        <w:t>for</w:t>
      </w:r>
      <w:proofErr w:type="spellEnd"/>
      <w:r>
        <w:t xml:space="preserve"> PHP </w:t>
      </w:r>
      <w:proofErr w:type="spellStart"/>
      <w:r>
        <w:t>Developers</w:t>
      </w:r>
      <w:proofErr w:type="spellEnd"/>
      <w:r>
        <w:t xml:space="preserve"> </w:t>
      </w:r>
      <w:r>
        <w:fldChar w:fldCharType="begin"/>
      </w:r>
      <w:r w:rsidR="00F56AD5">
        <w:instrText xml:space="preserve"> ADDIN ZOTERO_ITEM CSL_CITATION {"citationID":"nn535a43t","properties":{"formattedCitation":"[14]","plainCitation":"[14]"},"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00F56AD5" w:rsidRPr="00F56AD5">
        <w:rPr>
          <w:rFonts w:ascii="Calibri" w:hAnsi="Calibri"/>
        </w:rPr>
        <w:t>[14]</w:t>
      </w:r>
      <w:r>
        <w:fldChar w:fldCharType="end"/>
      </w:r>
      <w:r>
        <w:t xml:space="preserve">. </w:t>
      </w:r>
    </w:p>
    <w:p w14:paraId="6A60448E" w14:textId="1874BD99" w:rsidR="0049052F" w:rsidRDefault="0049052F" w:rsidP="0049052F">
      <w:r>
        <w:br w:type="page"/>
      </w:r>
    </w:p>
    <w:p w14:paraId="4A26F4CF" w14:textId="77777777" w:rsidR="00E11439" w:rsidRDefault="00E11439" w:rsidP="00E11439">
      <w:pPr>
        <w:pStyle w:val="Ttulo2"/>
      </w:pPr>
      <w:bookmarkStart w:id="163" w:name="_Toc442285873"/>
      <w:r>
        <w:lastRenderedPageBreak/>
        <w:t>Conexión LTI</w:t>
      </w:r>
      <w:bookmarkStart w:id="164" w:name="ConexiónLTI"/>
      <w:bookmarkEnd w:id="163"/>
      <w:bookmarkEnd w:id="164"/>
    </w:p>
    <w:p w14:paraId="538A9625" w14:textId="0ACD4B5B" w:rsidR="00E11439" w:rsidRDefault="00E11439" w:rsidP="00E11439">
      <w:r>
        <w:t xml:space="preserve">Uno de los aspectos más </w:t>
      </w:r>
      <w:r w:rsidR="00E27597">
        <w:t>destacados</w:t>
      </w:r>
      <w:r>
        <w:t xml:space="preserve"> e importantes de la aplicación es que debe poder conectarse con</w:t>
      </w:r>
      <w:r w:rsidR="00956C29">
        <w:t xml:space="preserve"> la plataforma</w:t>
      </w:r>
      <w:r>
        <w:t xml:space="preserve"> </w:t>
      </w:r>
      <w:r w:rsidR="00E27597" w:rsidRPr="00E27597">
        <w:t>Moodle</w:t>
      </w:r>
      <w:r w:rsidR="00287AFC">
        <w:t xml:space="preserve"> (u otra que respete el estándar LTI)</w:t>
      </w:r>
      <w:r>
        <w:t xml:space="preserve">, de manera </w:t>
      </w:r>
      <w:r w:rsidR="00287AFC">
        <w:t>que se ofrezca un servicio externo a Moodle pero que se integre en él como si fuera cualquier otra tarea</w:t>
      </w:r>
      <w:r>
        <w:t>.</w:t>
      </w:r>
    </w:p>
    <w:p w14:paraId="06AEE755" w14:textId="2A1D3056" w:rsidR="00E11439" w:rsidRDefault="00E11439" w:rsidP="00E11439">
      <w:r>
        <w:t xml:space="preserve">Esta conexión entre </w:t>
      </w:r>
      <w:r w:rsidRPr="00E27597">
        <w:t>Moodle</w:t>
      </w:r>
      <w:r>
        <w:t xml:space="preserve"> y la aplicación va a poder realizarse gracias al </w:t>
      </w:r>
      <w:proofErr w:type="spellStart"/>
      <w:r w:rsidR="0049052F">
        <w:rPr>
          <w:i/>
        </w:rPr>
        <w:t>p</w:t>
      </w:r>
      <w:r w:rsidRPr="00E10096">
        <w:rPr>
          <w:i/>
        </w:rPr>
        <w:t>lugin</w:t>
      </w:r>
      <w:proofErr w:type="spellEnd"/>
      <w:r w:rsidRPr="00E10096">
        <w:rPr>
          <w:i/>
        </w:rPr>
        <w:t xml:space="preserve"> </w:t>
      </w:r>
      <w:r w:rsidRPr="00E27597">
        <w:t>LTI</w:t>
      </w:r>
      <w:r>
        <w:t xml:space="preserve"> que ofrece la plataforma de </w:t>
      </w:r>
      <w:r w:rsidRPr="00E27597">
        <w:t>Moodle</w:t>
      </w:r>
      <w:r>
        <w:t xml:space="preserve">, el cual </w:t>
      </w:r>
      <w:r w:rsidR="00956C29">
        <w:t xml:space="preserve">previamente </w:t>
      </w:r>
      <w:r>
        <w:t xml:space="preserve">ha tenido que ser instalado. De esta forma, la aplicación va a poder </w:t>
      </w:r>
      <w:r w:rsidR="00036B0E">
        <w:t>recibir peticiones desde</w:t>
      </w:r>
      <w:r w:rsidR="00F60C98">
        <w:t xml:space="preserve"> </w:t>
      </w:r>
      <w:r w:rsidR="00F60C98" w:rsidRPr="00E27597">
        <w:t>Moodle</w:t>
      </w:r>
      <w:r w:rsidR="00F60C98">
        <w:t xml:space="preserve"> y además </w:t>
      </w:r>
      <w:r>
        <w:t xml:space="preserve">obtener los diferentes datos de </w:t>
      </w:r>
      <w:r w:rsidRPr="00E27597">
        <w:t>Moodle</w:t>
      </w:r>
      <w:r>
        <w:t xml:space="preserve"> </w:t>
      </w:r>
      <w:r w:rsidR="00772C34">
        <w:t xml:space="preserve">(para esto se usa una librería en el código) </w:t>
      </w:r>
      <w:r>
        <w:t>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27597">
        <w:t>Moodle</w:t>
      </w:r>
      <w:r>
        <w:t xml:space="preserve">, va a necesitar en primer lugar unos parámetros </w:t>
      </w:r>
      <w:r w:rsidRPr="00E27597">
        <w:t>LTI</w:t>
      </w:r>
      <w:r>
        <w:t xml:space="preserve"> que van a tener que ser establecidos en el momento de creación de dicha tarea. Estos parámetros </w:t>
      </w:r>
      <w:r w:rsidRPr="00E27597">
        <w:t>LTI</w:t>
      </w:r>
      <w:r w:rsidRPr="00E10096">
        <w:rPr>
          <w:i/>
        </w:rPr>
        <w:t xml:space="preserve"> </w:t>
      </w:r>
      <w:r w:rsidR="00956C29">
        <w:t>van a ser</w:t>
      </w:r>
      <w:r>
        <w:t xml:space="preserve"> los siguientes:</w:t>
      </w:r>
    </w:p>
    <w:p w14:paraId="70837E80" w14:textId="57107F65" w:rsidR="00CB5B4A" w:rsidRDefault="00CB5B4A" w:rsidP="00711285">
      <w:pPr>
        <w:pStyle w:val="Prrafodelista"/>
        <w:numPr>
          <w:ilvl w:val="0"/>
          <w:numId w:val="32"/>
        </w:numPr>
      </w:pPr>
      <w:r w:rsidRPr="00E27597">
        <w:t>URL</w:t>
      </w:r>
      <w:r w:rsidR="00772C34">
        <w:t>.</w:t>
      </w:r>
    </w:p>
    <w:p w14:paraId="7F98D707" w14:textId="77777777" w:rsidR="00CB5B4A" w:rsidRDefault="00F60C98" w:rsidP="00711285">
      <w:pPr>
        <w:pStyle w:val="Prrafodelista"/>
        <w:numPr>
          <w:ilvl w:val="0"/>
          <w:numId w:val="32"/>
        </w:numPr>
      </w:pPr>
      <w:proofErr w:type="spellStart"/>
      <w:r w:rsidRPr="00E10096">
        <w:rPr>
          <w:i/>
        </w:rPr>
        <w:t>Consumer</w:t>
      </w:r>
      <w:proofErr w:type="spellEnd"/>
      <w:r w:rsidRPr="00E10096">
        <w:rPr>
          <w:i/>
        </w:rPr>
        <w:t xml:space="preserve"> </w:t>
      </w:r>
      <w:proofErr w:type="spellStart"/>
      <w:r w:rsidRPr="00E10096">
        <w:rPr>
          <w:i/>
        </w:rPr>
        <w:t>key</w:t>
      </w:r>
      <w:proofErr w:type="spellEnd"/>
      <w:r>
        <w:t>.</w:t>
      </w:r>
    </w:p>
    <w:p w14:paraId="257E225A" w14:textId="77777777" w:rsidR="00CB5B4A" w:rsidRDefault="00CB5B4A" w:rsidP="00711285">
      <w:pPr>
        <w:pStyle w:val="Prrafodelista"/>
        <w:numPr>
          <w:ilvl w:val="0"/>
          <w:numId w:val="32"/>
        </w:numPr>
      </w:pPr>
      <w:proofErr w:type="spellStart"/>
      <w:r w:rsidRPr="00E10096">
        <w:rPr>
          <w:i/>
        </w:rPr>
        <w:t>Secret</w:t>
      </w:r>
      <w:proofErr w:type="spellEnd"/>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E27597">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E27597">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F56AD5">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036B0E">
        <w:t>LTI</w:t>
      </w:r>
      <w:r>
        <w:t xml:space="preserve"> establecidos en la tarea de </w:t>
      </w:r>
      <w:r w:rsidRPr="00F56AD5">
        <w:t>Moodle</w:t>
      </w:r>
      <w:r>
        <w:t xml:space="preserve"> se correspondan con los correctos que se encuentran en la base de datos, ya que si no son los correctos no podrá realizarse dicho acceso a la aplicación.</w:t>
      </w:r>
    </w:p>
    <w:p w14:paraId="63C61802" w14:textId="3AC36B9C" w:rsidR="00680AE1" w:rsidRDefault="00680AE1" w:rsidP="00CB5B4A">
      <w:r>
        <w:t xml:space="preserve">Este proceso de verificación de los parámetros </w:t>
      </w:r>
      <w:r w:rsidRPr="00036B0E">
        <w:t>LTI</w:t>
      </w:r>
      <w:r>
        <w:t xml:space="preserve"> se va a rea</w:t>
      </w:r>
      <w:r w:rsidR="009D3E14">
        <w:t>lizar con ayuda de una librería</w:t>
      </w:r>
      <w:r w:rsidR="0049052F">
        <w:t xml:space="preserve"> </w:t>
      </w:r>
      <w:r w:rsidR="0049052F">
        <w:fldChar w:fldCharType="begin"/>
      </w:r>
      <w:r w:rsidR="0049052F">
        <w:instrText xml:space="preserve"> ADDIN ZOTERO_ITEM CSL_CITATION {"citationID":"1hfbo45kq7","properties":{"formattedCitation":"[6]","plainCitation":"[6]"},"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49052F">
        <w:fldChar w:fldCharType="separate"/>
      </w:r>
      <w:r w:rsidR="0049052F" w:rsidRPr="0049052F">
        <w:t>[6]</w:t>
      </w:r>
      <w:r w:rsidR="0049052F">
        <w:fldChar w:fldCharType="end"/>
      </w:r>
      <w:r w:rsidR="009D3E14">
        <w:t>,</w:t>
      </w:r>
      <w:r w:rsidR="009538C1">
        <w:t xml:space="preserve"> desde el controlador </w:t>
      </w:r>
      <w:proofErr w:type="spellStart"/>
      <w:r w:rsidR="009538C1" w:rsidRPr="009538C1">
        <w:rPr>
          <w:i/>
        </w:rPr>
        <w:t>ConexionesController</w:t>
      </w:r>
      <w:proofErr w:type="spellEnd"/>
      <w:r w:rsidR="009D3E14">
        <w:t xml:space="preserve"> y el proceso es el siguiente:</w:t>
      </w:r>
    </w:p>
    <w:p w14:paraId="4193DEB7" w14:textId="0BA63DA8" w:rsidR="00680AE1" w:rsidRDefault="00680AE1" w:rsidP="00711285">
      <w:pPr>
        <w:pStyle w:val="Prrafodelista"/>
        <w:numPr>
          <w:ilvl w:val="0"/>
          <w:numId w:val="31"/>
        </w:numPr>
      </w:pPr>
      <w:r>
        <w:t xml:space="preserve">La comprobación de que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sea el correcto se realiza obteniendo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establecido en la tarea y comparándolo con el </w:t>
      </w:r>
      <w:r>
        <w:lastRenderedPageBreak/>
        <w:t xml:space="preserve">que se obtiene de la base de datos. Si no es </w:t>
      </w:r>
      <w:r w:rsidR="009538C1">
        <w:t>el correcto</w:t>
      </w:r>
      <w:r w:rsidR="00772C34">
        <w:t xml:space="preserve"> se muestra un mensaje de error</w:t>
      </w:r>
      <w:r>
        <w:t>, y si es el correcto se pasaría al siguiente paso. En este paso no se hace uso de la librería.</w:t>
      </w:r>
    </w:p>
    <w:p w14:paraId="60D3F216" w14:textId="161CEAB9" w:rsidR="00680AE1" w:rsidRDefault="00680AE1" w:rsidP="00711285">
      <w:pPr>
        <w:pStyle w:val="Prrafodelista"/>
        <w:numPr>
          <w:ilvl w:val="0"/>
          <w:numId w:val="31"/>
        </w:numPr>
      </w:pPr>
      <w:r>
        <w:t xml:space="preserve">Para verificar que el </w:t>
      </w:r>
      <w:proofErr w:type="spellStart"/>
      <w:r w:rsidRPr="009538C1">
        <w:rPr>
          <w:i/>
        </w:rPr>
        <w:t>secret</w:t>
      </w:r>
      <w:proofErr w:type="spellEnd"/>
      <w:r>
        <w:t xml:space="preserve"> establecido es el correcto, en primer lugar se obtiene el </w:t>
      </w:r>
      <w:proofErr w:type="spellStart"/>
      <w:r w:rsidRPr="009538C1">
        <w:rPr>
          <w:i/>
        </w:rPr>
        <w:t>secret</w:t>
      </w:r>
      <w:proofErr w:type="spellEnd"/>
      <w:r>
        <w:t xml:space="preserve"> que tiene asociado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anterior desde la base de datos y este </w:t>
      </w:r>
      <w:proofErr w:type="spellStart"/>
      <w:r w:rsidRPr="009538C1">
        <w:rPr>
          <w:i/>
        </w:rPr>
        <w:t>secret</w:t>
      </w:r>
      <w:proofErr w:type="spellEnd"/>
      <w:r>
        <w:t xml:space="preserve"> se le </w:t>
      </w:r>
      <w:r w:rsidR="0049052F">
        <w:t>pasa</w:t>
      </w:r>
      <w:r>
        <w:t xml:space="preserve"> como parámetro a una clase, perteneciente a la librería utilizada, la cual es instanciada.</w:t>
      </w:r>
    </w:p>
    <w:p w14:paraId="3DFB2D81" w14:textId="77777777" w:rsidR="00680AE1" w:rsidRDefault="00680AE1" w:rsidP="00711285">
      <w:pPr>
        <w:pStyle w:val="Prrafodelista"/>
        <w:numPr>
          <w:ilvl w:val="0"/>
          <w:numId w:val="31"/>
        </w:numPr>
      </w:pPr>
      <w:r>
        <w:t xml:space="preserve">Al instanciar dicha clase pasándola como parámetro el </w:t>
      </w:r>
      <w:proofErr w:type="spellStart"/>
      <w:r w:rsidRPr="009538C1">
        <w:rPr>
          <w:i/>
        </w:rPr>
        <w:t>secret</w:t>
      </w:r>
      <w:proofErr w:type="spellEnd"/>
      <w:r>
        <w:t xml:space="preserve">, se realiza un proceso interno </w:t>
      </w:r>
      <w:r w:rsidR="009D3E14">
        <w:t xml:space="preserve">propio de la librería </w:t>
      </w:r>
      <w:r>
        <w:t xml:space="preserve">de comprobaciones para ver si el </w:t>
      </w:r>
      <w:proofErr w:type="spellStart"/>
      <w:r w:rsidRPr="009538C1">
        <w:rPr>
          <w:i/>
        </w:rPr>
        <w:t>secret</w:t>
      </w:r>
      <w:proofErr w:type="spellEnd"/>
      <w:r>
        <w:t xml:space="preserve"> pasado es el correcto. Si no lo es lanza</w:t>
      </w:r>
      <w:r w:rsidR="009D3E14">
        <w:t xml:space="preserve">ría una excepción, y si lo es quedaría </w:t>
      </w:r>
      <w:r>
        <w:t xml:space="preserve">establecida la conexión entre </w:t>
      </w:r>
      <w:r w:rsidRPr="00210252">
        <w:t>Moodle</w:t>
      </w:r>
      <w:r>
        <w:t xml:space="preserve"> y la aplicación. Además, con la clase instanciada ya se podrían obtener los datos de </w:t>
      </w:r>
      <w:r w:rsidRPr="00210252">
        <w:t>Moodle</w:t>
      </w:r>
      <w:r>
        <w:t xml:space="preserve"> necesarios (id del usuario, nombre, id de la tarea…).</w:t>
      </w:r>
    </w:p>
    <w:p w14:paraId="7F86BA9B" w14:textId="3E20639A" w:rsidR="00036B0E" w:rsidRDefault="00123894" w:rsidP="00123894">
      <w:pPr>
        <w:pStyle w:val="Ttulo2"/>
      </w:pPr>
      <w:bookmarkStart w:id="165" w:name="_Toc442285874"/>
      <w:r>
        <w:t>Procesamiento de los test, prácticas y generación de informes</w:t>
      </w:r>
      <w:bookmarkEnd w:id="165"/>
    </w:p>
    <w:p w14:paraId="115FC9AD" w14:textId="03AC7AE0" w:rsidR="00123894" w:rsidRDefault="00123894" w:rsidP="00123894">
      <w:r>
        <w:t xml:space="preserve">Otra parte clave de la aplicación es la forma en la que la aplicación recibe los test subidos por el profesor, las prácticas subidas por los alumnos y cómo se le pide a </w:t>
      </w:r>
      <w:proofErr w:type="spellStart"/>
      <w:r>
        <w:t>Maven</w:t>
      </w:r>
      <w:proofErr w:type="spellEnd"/>
      <w:r>
        <w:t xml:space="preserve"> que recoja todo, ejecute los test y genere los informes</w:t>
      </w:r>
      <w:commentRangeStart w:id="166"/>
      <w:r>
        <w:t>.</w:t>
      </w:r>
      <w:commentRangeEnd w:id="166"/>
      <w:r w:rsidR="00835C8E">
        <w:rPr>
          <w:rStyle w:val="Refdecomentario"/>
        </w:rPr>
        <w:commentReference w:id="166"/>
      </w:r>
    </w:p>
    <w:p w14:paraId="585EDB83" w14:textId="4613E0F0" w:rsidR="00123894" w:rsidRDefault="00123894" w:rsidP="00123894">
      <w:r>
        <w:t>Teniendo en cuenta la estructura de carpetas que se genera automáticamente en el servidor</w:t>
      </w:r>
      <w:r w:rsidR="00B65952">
        <w:t xml:space="preserve"> (Ver </w:t>
      </w:r>
      <w:r w:rsidR="00B65952" w:rsidRPr="00B65952">
        <w:rPr>
          <w:i/>
        </w:rPr>
        <w:t>Memoria – Aspectos relevantes del desarrollo: Estructura de directorios generada automáticamente en el servidor</w:t>
      </w:r>
      <w:r w:rsidR="00B65952">
        <w:t>)</w:t>
      </w:r>
      <w:r>
        <w:t xml:space="preserve">, los test subidos por el profesor se guardan automáticamente en la correspondiente </w:t>
      </w:r>
      <w:r w:rsidR="00D85B83">
        <w:t>sub</w:t>
      </w:r>
      <w:r>
        <w:t xml:space="preserve">carpeta del arquetipo </w:t>
      </w:r>
      <w:proofErr w:type="spellStart"/>
      <w:r>
        <w:t>Maven</w:t>
      </w:r>
      <w:proofErr w:type="spellEnd"/>
      <w:r>
        <w:t xml:space="preserve"> creado</w:t>
      </w:r>
      <w:ins w:id="168" w:author="BRUNO BARUQUE ZANON" w:date="2016-02-03T20:01:00Z">
        <w:r w:rsidR="00835C8E">
          <w:t xml:space="preserve"> al generar la tarea de subida correspondiente</w:t>
        </w:r>
      </w:ins>
      <w:r>
        <w:t>.</w:t>
      </w:r>
    </w:p>
    <w:p w14:paraId="6579567D" w14:textId="03A93261" w:rsidR="00123894" w:rsidRDefault="00123894" w:rsidP="00123894">
      <w:r>
        <w:t>Por otro lado, cuando un alumno sube una práctica</w:t>
      </w:r>
      <w:ins w:id="169" w:author="BRUNO BARUQUE ZANON" w:date="2016-02-03T19:54:00Z">
        <w:r w:rsidR="00312CA5">
          <w:t>,</w:t>
        </w:r>
      </w:ins>
      <w:r>
        <w:t xml:space="preserve"> </w:t>
      </w:r>
      <w:del w:id="170" w:author="BRUNO BARUQUE ZANON" w:date="2016-02-03T19:54:00Z">
        <w:r w:rsidDel="00312CA5">
          <w:delText xml:space="preserve">esta </w:delText>
        </w:r>
      </w:del>
      <w:ins w:id="171" w:author="BRUNO BARUQUE ZANON" w:date="2016-02-03T19:54:00Z">
        <w:r w:rsidR="00312CA5">
          <w:t>é</w:t>
        </w:r>
        <w:r w:rsidR="00312CA5">
          <w:t xml:space="preserve">sta </w:t>
        </w:r>
      </w:ins>
      <w:r>
        <w:t xml:space="preserve">se guardará también en la </w:t>
      </w:r>
      <w:r w:rsidR="00D85B83">
        <w:t>sub</w:t>
      </w:r>
      <w:r>
        <w:t xml:space="preserve">carpeta del arquetipo </w:t>
      </w:r>
      <w:proofErr w:type="spellStart"/>
      <w:r>
        <w:t>Maven</w:t>
      </w:r>
      <w:proofErr w:type="spellEnd"/>
      <w:r>
        <w:t xml:space="preserve">, y a su vez se guardará en una nueva carpeta </w:t>
      </w:r>
      <w:r w:rsidR="00D85B83">
        <w:t xml:space="preserve">creada </w:t>
      </w:r>
      <w:r>
        <w:t>aparte</w:t>
      </w:r>
      <w:ins w:id="172" w:author="BRUNO BARUQUE ZANON" w:date="2016-02-03T20:01:00Z">
        <w:r w:rsidR="00835C8E">
          <w:t>,</w:t>
        </w:r>
      </w:ins>
      <w:r>
        <w:t xml:space="preserve"> que representará el número del intento de subida de práctica realizado.</w:t>
      </w:r>
    </w:p>
    <w:p w14:paraId="08DA7031" w14:textId="4F278A8D" w:rsidR="00123894" w:rsidRDefault="00123894" w:rsidP="00123894">
      <w:r>
        <w:t xml:space="preserve">Una vez el arquetipo </w:t>
      </w:r>
      <w:proofErr w:type="spellStart"/>
      <w:r w:rsidR="00D85B83">
        <w:t>Maven</w:t>
      </w:r>
      <w:proofErr w:type="spellEnd"/>
      <w:r w:rsidR="00D85B83">
        <w:t xml:space="preserve"> </w:t>
      </w:r>
      <w:r>
        <w:t>contiene el test subido por el profesor y la pr</w:t>
      </w:r>
      <w:r w:rsidR="00D85B83">
        <w:t xml:space="preserve">áctica del alumno, se realizan los siguientes pasos: </w:t>
      </w:r>
    </w:p>
    <w:p w14:paraId="0166C2B0" w14:textId="73DE4B0D" w:rsidR="00D85B83" w:rsidRDefault="00D85B83" w:rsidP="00D85B83">
      <w:pPr>
        <w:pStyle w:val="Prrafodelista"/>
        <w:numPr>
          <w:ilvl w:val="0"/>
          <w:numId w:val="48"/>
        </w:numPr>
      </w:pPr>
      <w:r>
        <w:t xml:space="preserve">Se comprueba que la práctica subida por el alumno está dentro de un fichero </w:t>
      </w:r>
      <w:commentRangeStart w:id="173"/>
      <w:proofErr w:type="spellStart"/>
      <w:r>
        <w:t>zip</w:t>
      </w:r>
      <w:commentRangeEnd w:id="173"/>
      <w:proofErr w:type="spellEnd"/>
      <w:r w:rsidR="00835C8E">
        <w:rPr>
          <w:rStyle w:val="Refdecomentario"/>
        </w:rPr>
        <w:commentReference w:id="173"/>
      </w:r>
      <w:r>
        <w:t>.</w:t>
      </w:r>
      <w:ins w:id="174" w:author="BRUNO BARUQUE ZANON" w:date="2016-02-03T20:02:00Z">
        <w:r w:rsidR="00835C8E">
          <w:t xml:space="preserve"> </w:t>
        </w:r>
      </w:ins>
    </w:p>
    <w:p w14:paraId="1F1663C0" w14:textId="5FE64824" w:rsidR="00D85B83" w:rsidRDefault="00D85B83" w:rsidP="00D85B83">
      <w:pPr>
        <w:pStyle w:val="Prrafodelista"/>
        <w:numPr>
          <w:ilvl w:val="0"/>
          <w:numId w:val="48"/>
        </w:numPr>
      </w:pPr>
      <w:r>
        <w:t xml:space="preserve">Se comprueba que la práctica que ha subido el alumno pertenece al paquete correcto. </w:t>
      </w:r>
    </w:p>
    <w:p w14:paraId="3AFB3411" w14:textId="6CEABF0A" w:rsidR="00D85B83" w:rsidRDefault="00D85B83" w:rsidP="00D85B83">
      <w:pPr>
        <w:pStyle w:val="Prrafodelista"/>
        <w:numPr>
          <w:ilvl w:val="0"/>
          <w:numId w:val="48"/>
        </w:numPr>
      </w:pPr>
      <w:r>
        <w:t>Se compila la práctica y se comprueba que la compilación es correcta.</w:t>
      </w:r>
    </w:p>
    <w:p w14:paraId="69284E4D" w14:textId="69B0947B" w:rsidR="00D85B83" w:rsidRDefault="00D85B83" w:rsidP="00D85B83">
      <w:pPr>
        <w:pStyle w:val="Prrafodelista"/>
        <w:numPr>
          <w:ilvl w:val="0"/>
          <w:numId w:val="48"/>
        </w:numPr>
      </w:pPr>
      <w:r>
        <w:t xml:space="preserve">Si los pasos anteriores se cumplen, se ejecuta el comando de </w:t>
      </w:r>
      <w:proofErr w:type="spellStart"/>
      <w:r>
        <w:t>Maven</w:t>
      </w:r>
      <w:proofErr w:type="spellEnd"/>
      <w:r>
        <w:t xml:space="preserve"> que genera los reportes de los </w:t>
      </w:r>
      <w:proofErr w:type="spellStart"/>
      <w:r w:rsidRPr="00210252">
        <w:rPr>
          <w:i/>
        </w:rPr>
        <w:t>plugins</w:t>
      </w:r>
      <w:proofErr w:type="spellEnd"/>
      <w:r>
        <w:t xml:space="preserve">. </w:t>
      </w:r>
    </w:p>
    <w:p w14:paraId="4156FD6F" w14:textId="7E2F0BDA" w:rsidR="00210252" w:rsidRDefault="00D85B83" w:rsidP="00210252">
      <w:pPr>
        <w:pStyle w:val="Prrafodelista"/>
        <w:numPr>
          <w:ilvl w:val="0"/>
          <w:numId w:val="48"/>
        </w:numPr>
      </w:pPr>
      <w:r>
        <w:lastRenderedPageBreak/>
        <w:t>Se comprueba que el reporte .</w:t>
      </w:r>
      <w:proofErr w:type="spellStart"/>
      <w:r>
        <w:t>xml</w:t>
      </w:r>
      <w:proofErr w:type="spellEnd"/>
      <w:r>
        <w:t xml:space="preserve"> generado por el </w:t>
      </w:r>
      <w:proofErr w:type="spellStart"/>
      <w:r w:rsidRPr="00210252">
        <w:rPr>
          <w:i/>
        </w:rPr>
        <w:t>plugin</w:t>
      </w:r>
      <w:proofErr w:type="spellEnd"/>
      <w:r>
        <w:t xml:space="preserve"> </w:t>
      </w:r>
      <w:proofErr w:type="spellStart"/>
      <w:r>
        <w:t>FindBugs</w:t>
      </w:r>
      <w:proofErr w:type="spellEnd"/>
      <w:r>
        <w:t xml:space="preserve"> no contiene bucles infinitos. Si es así, no se ejecutan los test, en caso contrario sí.</w:t>
      </w:r>
    </w:p>
    <w:p w14:paraId="6AEFD69F" w14:textId="008DAF49" w:rsidR="00C06EAA" w:rsidRDefault="007F2885" w:rsidP="00D85B83">
      <w:pPr>
        <w:pStyle w:val="Ttulo2"/>
      </w:pPr>
      <w:bookmarkStart w:id="175" w:name="_Toc442285875"/>
      <w:r w:rsidRPr="00D85B83">
        <w:t>Pruebas</w:t>
      </w:r>
      <w:bookmarkEnd w:id="175"/>
    </w:p>
    <w:p w14:paraId="568A339F" w14:textId="1971D6CF" w:rsidR="00C06EAA" w:rsidRDefault="00C06EAA" w:rsidP="00C06EAA">
      <w:r>
        <w:t xml:space="preserve">Las pruebas que se han llevado a cabo han sido </w:t>
      </w:r>
      <w:r w:rsidR="00D85B83">
        <w:t xml:space="preserve">de </w:t>
      </w:r>
      <w:r>
        <w:t>dos</w:t>
      </w:r>
      <w:r w:rsidR="00D85B83">
        <w:t xml:space="preserve"> tipos</w:t>
      </w:r>
      <w:r>
        <w:t>: pruebas unitarias y de cobertura de código.</w:t>
      </w:r>
    </w:p>
    <w:p w14:paraId="73D46C78" w14:textId="05F787A8" w:rsidR="00C06EAA" w:rsidRPr="00C06EAA" w:rsidRDefault="00C06EAA" w:rsidP="00C06EAA">
      <w:r>
        <w:t>A continuación se explica el proceso que hay que realizar para poder ejecutar dichas pruebas y se mostrarán los resultados obtenidos.</w:t>
      </w:r>
    </w:p>
    <w:p w14:paraId="4BCC84AD" w14:textId="77777777" w:rsidR="007F2885" w:rsidRDefault="007F2885" w:rsidP="007F2885">
      <w:pPr>
        <w:pStyle w:val="Ttulo3"/>
      </w:pPr>
      <w:bookmarkStart w:id="176" w:name="_Toc442285876"/>
      <w:r>
        <w:t>Ejecutar pruebas</w:t>
      </w:r>
      <w:bookmarkEnd w:id="176"/>
    </w:p>
    <w:p w14:paraId="4FBCEC8D" w14:textId="1DCBC8F9" w:rsidR="00C06EAA" w:rsidRDefault="00C06EAA" w:rsidP="00C06EAA">
      <w:pPr>
        <w:pStyle w:val="Ttulo4"/>
      </w:pPr>
      <w:r>
        <w:t>Ejecutar pruebas unitarias</w:t>
      </w:r>
    </w:p>
    <w:p w14:paraId="2DE9B394" w14:textId="489B2F60" w:rsidR="00C06EAA" w:rsidRDefault="00C06EAA" w:rsidP="00C06EAA">
      <w:r>
        <w:t>El proceso a seguir es el siguiente:</w:t>
      </w:r>
    </w:p>
    <w:p w14:paraId="799AF44D" w14:textId="76927960" w:rsidR="00C06EAA" w:rsidRDefault="00C06EAA" w:rsidP="00711285">
      <w:pPr>
        <w:pStyle w:val="Prrafodelista"/>
        <w:numPr>
          <w:ilvl w:val="0"/>
          <w:numId w:val="41"/>
        </w:numPr>
      </w:pPr>
      <w:r>
        <w:t>Accedemos a la carpeta del DVD, llamada “Pruebas”.</w:t>
      </w:r>
    </w:p>
    <w:p w14:paraId="6EC42A2A" w14:textId="60A4E10D" w:rsidR="00C06EAA" w:rsidRDefault="003751BF" w:rsidP="00711285">
      <w:pPr>
        <w:pStyle w:val="Prrafodelista"/>
        <w:numPr>
          <w:ilvl w:val="0"/>
          <w:numId w:val="41"/>
        </w:numPr>
      </w:pPr>
      <w:r>
        <w:t xml:space="preserve">Abrimos el </w:t>
      </w:r>
      <w:r w:rsidRPr="003751BF">
        <w:rPr>
          <w:i/>
        </w:rPr>
        <w:t>cmd.exe</w:t>
      </w:r>
      <w:r w:rsidR="00C06EAA">
        <w:t>.</w:t>
      </w:r>
    </w:p>
    <w:p w14:paraId="6C475C45" w14:textId="6D78B9DA" w:rsidR="00C06EAA" w:rsidRDefault="00C06EAA" w:rsidP="00711285">
      <w:pPr>
        <w:pStyle w:val="Prrafodelista"/>
        <w:numPr>
          <w:ilvl w:val="0"/>
          <w:numId w:val="41"/>
        </w:numPr>
      </w:pPr>
      <w:r>
        <w:t xml:space="preserve">Arrastramos a la consola </w:t>
      </w:r>
      <w:r w:rsidR="00D70C45">
        <w:t xml:space="preserve">el fichero llamado “ejecutarTest_unitarios.bat” y pulsamos </w:t>
      </w:r>
      <w:proofErr w:type="spellStart"/>
      <w:r w:rsidR="00D70C45" w:rsidRPr="00D70C45">
        <w:rPr>
          <w:i/>
        </w:rPr>
        <w:t>enter</w:t>
      </w:r>
      <w:proofErr w:type="spellEnd"/>
      <w:r w:rsidR="00D70C45">
        <w:t>.</w:t>
      </w:r>
    </w:p>
    <w:p w14:paraId="4D41B990" w14:textId="707B853B" w:rsidR="00D70C45" w:rsidRDefault="00D70C45" w:rsidP="00711285">
      <w:pPr>
        <w:pStyle w:val="Prrafodelista"/>
        <w:numPr>
          <w:ilvl w:val="0"/>
          <w:numId w:val="41"/>
        </w:numPr>
      </w:pPr>
      <w:r>
        <w:t>Se ejecutarán los test y se obtendrá un mensaje como el siguiente:</w:t>
      </w:r>
    </w:p>
    <w:p w14:paraId="5DF531F0" w14:textId="77777777" w:rsidR="00480810" w:rsidRDefault="00480810" w:rsidP="00480810">
      <w:pPr>
        <w:pStyle w:val="Prrafodelista"/>
        <w:ind w:left="720"/>
      </w:pPr>
    </w:p>
    <w:p w14:paraId="17C092CB" w14:textId="77777777" w:rsidR="00772C34" w:rsidRDefault="00D70C45" w:rsidP="00772C34">
      <w:pPr>
        <w:keepNext/>
        <w:jc w:val="center"/>
      </w:pPr>
      <w:r>
        <w:rPr>
          <w:noProof/>
          <w:lang w:eastAsia="es-ES"/>
        </w:rPr>
        <w:drawing>
          <wp:inline distT="0" distB="0" distL="0" distR="0" wp14:anchorId="546051A6" wp14:editId="02B485D1">
            <wp:extent cx="4029380" cy="1043355"/>
            <wp:effectExtent l="0" t="0" r="9525"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76431" cy="1055538"/>
                    </a:xfrm>
                    <a:prstGeom prst="rect">
                      <a:avLst/>
                    </a:prstGeom>
                  </pic:spPr>
                </pic:pic>
              </a:graphicData>
            </a:graphic>
          </wp:inline>
        </w:drawing>
      </w:r>
    </w:p>
    <w:p w14:paraId="1C6B7031" w14:textId="75D58E62" w:rsidR="00D70C45" w:rsidRDefault="00772C34" w:rsidP="00772C34">
      <w:pPr>
        <w:pStyle w:val="Epgrafe"/>
        <w:jc w:val="center"/>
      </w:pPr>
      <w:bookmarkStart w:id="177" w:name="_Toc442285950"/>
      <w:r>
        <w:t xml:space="preserve">Ilustración </w:t>
      </w:r>
      <w:fldSimple w:instr=" SEQ Ilustración \* ARABIC ">
        <w:r w:rsidR="00D663C6">
          <w:rPr>
            <w:noProof/>
          </w:rPr>
          <w:t>55</w:t>
        </w:r>
      </w:fldSimple>
      <w:r>
        <w:t xml:space="preserve">: Salida </w:t>
      </w:r>
      <w:proofErr w:type="spellStart"/>
      <w:r>
        <w:t>cmd</w:t>
      </w:r>
      <w:proofErr w:type="spellEnd"/>
      <w:r>
        <w:t xml:space="preserve"> obtenida tras </w:t>
      </w:r>
      <w:proofErr w:type="spellStart"/>
      <w:r>
        <w:t>ejecuctar</w:t>
      </w:r>
      <w:proofErr w:type="spellEnd"/>
      <w:r>
        <w:t xml:space="preserve"> pruebas unitarias</w:t>
      </w:r>
      <w:bookmarkEnd w:id="177"/>
    </w:p>
    <w:p w14:paraId="1D9C4253" w14:textId="0EA91D2F" w:rsidR="00480810" w:rsidRDefault="00480810">
      <w:pPr>
        <w:jc w:val="left"/>
      </w:pPr>
      <w:r>
        <w:br w:type="page"/>
      </w:r>
    </w:p>
    <w:p w14:paraId="08D13BF1" w14:textId="77777777" w:rsidR="00480810" w:rsidRPr="00480810" w:rsidRDefault="00480810" w:rsidP="00480810"/>
    <w:p w14:paraId="59B42ADB" w14:textId="675CBC08" w:rsidR="00D70C45" w:rsidRDefault="00D70C45" w:rsidP="00D70C45">
      <w:pPr>
        <w:pStyle w:val="Ttulo4"/>
      </w:pPr>
      <w:r>
        <w:t>Ejecutar pruebas de cobertura de código</w:t>
      </w:r>
    </w:p>
    <w:p w14:paraId="6BA663E8" w14:textId="4B71DF9F" w:rsidR="00D70C45" w:rsidRDefault="00D70C45" w:rsidP="00D70C45">
      <w:r>
        <w:t>El proceso a seguir es el siguiente:</w:t>
      </w:r>
    </w:p>
    <w:p w14:paraId="6953B5C9" w14:textId="66FFA5FE" w:rsidR="00D70C45" w:rsidRDefault="00D70C45" w:rsidP="00711285">
      <w:pPr>
        <w:pStyle w:val="Prrafodelista"/>
        <w:numPr>
          <w:ilvl w:val="0"/>
          <w:numId w:val="42"/>
        </w:numPr>
      </w:pPr>
      <w:r>
        <w:t>Accedemos a la carpeta del DVD, llamada “Pruebas”.</w:t>
      </w:r>
    </w:p>
    <w:p w14:paraId="472EBC6E" w14:textId="7D37613F" w:rsidR="00D70C45" w:rsidRDefault="003751BF" w:rsidP="00711285">
      <w:pPr>
        <w:pStyle w:val="Prrafodelista"/>
        <w:numPr>
          <w:ilvl w:val="0"/>
          <w:numId w:val="42"/>
        </w:numPr>
      </w:pPr>
      <w:r>
        <w:t xml:space="preserve">Abrimos el </w:t>
      </w:r>
      <w:r w:rsidRPr="003751BF">
        <w:rPr>
          <w:i/>
        </w:rPr>
        <w:t>cmd.exe</w:t>
      </w:r>
      <w:r w:rsidR="00D70C45">
        <w:t>.</w:t>
      </w:r>
    </w:p>
    <w:p w14:paraId="788FFFE6" w14:textId="06BA888E" w:rsidR="00D70C45" w:rsidRDefault="00D70C45" w:rsidP="00711285">
      <w:pPr>
        <w:pStyle w:val="Prrafodelista"/>
        <w:numPr>
          <w:ilvl w:val="0"/>
          <w:numId w:val="42"/>
        </w:numPr>
      </w:pPr>
      <w:r>
        <w:t xml:space="preserve">Arrastramos a la consola el fichero llamado “ejecutarTest_cobertura.bat” y pulsamos </w:t>
      </w:r>
      <w:proofErr w:type="spellStart"/>
      <w:r w:rsidRPr="00D70C45">
        <w:rPr>
          <w:i/>
        </w:rPr>
        <w:t>enter</w:t>
      </w:r>
      <w:proofErr w:type="spellEnd"/>
      <w:r>
        <w:t>.</w:t>
      </w:r>
    </w:p>
    <w:p w14:paraId="3D156430" w14:textId="67123D4B" w:rsidR="00D70C45" w:rsidRDefault="00D70C45" w:rsidP="00711285">
      <w:pPr>
        <w:pStyle w:val="Prrafodelista"/>
        <w:numPr>
          <w:ilvl w:val="0"/>
          <w:numId w:val="42"/>
        </w:numPr>
      </w:pPr>
      <w:r>
        <w:t>Se ejecutarán los test y se obtendrá un mensaje como el siguiente:</w:t>
      </w:r>
    </w:p>
    <w:p w14:paraId="2AC9FA70" w14:textId="77777777" w:rsidR="002640CA" w:rsidRDefault="002640CA" w:rsidP="002640CA">
      <w:pPr>
        <w:pStyle w:val="Prrafodelista"/>
        <w:keepNext/>
        <w:ind w:left="720"/>
        <w:jc w:val="center"/>
      </w:pPr>
      <w:r>
        <w:rPr>
          <w:noProof/>
          <w:lang w:eastAsia="es-ES"/>
        </w:rPr>
        <w:drawing>
          <wp:inline distT="0" distB="0" distL="0" distR="0" wp14:anchorId="0CCF7572" wp14:editId="6CFFDC7C">
            <wp:extent cx="3470986" cy="129957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23697" cy="1319315"/>
                    </a:xfrm>
                    <a:prstGeom prst="rect">
                      <a:avLst/>
                    </a:prstGeom>
                  </pic:spPr>
                </pic:pic>
              </a:graphicData>
            </a:graphic>
          </wp:inline>
        </w:drawing>
      </w:r>
    </w:p>
    <w:p w14:paraId="3BB88639" w14:textId="1698E296" w:rsidR="00772C34" w:rsidRDefault="002640CA" w:rsidP="002640CA">
      <w:pPr>
        <w:pStyle w:val="Epgrafe"/>
        <w:jc w:val="center"/>
      </w:pPr>
      <w:bookmarkStart w:id="178" w:name="_Toc442285951"/>
      <w:r>
        <w:t xml:space="preserve">Ilustración </w:t>
      </w:r>
      <w:fldSimple w:instr=" SEQ Ilustración \* ARABIC ">
        <w:r w:rsidR="00D663C6">
          <w:rPr>
            <w:noProof/>
          </w:rPr>
          <w:t>56</w:t>
        </w:r>
      </w:fldSimple>
      <w:r>
        <w:t xml:space="preserve">: </w:t>
      </w:r>
      <w:r w:rsidRPr="008309E5">
        <w:t xml:space="preserve">Salida </w:t>
      </w:r>
      <w:proofErr w:type="spellStart"/>
      <w:r w:rsidRPr="008309E5">
        <w:t>cmd</w:t>
      </w:r>
      <w:proofErr w:type="spellEnd"/>
      <w:r w:rsidRPr="008309E5">
        <w:t xml:space="preserve"> obtenida tras ejecutar pruebas de cobertura</w:t>
      </w:r>
      <w:bookmarkEnd w:id="178"/>
    </w:p>
    <w:p w14:paraId="3E54AB61" w14:textId="320278A9" w:rsidR="003751BF" w:rsidRDefault="003751BF" w:rsidP="00711285">
      <w:pPr>
        <w:pStyle w:val="Prrafodelista"/>
        <w:numPr>
          <w:ilvl w:val="0"/>
          <w:numId w:val="42"/>
        </w:numPr>
      </w:pPr>
      <w:r>
        <w:t xml:space="preserve">Como se puede observar en la anterior ilustración, las pruebas de cobertura de código generan un fichero HTML en el que podrán verse los resultados. Para ello, se introduce esa ruta en el explorador de archivos de Windows y pulsamos </w:t>
      </w:r>
      <w:proofErr w:type="spellStart"/>
      <w:r w:rsidRPr="003751BF">
        <w:rPr>
          <w:i/>
        </w:rPr>
        <w:t>enter</w:t>
      </w:r>
      <w:proofErr w:type="spellEnd"/>
      <w:r>
        <w:t>:</w:t>
      </w:r>
    </w:p>
    <w:p w14:paraId="04C32AFF" w14:textId="31B4E33E" w:rsidR="003751BF" w:rsidRDefault="002640CA" w:rsidP="003751BF">
      <w:pPr>
        <w:pStyle w:val="Prrafodelista"/>
        <w:ind w:left="720"/>
        <w:jc w:val="center"/>
        <w:rPr>
          <w:i/>
        </w:rPr>
      </w:pPr>
      <w:r>
        <w:rPr>
          <w:i/>
        </w:rPr>
        <w:t>C:/wamp/www/AutoCorreccionJava_TFG/coverage/</w:t>
      </w:r>
      <w:r w:rsidR="003751BF" w:rsidRPr="003751BF">
        <w:rPr>
          <w:i/>
        </w:rPr>
        <w:t>index.html</w:t>
      </w:r>
    </w:p>
    <w:p w14:paraId="7E6F41B6" w14:textId="12A93A16" w:rsidR="003751BF" w:rsidRDefault="004C367F" w:rsidP="00711285">
      <w:pPr>
        <w:pStyle w:val="Prrafodelista"/>
        <w:numPr>
          <w:ilvl w:val="0"/>
          <w:numId w:val="42"/>
        </w:numPr>
      </w:pPr>
      <w:r>
        <w:t>Se abrirá una web con los resultados:</w:t>
      </w:r>
    </w:p>
    <w:p w14:paraId="761B08D0" w14:textId="77777777" w:rsidR="006B1ACD" w:rsidRDefault="002640CA" w:rsidP="006B1ACD">
      <w:pPr>
        <w:keepNext/>
      </w:pPr>
      <w:r>
        <w:rPr>
          <w:noProof/>
          <w:lang w:eastAsia="es-ES"/>
        </w:rPr>
        <w:drawing>
          <wp:inline distT="0" distB="0" distL="0" distR="0" wp14:anchorId="6B10A2A2" wp14:editId="6F546714">
            <wp:extent cx="3913099" cy="128473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46043" cy="1295549"/>
                    </a:xfrm>
                    <a:prstGeom prst="rect">
                      <a:avLst/>
                    </a:prstGeom>
                  </pic:spPr>
                </pic:pic>
              </a:graphicData>
            </a:graphic>
          </wp:inline>
        </w:drawing>
      </w:r>
    </w:p>
    <w:p w14:paraId="29499697" w14:textId="151A9493" w:rsidR="00772C34" w:rsidRDefault="006B1ACD" w:rsidP="006B1ACD">
      <w:pPr>
        <w:pStyle w:val="Epgrafe"/>
        <w:jc w:val="center"/>
      </w:pPr>
      <w:bookmarkStart w:id="179" w:name="_Toc442285952"/>
      <w:r>
        <w:t xml:space="preserve">Ilustración </w:t>
      </w:r>
      <w:fldSimple w:instr=" SEQ Ilustración \* ARABIC ">
        <w:r w:rsidR="00D663C6">
          <w:rPr>
            <w:noProof/>
          </w:rPr>
          <w:t>57</w:t>
        </w:r>
      </w:fldSimple>
      <w:r>
        <w:t>: Resultado del test de cobertura</w:t>
      </w:r>
      <w:bookmarkEnd w:id="179"/>
    </w:p>
    <w:p w14:paraId="4676E058" w14:textId="77D2E97B" w:rsidR="003751BF" w:rsidRDefault="004C367F" w:rsidP="004C367F">
      <w:r>
        <w:lastRenderedPageBreak/>
        <w:t>La carpeta en la que nos tenemos que fijar es la de “</w:t>
      </w:r>
      <w:proofErr w:type="spellStart"/>
      <w:r>
        <w:t>src</w:t>
      </w:r>
      <w:proofErr w:type="spellEnd"/>
      <w:r>
        <w:t>”, ya que la de “</w:t>
      </w:r>
      <w:proofErr w:type="spellStart"/>
      <w:r>
        <w:t>config</w:t>
      </w:r>
      <w:proofErr w:type="spellEnd"/>
      <w:r>
        <w:t>” son pruebas que se ejecutan indirectamente. Por ello si accedemos a la carpeta “</w:t>
      </w:r>
      <w:proofErr w:type="spellStart"/>
      <w:r>
        <w:t>src</w:t>
      </w:r>
      <w:proofErr w:type="spellEnd"/>
      <w:r>
        <w:t>” obtenemos la siguiente vista:</w:t>
      </w:r>
    </w:p>
    <w:p w14:paraId="14682F0E" w14:textId="77777777" w:rsidR="00772C34" w:rsidRDefault="004C367F" w:rsidP="00772C34">
      <w:pPr>
        <w:keepNext/>
      </w:pPr>
      <w:r>
        <w:rPr>
          <w:noProof/>
          <w:lang w:eastAsia="es-ES"/>
        </w:rPr>
        <w:drawing>
          <wp:inline distT="0" distB="0" distL="0" distR="0" wp14:anchorId="32FAAB5E" wp14:editId="561E1ED0">
            <wp:extent cx="3915080" cy="124579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39371" cy="1253520"/>
                    </a:xfrm>
                    <a:prstGeom prst="rect">
                      <a:avLst/>
                    </a:prstGeom>
                  </pic:spPr>
                </pic:pic>
              </a:graphicData>
            </a:graphic>
          </wp:inline>
        </w:drawing>
      </w:r>
    </w:p>
    <w:p w14:paraId="08531ED8" w14:textId="4C4D826D" w:rsidR="004C367F" w:rsidRPr="00D70C45" w:rsidRDefault="00772C34" w:rsidP="00772C34">
      <w:pPr>
        <w:pStyle w:val="Epgrafe"/>
        <w:jc w:val="center"/>
      </w:pPr>
      <w:bookmarkStart w:id="180" w:name="_Ref442188764"/>
      <w:bookmarkStart w:id="181" w:name="_Toc442285953"/>
      <w:r>
        <w:t xml:space="preserve">Ilustración </w:t>
      </w:r>
      <w:fldSimple w:instr=" SEQ Ilustración \* ARABIC ">
        <w:r w:rsidR="00D663C6">
          <w:rPr>
            <w:noProof/>
          </w:rPr>
          <w:t>58</w:t>
        </w:r>
      </w:fldSimple>
      <w:r>
        <w:t>: Resultado de test de cobertura carpeta "</w:t>
      </w:r>
      <w:proofErr w:type="spellStart"/>
      <w:r>
        <w:t>src</w:t>
      </w:r>
      <w:proofErr w:type="spellEnd"/>
      <w:r>
        <w:t>"</w:t>
      </w:r>
      <w:bookmarkEnd w:id="180"/>
      <w:bookmarkEnd w:id="181"/>
    </w:p>
    <w:p w14:paraId="000AC269" w14:textId="07A632FF" w:rsidR="007F2885" w:rsidRDefault="007F2885" w:rsidP="007F2885">
      <w:pPr>
        <w:pStyle w:val="Ttulo3"/>
      </w:pPr>
      <w:bookmarkStart w:id="182" w:name="_Toc442285877"/>
      <w:r>
        <w:t>Pruebas unitarias</w:t>
      </w:r>
      <w:bookmarkEnd w:id="182"/>
    </w:p>
    <w:p w14:paraId="0E637BDC" w14:textId="339861DA" w:rsidR="004C367F" w:rsidRDefault="004C367F" w:rsidP="004C367F">
      <w:pPr>
        <w:pStyle w:val="Cuerpo"/>
      </w:pPr>
      <w:r>
        <w:t xml:space="preserve">Una prueba unitaria es una forma de comprobar el correcto funcionamiento de un módulo de código. Esto permite asegurar que cada uno de los módulos funcione correctamente por separado </w:t>
      </w:r>
      <w:r>
        <w:fldChar w:fldCharType="begin"/>
      </w:r>
      <w:r w:rsidR="00F56AD5">
        <w:instrText xml:space="preserve"> ADDIN ZOTERO_ITEM CSL_CITATION {"citationID":"2a7o1u2ouc","properties":{"formattedCitation":"[15]","plainCitation":"[15]"},"citationItems":[{"id":76,"uris":["http://zotero.org/users/local/LLkhPqvS/items/RWTXKS68"],"uri":["http://zotero.org/users/local/LLkhPqvS/items/RWTXKS68"],"itemData":{"id":76,"type":"entry-encyclopedia","title":"Prueba unitaria","container-title":"Wikipedia, la enciclopedia libre","source":"Wikipedia","abstract":"En programación, una prueba unitaria es una forma de comprobar el correcto funcionamiento de un módulo de código. Esto sirve para asegurar que cada uno de los módulos funcione correctamente por separado. Luego, con las Pruebas de Integración, se podrá asegurar el correcto funcionamiento del sistema o subsistema en cuestión.\nLa idea es escribir casos de prueba para cada función no trivial o método en el módulo, de forma que cada caso sea independiente del resto.","URL":"https://es.wikipedia.org/w/index.php?title=Prueba_unitaria&amp;oldid=87430428","note":"Page Version ID: 87430428","language":"es","issued":{"date-parts":[["2015",11,30]]},"accessed":{"date-parts":[["2016",1,26]]}}}],"schema":"https://github.com/citation-style-language/schema/raw/master/csl-citation.json"} </w:instrText>
      </w:r>
      <w:r>
        <w:fldChar w:fldCharType="separate"/>
      </w:r>
      <w:r w:rsidR="00F56AD5" w:rsidRPr="00F56AD5">
        <w:rPr>
          <w:rFonts w:ascii="Calibri" w:hAnsi="Calibri"/>
        </w:rPr>
        <w:t>[15]</w:t>
      </w:r>
      <w:r>
        <w:fldChar w:fldCharType="end"/>
      </w:r>
      <w:r>
        <w:t>.</w:t>
      </w:r>
    </w:p>
    <w:p w14:paraId="3DAB4998" w14:textId="62352319" w:rsidR="005F2B0D" w:rsidRDefault="004C367F" w:rsidP="004C367F">
      <w:pPr>
        <w:pStyle w:val="Cuerpo"/>
      </w:pPr>
      <w:r>
        <w:t>Visualizando la anterior ilustración</w:t>
      </w:r>
      <w:r w:rsidR="00D85B83">
        <w:t xml:space="preserve"> (Ver </w:t>
      </w:r>
      <w:r w:rsidR="00D85B83">
        <w:fldChar w:fldCharType="begin"/>
      </w:r>
      <w:r w:rsidR="00D85B83">
        <w:instrText xml:space="preserve"> REF _Ref442188764 \h </w:instrText>
      </w:r>
      <w:r w:rsidR="00D85B83">
        <w:fldChar w:fldCharType="separate"/>
      </w:r>
      <w:r w:rsidR="0049052F">
        <w:t xml:space="preserve">Ilustración </w:t>
      </w:r>
      <w:r w:rsidR="0049052F">
        <w:rPr>
          <w:noProof/>
        </w:rPr>
        <w:t>58</w:t>
      </w:r>
      <w:r w:rsidR="0049052F">
        <w:t>: Resultado de test de cobertura carpeta "</w:t>
      </w:r>
      <w:proofErr w:type="spellStart"/>
      <w:r w:rsidR="0049052F">
        <w:t>src</w:t>
      </w:r>
      <w:proofErr w:type="spellEnd"/>
      <w:r w:rsidR="0049052F">
        <w:t>"</w:t>
      </w:r>
      <w:r w:rsidR="00D85B83">
        <w:fldChar w:fldCharType="end"/>
      </w:r>
      <w:r w:rsidR="00D85B83">
        <w:t>)</w:t>
      </w:r>
      <w:r>
        <w:t>, en nuestro caso se han realizado pruebas para el controlador (carpeta “</w:t>
      </w:r>
      <w:proofErr w:type="spellStart"/>
      <w:r>
        <w:t>Controller</w:t>
      </w:r>
      <w:proofErr w:type="spellEnd"/>
      <w:r>
        <w:t>”)</w:t>
      </w:r>
      <w:r w:rsidR="005F2B0D">
        <w:t>.</w:t>
      </w:r>
      <w:r w:rsidR="00F96A08">
        <w:t xml:space="preserve"> Probando los controladores indirectamente se realizan pruebas sobre las vistas (carpeta “</w:t>
      </w:r>
      <w:proofErr w:type="spellStart"/>
      <w:r w:rsidR="00F96A08">
        <w:t>Template</w:t>
      </w:r>
      <w:proofErr w:type="spellEnd"/>
      <w:r w:rsidR="00F96A08">
        <w:t>”) y sobre el modelo (carpeta “</w:t>
      </w:r>
      <w:proofErr w:type="spellStart"/>
      <w:r w:rsidR="00F96A08">
        <w:t>Model</w:t>
      </w:r>
      <w:proofErr w:type="spellEnd"/>
      <w:r w:rsidR="00F96A08">
        <w:t xml:space="preserve">”). Importante resaltar que dentro de esa carpeta </w:t>
      </w:r>
      <w:proofErr w:type="spellStart"/>
      <w:r w:rsidR="00F96A08">
        <w:t>Model</w:t>
      </w:r>
      <w:proofErr w:type="spellEnd"/>
      <w:r w:rsidR="00F96A08">
        <w:t xml:space="preserve"> no se tienen entidades con las que representar el modelo, sino que se tienen ficheros dentro de la carpeta “</w:t>
      </w:r>
      <w:proofErr w:type="spellStart"/>
      <w:r w:rsidR="00F96A08">
        <w:t>Model</w:t>
      </w:r>
      <w:proofErr w:type="spellEnd"/>
      <w:r w:rsidR="00F96A08">
        <w:t>/</w:t>
      </w:r>
      <w:proofErr w:type="spellStart"/>
      <w:r w:rsidR="00F96A08">
        <w:t>Table</w:t>
      </w:r>
      <w:proofErr w:type="spellEnd"/>
      <w:r w:rsidR="00F96A08">
        <w:t>” que son los que han permitido realizar</w:t>
      </w:r>
      <w:r w:rsidR="005F2B0D">
        <w:t xml:space="preserve"> las validaciones de los formularios de las vistas y en los que se establecen relaciones entre tablas para poder realizar los JOIN.</w:t>
      </w:r>
    </w:p>
    <w:p w14:paraId="064FB168" w14:textId="550A8115" w:rsidR="005F2B0D" w:rsidRDefault="000A44FF" w:rsidP="004C367F">
      <w:pPr>
        <w:pStyle w:val="Cuerpo"/>
      </w:pPr>
      <w:r>
        <w:t>Idealmente la cobertura de las</w:t>
      </w:r>
      <w:r w:rsidR="005F2B0D">
        <w:t xml:space="preserve"> pruebas unitarias</w:t>
      </w:r>
      <w:r>
        <w:t xml:space="preserve"> debería ser del 100%, aunque esto raramente se consigue. En nuestro caso</w:t>
      </w:r>
      <w:r w:rsidR="005F2B0D">
        <w:t xml:space="preserve"> el problema que se ha presentado es que había controladores que tenían métodos privados, además de otros que tenían métodos de generación de gráficas, comprobación de plagios… Y por lo tanto no ha sido posible realizar pruebas unitarias para ellos.</w:t>
      </w:r>
    </w:p>
    <w:p w14:paraId="29B25C3F" w14:textId="08BF9039" w:rsidR="005F2B0D" w:rsidRDefault="005F2B0D" w:rsidP="004C367F">
      <w:pPr>
        <w:pStyle w:val="Cuerpo"/>
      </w:pPr>
      <w:r>
        <w:t xml:space="preserve">Los ficheros que realizan las pruebas unitarias deben de estar dentro de la carpeta </w:t>
      </w:r>
      <w:proofErr w:type="spellStart"/>
      <w:r w:rsidRPr="005F2B0D">
        <w:rPr>
          <w:i/>
        </w:rPr>
        <w:t>tests</w:t>
      </w:r>
      <w:proofErr w:type="spellEnd"/>
      <w:r w:rsidRPr="005F2B0D">
        <w:rPr>
          <w:i/>
        </w:rPr>
        <w:t>/</w:t>
      </w:r>
      <w:proofErr w:type="spellStart"/>
      <w:r w:rsidRPr="005F2B0D">
        <w:rPr>
          <w:i/>
        </w:rPr>
        <w:t>TestCase</w:t>
      </w:r>
      <w:proofErr w:type="spellEnd"/>
      <w:r>
        <w:t xml:space="preserve">, generada por defecto por </w:t>
      </w:r>
      <w:proofErr w:type="spellStart"/>
      <w:r>
        <w:t>CakePHP</w:t>
      </w:r>
      <w:proofErr w:type="spellEnd"/>
      <w:r>
        <w:t>.</w:t>
      </w:r>
    </w:p>
    <w:p w14:paraId="380C8EA2" w14:textId="1D0EDA09" w:rsidR="005F2B0D" w:rsidRDefault="005F2B0D" w:rsidP="004C367F">
      <w:pPr>
        <w:pStyle w:val="Cuerpo"/>
      </w:pPr>
      <w:r>
        <w:t xml:space="preserve">La estructura de cada uno de los test va a ser prácticamente similar en todos los casos, ya que en primer lugar se tienen los métodos </w:t>
      </w:r>
      <w:proofErr w:type="spellStart"/>
      <w:proofErr w:type="gramStart"/>
      <w:r w:rsidRPr="005F2B0D">
        <w:rPr>
          <w:i/>
        </w:rPr>
        <w:t>setUp</w:t>
      </w:r>
      <w:proofErr w:type="spellEnd"/>
      <w:r w:rsidRPr="005F2B0D">
        <w:rPr>
          <w:i/>
        </w:rPr>
        <w:t>(</w:t>
      </w:r>
      <w:proofErr w:type="gramEnd"/>
      <w:r w:rsidRPr="005F2B0D">
        <w:rPr>
          <w:i/>
        </w:rPr>
        <w:t>)</w:t>
      </w:r>
      <w:r>
        <w:t xml:space="preserve">, para la inicialización de variables y obtención de las tablas de la base de datos, y </w:t>
      </w:r>
      <w:proofErr w:type="spellStart"/>
      <w:r w:rsidRPr="005F2B0D">
        <w:rPr>
          <w:i/>
        </w:rPr>
        <w:t>tearDown</w:t>
      </w:r>
      <w:proofErr w:type="spellEnd"/>
      <w:r w:rsidRPr="005F2B0D">
        <w:rPr>
          <w:i/>
        </w:rPr>
        <w:t>()</w:t>
      </w:r>
      <w:r>
        <w:t xml:space="preserve">, para una vez </w:t>
      </w:r>
      <w:r>
        <w:lastRenderedPageBreak/>
        <w:t>ejecutado cada uno de los test se realice el borrado correspondiente de la tabla de la base de datos.</w:t>
      </w:r>
    </w:p>
    <w:p w14:paraId="67853BEF" w14:textId="3C116CAE" w:rsidR="005F2B0D" w:rsidRDefault="005F2B0D" w:rsidP="004C367F">
      <w:pPr>
        <w:pStyle w:val="Cuerpo"/>
      </w:pPr>
      <w:r>
        <w:t xml:space="preserve">En algunos test también se tienen métodos privados </w:t>
      </w:r>
      <w:r w:rsidRPr="005F2B0D">
        <w:rPr>
          <w:i/>
        </w:rPr>
        <w:t>__crear</w:t>
      </w:r>
      <w:proofErr w:type="gramStart"/>
      <w:r w:rsidRPr="005F2B0D">
        <w:rPr>
          <w:i/>
        </w:rPr>
        <w:t>..</w:t>
      </w:r>
      <w:proofErr w:type="gramEnd"/>
      <w:r w:rsidRPr="005F2B0D">
        <w:rPr>
          <w:i/>
        </w:rPr>
        <w:t>()</w:t>
      </w:r>
      <w:r w:rsidR="00210252">
        <w:rPr>
          <w:i/>
        </w:rPr>
        <w:t xml:space="preserve">, </w:t>
      </w:r>
      <w:proofErr w:type="gramStart"/>
      <w:r>
        <w:t>que</w:t>
      </w:r>
      <w:proofErr w:type="gramEnd"/>
      <w:r>
        <w:t xml:space="preserve"> van a ser los encargados de guardar en la tabla correspondiente de la base de datos la nueva fila a crear para utilizarla como ejemplo y poder realizar las pruebas unitarias. </w:t>
      </w:r>
    </w:p>
    <w:p w14:paraId="0F5DB23F" w14:textId="188BDB41" w:rsidR="00F96A08" w:rsidRDefault="00F96A08" w:rsidP="00F96A08">
      <w:pPr>
        <w:pStyle w:val="Ttulo4"/>
      </w:pPr>
      <w:r>
        <w:t>Probando el controlador</w:t>
      </w:r>
    </w:p>
    <w:p w14:paraId="340DCE4B" w14:textId="3A750195" w:rsidR="00F96A08" w:rsidRDefault="00F96A08" w:rsidP="00F96A08">
      <w:r>
        <w:t xml:space="preserve">Como se ha mencionado anteriormente, no ha sido </w:t>
      </w:r>
      <w:r w:rsidR="000A44FF">
        <w:t>posible probar</w:t>
      </w:r>
      <w:r>
        <w:t xml:space="preserve"> todas las funciones de los controladores ya que hay muchos que tienen métodos privados y otros métodos que no permitían realizar estas pruebas.</w:t>
      </w:r>
    </w:p>
    <w:p w14:paraId="1EA2605D" w14:textId="3C39A136" w:rsidR="00F96A08" w:rsidRDefault="00F96A08" w:rsidP="00F96A08">
      <w:r>
        <w:t>A continuación se va a mostrar una tabla en la que va a poder visualizarse los ficheros test creados junto a los controladores que afectan, y el número de métodos total y los testeados:</w:t>
      </w:r>
    </w:p>
    <w:tbl>
      <w:tblPr>
        <w:tblStyle w:val="GridTable4Accent3"/>
        <w:tblW w:w="0" w:type="auto"/>
        <w:jc w:val="center"/>
        <w:tblLook w:val="04A0" w:firstRow="1" w:lastRow="0" w:firstColumn="1" w:lastColumn="0" w:noHBand="0" w:noVBand="1"/>
      </w:tblPr>
      <w:tblGrid>
        <w:gridCol w:w="2397"/>
        <w:gridCol w:w="2033"/>
        <w:gridCol w:w="1033"/>
        <w:gridCol w:w="960"/>
      </w:tblGrid>
      <w:tr w:rsidR="00EB4FAD" w14:paraId="4F2B5485" w14:textId="77777777" w:rsidTr="00EB4F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4271DD5" w14:textId="119142E7" w:rsidR="00F96A08" w:rsidRPr="00F96A08" w:rsidRDefault="00F96A08" w:rsidP="00F96A08">
            <w:pPr>
              <w:jc w:val="center"/>
              <w:rPr>
                <w:color w:val="000000" w:themeColor="text1"/>
              </w:rPr>
            </w:pPr>
            <w:r w:rsidRPr="00F96A08">
              <w:rPr>
                <w:color w:val="000000" w:themeColor="text1"/>
              </w:rPr>
              <w:t>Nombre del Test</w:t>
            </w:r>
          </w:p>
        </w:tc>
        <w:tc>
          <w:tcPr>
            <w:tcW w:w="2551" w:type="dxa"/>
          </w:tcPr>
          <w:p w14:paraId="3BB01F8A" w14:textId="0CC058E2"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Controlador testeado</w:t>
            </w:r>
          </w:p>
        </w:tc>
        <w:tc>
          <w:tcPr>
            <w:tcW w:w="1701" w:type="dxa"/>
          </w:tcPr>
          <w:p w14:paraId="6EB6BC95" w14:textId="1356C47F"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total</w:t>
            </w:r>
          </w:p>
        </w:tc>
        <w:tc>
          <w:tcPr>
            <w:tcW w:w="1128" w:type="dxa"/>
          </w:tcPr>
          <w:p w14:paraId="736D9CF5" w14:textId="27DEED93"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testeados</w:t>
            </w:r>
          </w:p>
        </w:tc>
      </w:tr>
      <w:tr w:rsidR="00EB4FAD" w14:paraId="00BD56C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3DCD892D" w14:textId="77777777" w:rsidR="00F96A08" w:rsidRDefault="00F96A08" w:rsidP="00EB4FAD">
            <w:pPr>
              <w:jc w:val="center"/>
              <w:rPr>
                <w:b w:val="0"/>
              </w:rPr>
            </w:pPr>
            <w:proofErr w:type="spellStart"/>
            <w:r>
              <w:rPr>
                <w:b w:val="0"/>
              </w:rPr>
              <w:t>AlumnosControllerTest</w:t>
            </w:r>
            <w:proofErr w:type="spellEnd"/>
          </w:p>
          <w:p w14:paraId="4C565359" w14:textId="05EE10D2" w:rsidR="00210252" w:rsidRPr="00F96A08" w:rsidRDefault="00210252" w:rsidP="00EB4FAD">
            <w:pPr>
              <w:jc w:val="center"/>
              <w:rPr>
                <w:b w:val="0"/>
              </w:rPr>
            </w:pPr>
          </w:p>
        </w:tc>
        <w:tc>
          <w:tcPr>
            <w:tcW w:w="2551" w:type="dxa"/>
          </w:tcPr>
          <w:p w14:paraId="26C85FCA" w14:textId="1907F1A7" w:rsidR="00F96A08" w:rsidRDefault="00F96A08" w:rsidP="00EB4FAD">
            <w:pPr>
              <w:jc w:val="center"/>
              <w:cnfStyle w:val="000000100000" w:firstRow="0" w:lastRow="0" w:firstColumn="0" w:lastColumn="0" w:oddVBand="0" w:evenVBand="0" w:oddHBand="1" w:evenHBand="0" w:firstRowFirstColumn="0" w:firstRowLastColumn="0" w:lastRowFirstColumn="0" w:lastRowLastColumn="0"/>
            </w:pPr>
            <w:proofErr w:type="spellStart"/>
            <w:r>
              <w:t>AlumnosController</w:t>
            </w:r>
            <w:proofErr w:type="spellEnd"/>
          </w:p>
        </w:tc>
        <w:tc>
          <w:tcPr>
            <w:tcW w:w="1701" w:type="dxa"/>
          </w:tcPr>
          <w:p w14:paraId="700F95C8" w14:textId="7C7959CB"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0F20BD9" w14:textId="267E68E3"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F96A08" w14:paraId="15B4D8A6"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11145C37" w14:textId="77777777" w:rsidR="00F96A08" w:rsidRDefault="00F96A08" w:rsidP="00EB4FAD">
            <w:pPr>
              <w:jc w:val="center"/>
              <w:rPr>
                <w:b w:val="0"/>
              </w:rPr>
            </w:pPr>
            <w:proofErr w:type="spellStart"/>
            <w:r>
              <w:rPr>
                <w:b w:val="0"/>
              </w:rPr>
              <w:t>AppControllerTest</w:t>
            </w:r>
            <w:proofErr w:type="spellEnd"/>
          </w:p>
          <w:p w14:paraId="2F0C898A" w14:textId="1F8EE193" w:rsidR="00210252" w:rsidRDefault="00210252" w:rsidP="00EB4FAD">
            <w:pPr>
              <w:jc w:val="center"/>
              <w:rPr>
                <w:b w:val="0"/>
              </w:rPr>
            </w:pPr>
          </w:p>
        </w:tc>
        <w:tc>
          <w:tcPr>
            <w:tcW w:w="2551" w:type="dxa"/>
          </w:tcPr>
          <w:p w14:paraId="0F0536DF" w14:textId="75119475"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AppController</w:t>
            </w:r>
            <w:proofErr w:type="spellEnd"/>
          </w:p>
        </w:tc>
        <w:tc>
          <w:tcPr>
            <w:tcW w:w="1701" w:type="dxa"/>
          </w:tcPr>
          <w:p w14:paraId="5616C447" w14:textId="5A8A8A5B"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Pr>
          <w:p w14:paraId="4274CBA2" w14:textId="76F6CC89"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3</w:t>
            </w:r>
          </w:p>
        </w:tc>
      </w:tr>
      <w:tr w:rsidR="00F96A08" w14:paraId="4BE6916A"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55226DCA" w14:textId="77777777" w:rsidR="00F96A08" w:rsidRDefault="00EB4FAD" w:rsidP="00EB4FAD">
            <w:pPr>
              <w:jc w:val="center"/>
              <w:rPr>
                <w:b w:val="0"/>
              </w:rPr>
            </w:pPr>
            <w:proofErr w:type="spellStart"/>
            <w:r>
              <w:rPr>
                <w:b w:val="0"/>
              </w:rPr>
              <w:t>ConexionesControllerTest</w:t>
            </w:r>
            <w:proofErr w:type="spellEnd"/>
          </w:p>
          <w:p w14:paraId="2FD676AA" w14:textId="3E7953E6" w:rsidR="00210252" w:rsidRDefault="00210252" w:rsidP="00EB4FAD">
            <w:pPr>
              <w:jc w:val="center"/>
              <w:rPr>
                <w:b w:val="0"/>
              </w:rPr>
            </w:pPr>
          </w:p>
        </w:tc>
        <w:tc>
          <w:tcPr>
            <w:tcW w:w="2551" w:type="dxa"/>
          </w:tcPr>
          <w:p w14:paraId="51932203" w14:textId="4F948116"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ConexionesController</w:t>
            </w:r>
            <w:proofErr w:type="spellEnd"/>
          </w:p>
        </w:tc>
        <w:tc>
          <w:tcPr>
            <w:tcW w:w="1701" w:type="dxa"/>
          </w:tcPr>
          <w:p w14:paraId="148CA728" w14:textId="0FEAA040"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72F569BE" w14:textId="0F28FD5D"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3</w:t>
            </w:r>
          </w:p>
        </w:tc>
      </w:tr>
      <w:tr w:rsidR="00F96A08" w14:paraId="19D871B5"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4DAC6FC" w14:textId="77777777" w:rsidR="00F96A08" w:rsidRDefault="00EB4FAD" w:rsidP="00EB4FAD">
            <w:pPr>
              <w:jc w:val="center"/>
              <w:rPr>
                <w:b w:val="0"/>
              </w:rPr>
            </w:pPr>
            <w:proofErr w:type="spellStart"/>
            <w:r>
              <w:rPr>
                <w:b w:val="0"/>
              </w:rPr>
              <w:t>ErroresControllerTest</w:t>
            </w:r>
            <w:proofErr w:type="spellEnd"/>
          </w:p>
          <w:p w14:paraId="672C57B2" w14:textId="328CA07E" w:rsidR="00210252" w:rsidRDefault="00210252" w:rsidP="00EB4FAD">
            <w:pPr>
              <w:jc w:val="center"/>
              <w:rPr>
                <w:b w:val="0"/>
              </w:rPr>
            </w:pPr>
          </w:p>
        </w:tc>
        <w:tc>
          <w:tcPr>
            <w:tcW w:w="2551" w:type="dxa"/>
          </w:tcPr>
          <w:p w14:paraId="2B2D4180" w14:textId="57F5D518"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ErroresController</w:t>
            </w:r>
            <w:proofErr w:type="spellEnd"/>
          </w:p>
        </w:tc>
        <w:tc>
          <w:tcPr>
            <w:tcW w:w="1701" w:type="dxa"/>
          </w:tcPr>
          <w:p w14:paraId="02368C51" w14:textId="37126CE6"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01B1B77A" w14:textId="0CFCD2F6"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1DB525B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78107AE6" w14:textId="77777777" w:rsidR="00EB4FAD" w:rsidRDefault="00EB4FAD" w:rsidP="00EB4FAD">
            <w:pPr>
              <w:jc w:val="center"/>
              <w:rPr>
                <w:b w:val="0"/>
              </w:rPr>
            </w:pPr>
            <w:proofErr w:type="spellStart"/>
            <w:r>
              <w:rPr>
                <w:b w:val="0"/>
              </w:rPr>
              <w:t>ExcepcionesControllerTest</w:t>
            </w:r>
            <w:proofErr w:type="spellEnd"/>
          </w:p>
          <w:p w14:paraId="65C8BD23" w14:textId="6D040DD2" w:rsidR="00210252" w:rsidRDefault="00210252" w:rsidP="00EB4FAD">
            <w:pPr>
              <w:jc w:val="center"/>
              <w:rPr>
                <w:b w:val="0"/>
              </w:rPr>
            </w:pPr>
          </w:p>
        </w:tc>
        <w:tc>
          <w:tcPr>
            <w:tcW w:w="2551" w:type="dxa"/>
          </w:tcPr>
          <w:p w14:paraId="610CDFF9" w14:textId="4F931ED6"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ExcepcionesController</w:t>
            </w:r>
            <w:proofErr w:type="spellEnd"/>
          </w:p>
        </w:tc>
        <w:tc>
          <w:tcPr>
            <w:tcW w:w="1701" w:type="dxa"/>
          </w:tcPr>
          <w:p w14:paraId="45F941C0" w14:textId="58E88F7E"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4</w:t>
            </w:r>
          </w:p>
        </w:tc>
        <w:tc>
          <w:tcPr>
            <w:tcW w:w="1128" w:type="dxa"/>
          </w:tcPr>
          <w:p w14:paraId="065C4AFB" w14:textId="5A12D7B9"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4</w:t>
            </w:r>
          </w:p>
        </w:tc>
      </w:tr>
      <w:tr w:rsidR="00EB4FAD" w14:paraId="304DA16A"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B47C317" w14:textId="77777777" w:rsidR="00EB4FAD" w:rsidRDefault="00EB4FAD" w:rsidP="00EB4FAD">
            <w:pPr>
              <w:jc w:val="center"/>
              <w:rPr>
                <w:b w:val="0"/>
              </w:rPr>
            </w:pPr>
            <w:proofErr w:type="spellStart"/>
            <w:r>
              <w:rPr>
                <w:b w:val="0"/>
              </w:rPr>
              <w:t>FicherosXmlControllerTest</w:t>
            </w:r>
            <w:proofErr w:type="spellEnd"/>
          </w:p>
          <w:p w14:paraId="0BB8D647" w14:textId="2D363274" w:rsidR="00210252" w:rsidRDefault="00210252" w:rsidP="00EB4FAD">
            <w:pPr>
              <w:jc w:val="center"/>
              <w:rPr>
                <w:b w:val="0"/>
              </w:rPr>
            </w:pPr>
          </w:p>
        </w:tc>
        <w:tc>
          <w:tcPr>
            <w:tcW w:w="2551" w:type="dxa"/>
          </w:tcPr>
          <w:p w14:paraId="4D011C76" w14:textId="133A68E8"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FicherosXmlController</w:t>
            </w:r>
            <w:proofErr w:type="spellEnd"/>
          </w:p>
        </w:tc>
        <w:tc>
          <w:tcPr>
            <w:tcW w:w="1701" w:type="dxa"/>
          </w:tcPr>
          <w:p w14:paraId="3EADBD53" w14:textId="6CD5A9BD"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2A44E68E" w14:textId="213EEF07"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4</w:t>
            </w:r>
          </w:p>
        </w:tc>
      </w:tr>
      <w:tr w:rsidR="00EB4FAD" w14:paraId="75B44EC6"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7B1414CE" w14:textId="77777777" w:rsidR="00EB4FAD" w:rsidRDefault="00EB4FAD" w:rsidP="00EB4FAD">
            <w:pPr>
              <w:jc w:val="center"/>
              <w:rPr>
                <w:b w:val="0"/>
              </w:rPr>
            </w:pPr>
            <w:proofErr w:type="spellStart"/>
            <w:r>
              <w:rPr>
                <w:b w:val="0"/>
              </w:rPr>
              <w:t>IntentosControllerTest</w:t>
            </w:r>
            <w:proofErr w:type="spellEnd"/>
          </w:p>
          <w:p w14:paraId="207EE3BB" w14:textId="0664A501" w:rsidR="00210252" w:rsidRDefault="00210252" w:rsidP="00EB4FAD">
            <w:pPr>
              <w:jc w:val="center"/>
              <w:rPr>
                <w:b w:val="0"/>
              </w:rPr>
            </w:pPr>
          </w:p>
        </w:tc>
        <w:tc>
          <w:tcPr>
            <w:tcW w:w="2551" w:type="dxa"/>
          </w:tcPr>
          <w:p w14:paraId="3EF333C8" w14:textId="5E1AD97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IntentosController</w:t>
            </w:r>
            <w:proofErr w:type="spellEnd"/>
          </w:p>
        </w:tc>
        <w:tc>
          <w:tcPr>
            <w:tcW w:w="1701" w:type="dxa"/>
          </w:tcPr>
          <w:p w14:paraId="13165800" w14:textId="5BDDB71D"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13</w:t>
            </w:r>
          </w:p>
        </w:tc>
        <w:tc>
          <w:tcPr>
            <w:tcW w:w="1128" w:type="dxa"/>
          </w:tcPr>
          <w:p w14:paraId="5B3AB165" w14:textId="4714F28F"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60EF5E37"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4C6F1FAB" w14:textId="77777777" w:rsidR="00EB4FAD" w:rsidRDefault="00EB4FAD" w:rsidP="00EB4FAD">
            <w:pPr>
              <w:jc w:val="center"/>
              <w:rPr>
                <w:b w:val="0"/>
              </w:rPr>
            </w:pPr>
            <w:proofErr w:type="spellStart"/>
            <w:r>
              <w:rPr>
                <w:b w:val="0"/>
              </w:rPr>
              <w:t>ProfesoresControllerTest</w:t>
            </w:r>
            <w:proofErr w:type="spellEnd"/>
          </w:p>
          <w:p w14:paraId="17C0E55D" w14:textId="59FE5A4A" w:rsidR="00210252" w:rsidRDefault="00210252" w:rsidP="00EB4FAD">
            <w:pPr>
              <w:jc w:val="center"/>
              <w:rPr>
                <w:b w:val="0"/>
              </w:rPr>
            </w:pPr>
          </w:p>
        </w:tc>
        <w:tc>
          <w:tcPr>
            <w:tcW w:w="2551" w:type="dxa"/>
          </w:tcPr>
          <w:p w14:paraId="5E2BE20C" w14:textId="0DDAC1D2"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ProfesoresController</w:t>
            </w:r>
            <w:proofErr w:type="spellEnd"/>
          </w:p>
        </w:tc>
        <w:tc>
          <w:tcPr>
            <w:tcW w:w="1701" w:type="dxa"/>
          </w:tcPr>
          <w:p w14:paraId="548BC837" w14:textId="63C6AC53"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9</w:t>
            </w:r>
          </w:p>
        </w:tc>
        <w:tc>
          <w:tcPr>
            <w:tcW w:w="1128" w:type="dxa"/>
          </w:tcPr>
          <w:p w14:paraId="118CC85D" w14:textId="1C4A4F36"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8</w:t>
            </w:r>
          </w:p>
        </w:tc>
      </w:tr>
      <w:tr w:rsidR="00EB4FAD" w14:paraId="7CDAED4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5E1EAE46" w14:textId="77777777" w:rsidR="00EB4FAD" w:rsidRDefault="00EB4FAD" w:rsidP="00EB4FAD">
            <w:pPr>
              <w:jc w:val="center"/>
              <w:rPr>
                <w:b w:val="0"/>
              </w:rPr>
            </w:pPr>
            <w:proofErr w:type="spellStart"/>
            <w:r>
              <w:rPr>
                <w:b w:val="0"/>
              </w:rPr>
              <w:t>TareasControllerTest</w:t>
            </w:r>
            <w:proofErr w:type="spellEnd"/>
          </w:p>
          <w:p w14:paraId="2723BC6A" w14:textId="75CD15C1" w:rsidR="00210252" w:rsidRDefault="00210252" w:rsidP="00EB4FAD">
            <w:pPr>
              <w:jc w:val="center"/>
              <w:rPr>
                <w:b w:val="0"/>
              </w:rPr>
            </w:pPr>
          </w:p>
        </w:tc>
        <w:tc>
          <w:tcPr>
            <w:tcW w:w="2551" w:type="dxa"/>
          </w:tcPr>
          <w:p w14:paraId="20FFF0AC" w14:textId="57C8750A"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TareasController</w:t>
            </w:r>
            <w:proofErr w:type="spellEnd"/>
          </w:p>
        </w:tc>
        <w:tc>
          <w:tcPr>
            <w:tcW w:w="1701" w:type="dxa"/>
          </w:tcPr>
          <w:p w14:paraId="15C0B8E0" w14:textId="57CDCF5B"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1D811A4E" w14:textId="403ED81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1898EAF4"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5A109463" w14:textId="77777777" w:rsidR="00EB4FAD" w:rsidRDefault="00EB4FAD" w:rsidP="00EB4FAD">
            <w:pPr>
              <w:jc w:val="center"/>
              <w:rPr>
                <w:b w:val="0"/>
              </w:rPr>
            </w:pPr>
            <w:proofErr w:type="spellStart"/>
            <w:r>
              <w:rPr>
                <w:b w:val="0"/>
              </w:rPr>
              <w:t>TestsControllerTest</w:t>
            </w:r>
            <w:proofErr w:type="spellEnd"/>
          </w:p>
          <w:p w14:paraId="2A72B605" w14:textId="3D7A5002" w:rsidR="00210252" w:rsidRDefault="00210252" w:rsidP="00EB4FAD">
            <w:pPr>
              <w:jc w:val="center"/>
              <w:rPr>
                <w:b w:val="0"/>
              </w:rPr>
            </w:pPr>
          </w:p>
        </w:tc>
        <w:tc>
          <w:tcPr>
            <w:tcW w:w="2551" w:type="dxa"/>
          </w:tcPr>
          <w:p w14:paraId="0DBDA946" w14:textId="185C2D81"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TestsController</w:t>
            </w:r>
            <w:proofErr w:type="spellEnd"/>
          </w:p>
        </w:tc>
        <w:tc>
          <w:tcPr>
            <w:tcW w:w="1701" w:type="dxa"/>
          </w:tcPr>
          <w:p w14:paraId="40139289" w14:textId="0D98C2C8"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49E95CC6" w14:textId="234A5A00"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6328FDB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49197574" w14:textId="77777777" w:rsidR="00EB4FAD" w:rsidRDefault="00EB4FAD" w:rsidP="00EB4FAD">
            <w:pPr>
              <w:jc w:val="center"/>
              <w:rPr>
                <w:b w:val="0"/>
              </w:rPr>
            </w:pPr>
            <w:proofErr w:type="spellStart"/>
            <w:r>
              <w:rPr>
                <w:b w:val="0"/>
              </w:rPr>
              <w:t>ViolacionesControllerTest</w:t>
            </w:r>
            <w:proofErr w:type="spellEnd"/>
          </w:p>
          <w:p w14:paraId="1FF6C39C" w14:textId="369A66D8" w:rsidR="00210252" w:rsidRDefault="00210252" w:rsidP="00EB4FAD">
            <w:pPr>
              <w:jc w:val="center"/>
              <w:rPr>
                <w:b w:val="0"/>
              </w:rPr>
            </w:pPr>
          </w:p>
        </w:tc>
        <w:tc>
          <w:tcPr>
            <w:tcW w:w="2551" w:type="dxa"/>
          </w:tcPr>
          <w:p w14:paraId="58BAFACE" w14:textId="7F2FB551"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proofErr w:type="spellStart"/>
            <w:r>
              <w:t>ViolacionesController</w:t>
            </w:r>
            <w:proofErr w:type="spellEnd"/>
          </w:p>
        </w:tc>
        <w:tc>
          <w:tcPr>
            <w:tcW w:w="1701" w:type="dxa"/>
          </w:tcPr>
          <w:p w14:paraId="1834A773" w14:textId="5C90E854" w:rsidR="00EB4FAD" w:rsidRDefault="00121AA4"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3708AEDC" w14:textId="5C682EA1" w:rsidR="00EB4FAD" w:rsidRDefault="00EB4FAD" w:rsidP="00772C34">
            <w:pPr>
              <w:keepNext/>
              <w:jc w:val="center"/>
              <w:cnfStyle w:val="000000100000" w:firstRow="0" w:lastRow="0" w:firstColumn="0" w:lastColumn="0" w:oddVBand="0" w:evenVBand="0" w:oddHBand="1" w:evenHBand="0" w:firstRowFirstColumn="0" w:firstRowLastColumn="0" w:lastRowFirstColumn="0" w:lastRowLastColumn="0"/>
            </w:pPr>
            <w:r>
              <w:t>1</w:t>
            </w:r>
          </w:p>
        </w:tc>
      </w:tr>
    </w:tbl>
    <w:p w14:paraId="50B0EDAA" w14:textId="68AFD119" w:rsidR="00F96A08" w:rsidRDefault="00772C34" w:rsidP="00772C34">
      <w:pPr>
        <w:pStyle w:val="Epgrafe"/>
        <w:jc w:val="center"/>
      </w:pPr>
      <w:bookmarkStart w:id="183" w:name="_Toc442286002"/>
      <w:r>
        <w:t xml:space="preserve">Tabla </w:t>
      </w:r>
      <w:fldSimple w:instr=" SEQ Tabla \* ARABIC ">
        <w:r>
          <w:rPr>
            <w:noProof/>
          </w:rPr>
          <w:t>25</w:t>
        </w:r>
      </w:fldSimple>
      <w:r>
        <w:t>: Tabla pruebas unitarias</w:t>
      </w:r>
      <w:bookmarkEnd w:id="183"/>
    </w:p>
    <w:p w14:paraId="182C39EE" w14:textId="73B70D9D" w:rsidR="00210252" w:rsidRPr="00210252" w:rsidRDefault="00480810" w:rsidP="00480810">
      <w:pPr>
        <w:jc w:val="left"/>
      </w:pPr>
      <w:r>
        <w:br w:type="page"/>
      </w:r>
    </w:p>
    <w:p w14:paraId="37D0D64A" w14:textId="77777777" w:rsidR="007F2885" w:rsidRPr="00832E17" w:rsidRDefault="007F2885" w:rsidP="007F2885">
      <w:pPr>
        <w:pStyle w:val="Ttulo3"/>
      </w:pPr>
      <w:bookmarkStart w:id="184" w:name="_Toc442285878"/>
      <w:r>
        <w:lastRenderedPageBreak/>
        <w:t>Pruebas de cobertura de código</w:t>
      </w:r>
      <w:bookmarkEnd w:id="184"/>
    </w:p>
    <w:p w14:paraId="29EDDB71" w14:textId="03C7094E" w:rsidR="007F2885" w:rsidRDefault="004B1605" w:rsidP="007F2885">
      <w:r>
        <w:t xml:space="preserve">La cobertura de código es una medida (porcentual) en las pruebas de software que mide el grado en el que el código fuente de un programa ha sido comprobado. Sirve para determinar la calidad del test que se llevar a cabo y para determinar las partes críticas del código que no han sido comprobadas y las partes que ya lo fueron </w:t>
      </w:r>
      <w:r>
        <w:fldChar w:fldCharType="begin"/>
      </w:r>
      <w:r w:rsidR="00F56AD5">
        <w:instrText xml:space="preserve"> ADDIN ZOTERO_ITEM CSL_CITATION {"citationID":"21bhj51mir","properties":{"formattedCitation":"[16]","plainCitation":"[16]"},"citationItems":[{"id":78,"uris":["http://zotero.org/users/local/LLkhPqvS/items/ITAU3MI8"],"uri":["http://zotero.org/users/local/LLkhPqvS/items/ITAU3MI8"],"itemData":{"id":78,"type":"entry-encyclopedia","title":"Cobertura de código","container-title":"Wikipedia, la enciclopedia libre","source":"Wikipedia","abstract":"La cobertura de código es una medida (porcentual) en las pruebas de software que mide el grado en que el código fuente de un programa ha sido comprobado. Sirve para determinar la calidad del test que se lleve a cabo y para determinar las partes críticas del código que no han sido comprobadas y las partes que ya lo fueron, además se puede utilizar como técnica de optimización dentro de un compilador optimizador para llevar a cabo una eliminación de código muerto, más específicamente sirve para detectar código inalcanzable\nLa cobertura de código fue uno de los primeros métodos inventados para las pruebas de software sistemáticas. La primera referencia fue publicada por Miller y Maloney en Communications of the ACM en 1963.\nLa cobertura de código es una consideración en la certificación de seguridad de los equipos de aviación. Las pautas que indican cuales equipos de aviación están certificados por la Administración Federal de Aviación (FAA) se documentan en DO-178B y DO-178C. Es más, la cobertura máxima del código es un requisito en los estándares de calidad de software modernos como ISO 26262 o ICE 61508.","URL":"https://es.wikipedia.org/w/index.php?title=Cobertura_de_c%C3%B3digo&amp;oldid=84827672","note":"Page Version ID: 84827672","language":"es","issued":{"date-parts":[["2015",9,1]]},"accessed":{"date-parts":[["2016",1,26]]}}}],"schema":"https://github.com/citation-style-language/schema/raw/master/csl-citation.json"} </w:instrText>
      </w:r>
      <w:r>
        <w:fldChar w:fldCharType="separate"/>
      </w:r>
      <w:r w:rsidR="00F56AD5" w:rsidRPr="00F56AD5">
        <w:rPr>
          <w:rFonts w:ascii="Calibri" w:hAnsi="Calibri"/>
        </w:rPr>
        <w:t>[16]</w:t>
      </w:r>
      <w:r>
        <w:fldChar w:fldCharType="end"/>
      </w:r>
      <w:r>
        <w:t>.</w:t>
      </w:r>
    </w:p>
    <w:p w14:paraId="0407B482" w14:textId="6212DB45" w:rsidR="004B1605" w:rsidRDefault="004B1605" w:rsidP="007F2885">
      <w:r>
        <w:t xml:space="preserve">Sobre las pruebas unitarias anteriores, se han generado los test de cobertura. La herramienta utilizada para ello sigue siendo </w:t>
      </w:r>
      <w:proofErr w:type="spellStart"/>
      <w:r>
        <w:t>PHPUnit</w:t>
      </w:r>
      <w:proofErr w:type="spellEnd"/>
      <w:r>
        <w:t>, ya que permite generar un HTML con los resultados.</w:t>
      </w:r>
    </w:p>
    <w:p w14:paraId="36A48F1B" w14:textId="39C555DD" w:rsidR="004B1605" w:rsidRDefault="004B1605" w:rsidP="007F2885">
      <w:r>
        <w:t>A continuación se mostrará la cobertura de código obtenida en los controladores:</w:t>
      </w:r>
    </w:p>
    <w:p w14:paraId="5E16922B" w14:textId="77777777" w:rsidR="00772C34" w:rsidRDefault="004B1605" w:rsidP="00772C34">
      <w:pPr>
        <w:keepNext/>
      </w:pPr>
      <w:r>
        <w:rPr>
          <w:noProof/>
          <w:lang w:eastAsia="es-ES"/>
        </w:rPr>
        <w:drawing>
          <wp:inline distT="0" distB="0" distL="0" distR="0" wp14:anchorId="089747DD" wp14:editId="5F2AEC1D">
            <wp:extent cx="3969987" cy="187061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06378" cy="1887765"/>
                    </a:xfrm>
                    <a:prstGeom prst="rect">
                      <a:avLst/>
                    </a:prstGeom>
                  </pic:spPr>
                </pic:pic>
              </a:graphicData>
            </a:graphic>
          </wp:inline>
        </w:drawing>
      </w:r>
    </w:p>
    <w:p w14:paraId="4CB79469" w14:textId="02A2D6F9" w:rsidR="004B1605" w:rsidRDefault="00772C34" w:rsidP="00772C34">
      <w:pPr>
        <w:pStyle w:val="Epgrafe"/>
        <w:jc w:val="center"/>
      </w:pPr>
      <w:bookmarkStart w:id="185" w:name="_Toc442285954"/>
      <w:r>
        <w:t xml:space="preserve">Ilustración </w:t>
      </w:r>
      <w:fldSimple w:instr=" SEQ Ilustración \* ARABIC ">
        <w:r w:rsidR="00D663C6">
          <w:rPr>
            <w:noProof/>
          </w:rPr>
          <w:t>59</w:t>
        </w:r>
      </w:fldSimple>
      <w:r>
        <w:t>: Cobertura de código de los controladores</w:t>
      </w:r>
      <w:bookmarkEnd w:id="185"/>
    </w:p>
    <w:p w14:paraId="147553D2" w14:textId="41E1DE04" w:rsidR="004B1605" w:rsidRDefault="004B1605" w:rsidP="007F2885">
      <w:r>
        <w:t>Los controladores de los que peor resultado se ha obtenido son los siguientes:</w:t>
      </w:r>
    </w:p>
    <w:p w14:paraId="00D5AD32" w14:textId="54FCB3B9" w:rsidR="004B1605" w:rsidRDefault="004B1605" w:rsidP="00711285">
      <w:pPr>
        <w:pStyle w:val="Prrafodelista"/>
        <w:numPr>
          <w:ilvl w:val="0"/>
          <w:numId w:val="43"/>
        </w:numPr>
      </w:pPr>
      <w:proofErr w:type="spellStart"/>
      <w:r w:rsidRPr="004B1605">
        <w:rPr>
          <w:i/>
          <w:u w:val="single"/>
        </w:rPr>
        <w:t>IntentosController</w:t>
      </w:r>
      <w:proofErr w:type="spellEnd"/>
      <w:r>
        <w:t>: Excepto un método, el resto son métodos privados los cuales no ha sido posible probar.</w:t>
      </w:r>
    </w:p>
    <w:p w14:paraId="68CE7F76" w14:textId="25D71AEE" w:rsidR="004B1605" w:rsidRDefault="004B1605" w:rsidP="00711285">
      <w:pPr>
        <w:pStyle w:val="Prrafodelista"/>
        <w:numPr>
          <w:ilvl w:val="0"/>
          <w:numId w:val="43"/>
        </w:numPr>
      </w:pPr>
      <w:proofErr w:type="spellStart"/>
      <w:r>
        <w:rPr>
          <w:i/>
          <w:u w:val="single"/>
        </w:rPr>
        <w:t>ProfesoresController</w:t>
      </w:r>
      <w:proofErr w:type="spellEnd"/>
      <w:r w:rsidRPr="004B1605">
        <w:t>:</w:t>
      </w:r>
      <w:r>
        <w:t xml:space="preserve"> Contiene métodos que no permiten realizar pruebas sobre ellos: </w:t>
      </w:r>
      <w:proofErr w:type="spellStart"/>
      <w:r>
        <w:t>generarGráficas</w:t>
      </w:r>
      <w:proofErr w:type="spellEnd"/>
      <w:r>
        <w:t xml:space="preserve">, </w:t>
      </w:r>
      <w:proofErr w:type="spellStart"/>
      <w:r>
        <w:t>comprobarReportePlagiosPrácticas</w:t>
      </w:r>
      <w:proofErr w:type="spellEnd"/>
      <w:r>
        <w:t>…</w:t>
      </w:r>
    </w:p>
    <w:p w14:paraId="4830D1BC" w14:textId="5F860D38" w:rsidR="004B1605" w:rsidRPr="00E11439" w:rsidRDefault="004B1605" w:rsidP="00711285">
      <w:pPr>
        <w:pStyle w:val="Prrafodelista"/>
        <w:numPr>
          <w:ilvl w:val="0"/>
          <w:numId w:val="43"/>
        </w:numPr>
      </w:pPr>
      <w:proofErr w:type="spellStart"/>
      <w:r>
        <w:rPr>
          <w:i/>
          <w:u w:val="single"/>
        </w:rPr>
        <w:t>TestsController</w:t>
      </w:r>
      <w:proofErr w:type="spellEnd"/>
      <w:r w:rsidRPr="004B1605">
        <w:t>:</w:t>
      </w:r>
      <w:r>
        <w:t xml:space="preserve"> Contiene varios métodos privados, además de un método público que recibe el test subido en el formulario, que ha impedido realizar las correspondientes pruebas.</w:t>
      </w:r>
    </w:p>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bookmarkStart w:id="186" w:name="_Toc442285879"/>
      <w:r>
        <w:lastRenderedPageBreak/>
        <w:t>Manual del usuario</w:t>
      </w:r>
      <w:bookmarkEnd w:id="186"/>
    </w:p>
    <w:p w14:paraId="6976494D" w14:textId="05C12398" w:rsidR="00BB04E4" w:rsidRPr="00BB04E4" w:rsidRDefault="00BB04E4" w:rsidP="00BB04E4">
      <w:pPr>
        <w:pStyle w:val="Cuerpo"/>
      </w:pPr>
      <w:r>
        <w:t>Este manual ayudará a usar la aplicación a los posibles futuros usuarios. Dentro de ella se explicará por un lado el manual necesario cuando el usuario se trata de un profesor y por otro cuando se trata de un alumno.</w:t>
      </w:r>
    </w:p>
    <w:p w14:paraId="5B9814B7" w14:textId="74A7DF90" w:rsidR="00ED24F5" w:rsidRDefault="00ED24F5" w:rsidP="00ED24F5">
      <w:pPr>
        <w:pStyle w:val="Ttulo2"/>
      </w:pPr>
      <w:bookmarkStart w:id="187" w:name="_Toc442285880"/>
      <w:r>
        <w:t xml:space="preserve">Manual del </w:t>
      </w:r>
      <w:r w:rsidR="00BB04E4">
        <w:t>profesor</w:t>
      </w:r>
      <w:bookmarkEnd w:id="187"/>
    </w:p>
    <w:p w14:paraId="745F8825" w14:textId="73D54655" w:rsidR="00ED24F5" w:rsidRDefault="00ED24F5" w:rsidP="00ED24F5">
      <w:pPr>
        <w:pStyle w:val="Ttulo3"/>
      </w:pPr>
      <w:bookmarkStart w:id="188" w:name="_Toc442285881"/>
      <w:r>
        <w:t xml:space="preserve">Registrar </w:t>
      </w:r>
      <w:r w:rsidR="00BB04E4">
        <w:t>profesor en la aplicación</w:t>
      </w:r>
      <w:bookmarkEnd w:id="188"/>
    </w:p>
    <w:p w14:paraId="57F8234A" w14:textId="656EA3D3" w:rsidR="00BB04E4" w:rsidRPr="00BB04E4" w:rsidRDefault="00BB04E4" w:rsidP="00BB04E4">
      <w:pPr>
        <w:pStyle w:val="Ttulo4"/>
      </w:pPr>
      <w:r>
        <w:t>Proceso de registro</w:t>
      </w:r>
    </w:p>
    <w:p w14:paraId="0FF6E137" w14:textId="4BF18024" w:rsidR="00ED24F5" w:rsidRDefault="00ED24F5" w:rsidP="00ED24F5">
      <w:pPr>
        <w:pStyle w:val="Cuerpo"/>
      </w:pPr>
      <w:r>
        <w:t>Este es el primer paso que deberá de realizar el profesor para poder utilizar la aplicación.</w:t>
      </w:r>
      <w:r w:rsidR="00BB04E4">
        <w:t xml:space="preserve"> Es imprescindible que este paso sea realizado ya que sino ni profesor ni alumnos podrán acceder a la aplicación.</w:t>
      </w:r>
    </w:p>
    <w:p w14:paraId="0D2AB281" w14:textId="1809A6B9" w:rsidR="00ED24F5" w:rsidRDefault="00BB04E4" w:rsidP="00ED24F5">
      <w:pPr>
        <w:pStyle w:val="Cuerpo"/>
      </w:pPr>
      <w:r>
        <w:t xml:space="preserve">Para proceder al registro del profesor </w:t>
      </w:r>
      <w:r w:rsidR="00ED24F5">
        <w:t>los pasos que ha de seguir son los siguientes:</w:t>
      </w:r>
    </w:p>
    <w:p w14:paraId="3A0EC931" w14:textId="42102214" w:rsidR="00ED24F5" w:rsidRDefault="00BB04E4" w:rsidP="00711285">
      <w:pPr>
        <w:pStyle w:val="Cuerpo"/>
        <w:numPr>
          <w:ilvl w:val="0"/>
          <w:numId w:val="22"/>
        </w:numPr>
      </w:pPr>
      <w:r>
        <w:t>Accedemos a la página del registro en la aplicación</w:t>
      </w:r>
      <w:r w:rsidR="000A44FF">
        <w:t>, que en caso de encontrarse en la propia máquina podrá encontrarse en la</w:t>
      </w:r>
      <w:r>
        <w:t xml:space="preserve"> </w:t>
      </w:r>
      <w:r w:rsidR="000A44FF">
        <w:t>siguiente URL</w:t>
      </w:r>
      <w:r>
        <w:t>:</w:t>
      </w:r>
    </w:p>
    <w:p w14:paraId="64493DD5" w14:textId="77777777" w:rsidR="00ED24F5" w:rsidRDefault="00DD2D73" w:rsidP="00BB04E4">
      <w:pPr>
        <w:pStyle w:val="Cuerpo"/>
        <w:jc w:val="center"/>
      </w:pPr>
      <w:hyperlink r:id="rId82" w:history="1">
        <w:r w:rsidR="00ED24F5" w:rsidRPr="00A90941">
          <w:rPr>
            <w:rStyle w:val="Hipervnculo"/>
          </w:rPr>
          <w:t>http://localhost/AutoCorreccionJava_TFG/Profesores/registrar</w:t>
        </w:r>
      </w:hyperlink>
    </w:p>
    <w:p w14:paraId="68D5F6D5" w14:textId="633B90A2" w:rsidR="00ED24F5" w:rsidRDefault="00BB04E4" w:rsidP="00711285">
      <w:pPr>
        <w:pStyle w:val="Cuerpo"/>
        <w:numPr>
          <w:ilvl w:val="0"/>
          <w:numId w:val="22"/>
        </w:numPr>
      </w:pPr>
      <w:r>
        <w:t>Aparecerá un formulario como el siguiente y rellenaremos</w:t>
      </w:r>
      <w:r w:rsidR="00ED24F5">
        <w:t xml:space="preserve"> los campos del formu</w:t>
      </w:r>
      <w:r>
        <w:t>lario tal y como se nos indican:</w:t>
      </w:r>
    </w:p>
    <w:p w14:paraId="1C3C3B5C" w14:textId="77777777" w:rsidR="00772C34" w:rsidRDefault="00BB04E4" w:rsidP="00772C34">
      <w:pPr>
        <w:pStyle w:val="Cuerpo"/>
        <w:keepNext/>
        <w:ind w:left="720"/>
        <w:jc w:val="center"/>
      </w:pPr>
      <w:r>
        <w:rPr>
          <w:noProof/>
          <w:lang w:eastAsia="es-ES"/>
        </w:rPr>
        <w:drawing>
          <wp:inline distT="0" distB="0" distL="0" distR="0" wp14:anchorId="26F88C08" wp14:editId="2A01DB33">
            <wp:extent cx="2881222" cy="1942723"/>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81222" cy="1942723"/>
                    </a:xfrm>
                    <a:prstGeom prst="rect">
                      <a:avLst/>
                    </a:prstGeom>
                  </pic:spPr>
                </pic:pic>
              </a:graphicData>
            </a:graphic>
          </wp:inline>
        </w:drawing>
      </w:r>
    </w:p>
    <w:p w14:paraId="538CFFBB" w14:textId="0CD2D0C1" w:rsidR="00BB04E4" w:rsidRDefault="00772C34" w:rsidP="0049052F">
      <w:pPr>
        <w:pStyle w:val="Epgrafe"/>
        <w:ind w:firstLine="708"/>
        <w:jc w:val="center"/>
      </w:pPr>
      <w:bookmarkStart w:id="189" w:name="_Toc442285955"/>
      <w:r>
        <w:t xml:space="preserve">Ilustración </w:t>
      </w:r>
      <w:fldSimple w:instr=" SEQ Ilustración \* ARABIC ">
        <w:r w:rsidR="00D663C6">
          <w:rPr>
            <w:noProof/>
          </w:rPr>
          <w:t>60</w:t>
        </w:r>
      </w:fldSimple>
      <w:r>
        <w:t>: Formulario de registro del profesor</w:t>
      </w:r>
      <w:bookmarkEnd w:id="189"/>
    </w:p>
    <w:p w14:paraId="22236755" w14:textId="377F61E9" w:rsidR="00BB04E4" w:rsidRPr="0063187F" w:rsidRDefault="0063187F" w:rsidP="00BB04E4">
      <w:pPr>
        <w:pStyle w:val="Cuerpo"/>
        <w:ind w:left="720"/>
      </w:pPr>
      <w:r>
        <w:lastRenderedPageBreak/>
        <w:t xml:space="preserve">* </w:t>
      </w:r>
      <w:r w:rsidR="00BB04E4" w:rsidRPr="0063187F">
        <w:rPr>
          <w:b/>
          <w:i/>
        </w:rPr>
        <w:t>IMPORTANTE</w:t>
      </w:r>
      <w:r>
        <w:rPr>
          <w:b/>
          <w:i/>
        </w:rPr>
        <w:t xml:space="preserve">: </w:t>
      </w:r>
      <w:r>
        <w:t>El correo electrónico debe de ser el que se usa en Moodle.</w:t>
      </w:r>
    </w:p>
    <w:p w14:paraId="736B3D24" w14:textId="7656C93E" w:rsidR="00ED24F5" w:rsidRDefault="00ED24F5" w:rsidP="00711285">
      <w:pPr>
        <w:pStyle w:val="Cuerpo"/>
        <w:numPr>
          <w:ilvl w:val="0"/>
          <w:numId w:val="22"/>
        </w:numPr>
      </w:pPr>
      <w:r>
        <w:t xml:space="preserve">Una vez rellenado el formulario, </w:t>
      </w:r>
      <w:r w:rsidR="000A44FF">
        <w:t>seleccionamos</w:t>
      </w:r>
      <w:r>
        <w:t xml:space="preserve"> “Registrar” y automáticamente</w:t>
      </w:r>
      <w:r w:rsidR="0063187F">
        <w:t xml:space="preserve"> seremos redirigidos a otra página en la que</w:t>
      </w:r>
      <w:r>
        <w:t xml:space="preserve"> se no</w:t>
      </w:r>
      <w:r w:rsidR="0063187F">
        <w:t>s mostrarán los parámetros LTI (</w:t>
      </w:r>
      <w:r w:rsidR="0063187F" w:rsidRPr="0063187F">
        <w:rPr>
          <w:i/>
        </w:rPr>
        <w:t>URL</w:t>
      </w:r>
      <w:r w:rsidR="0063187F">
        <w:t xml:space="preserve">, </w:t>
      </w:r>
      <w:proofErr w:type="spellStart"/>
      <w:r w:rsidR="0063187F" w:rsidRPr="0063187F">
        <w:rPr>
          <w:i/>
        </w:rPr>
        <w:t>consumer_key</w:t>
      </w:r>
      <w:proofErr w:type="spellEnd"/>
      <w:r w:rsidR="0063187F">
        <w:t xml:space="preserve"> y </w:t>
      </w:r>
      <w:proofErr w:type="spellStart"/>
      <w:r w:rsidR="0063187F" w:rsidRPr="0063187F">
        <w:rPr>
          <w:i/>
        </w:rPr>
        <w:t>secret</w:t>
      </w:r>
      <w:proofErr w:type="spellEnd"/>
      <w:r w:rsidR="0063187F">
        <w:t>)</w:t>
      </w:r>
      <w:r>
        <w:t xml:space="preserve"> necesarios para que el profesor </w:t>
      </w:r>
      <w:r w:rsidR="0063187F">
        <w:t xml:space="preserve">posteriormente </w:t>
      </w:r>
      <w:r>
        <w:t>pueda crear una tarea de tipo “he</w:t>
      </w:r>
      <w:r w:rsidR="0063187F">
        <w:t>rramienta externa” desde Moodle (proceso explicado en el siguiente apartado). El aspecto de esta página es el siguiente:</w:t>
      </w:r>
    </w:p>
    <w:p w14:paraId="0C2A13F5" w14:textId="77777777" w:rsidR="00772C34" w:rsidRDefault="0063187F" w:rsidP="00772C34">
      <w:pPr>
        <w:pStyle w:val="Cuerpo"/>
        <w:keepNext/>
        <w:ind w:left="720"/>
        <w:jc w:val="center"/>
      </w:pPr>
      <w:r>
        <w:rPr>
          <w:noProof/>
          <w:lang w:eastAsia="es-ES"/>
        </w:rPr>
        <w:drawing>
          <wp:inline distT="0" distB="0" distL="0" distR="0" wp14:anchorId="4CCDBD97" wp14:editId="6FD61658">
            <wp:extent cx="3451469" cy="12017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89514" cy="1215011"/>
                    </a:xfrm>
                    <a:prstGeom prst="rect">
                      <a:avLst/>
                    </a:prstGeom>
                  </pic:spPr>
                </pic:pic>
              </a:graphicData>
            </a:graphic>
          </wp:inline>
        </w:drawing>
      </w:r>
    </w:p>
    <w:p w14:paraId="5E004FF2" w14:textId="24C88A9B" w:rsidR="0063187F" w:rsidRDefault="00772C34" w:rsidP="00772C34">
      <w:pPr>
        <w:pStyle w:val="Epgrafe"/>
        <w:jc w:val="center"/>
      </w:pPr>
      <w:bookmarkStart w:id="190" w:name="_Toc442285956"/>
      <w:r>
        <w:t xml:space="preserve">Ilustración </w:t>
      </w:r>
      <w:fldSimple w:instr=" SEQ Ilustración \* ARABIC ">
        <w:r w:rsidR="00D663C6">
          <w:rPr>
            <w:noProof/>
          </w:rPr>
          <w:t>61</w:t>
        </w:r>
      </w:fldSimple>
      <w:r>
        <w:t>: Parámetros LTI obtenidos</w:t>
      </w:r>
      <w:bookmarkEnd w:id="190"/>
    </w:p>
    <w:p w14:paraId="77E6AA02" w14:textId="4D069587" w:rsidR="00F33AA8" w:rsidRDefault="0063187F" w:rsidP="0063187F">
      <w:pPr>
        <w:pStyle w:val="Ttulo4"/>
      </w:pPr>
      <w:r>
        <w:t>Configurar Moodle para acceder a la aplicación</w:t>
      </w:r>
    </w:p>
    <w:p w14:paraId="43F92876" w14:textId="77777777" w:rsidR="0063187F" w:rsidRDefault="0063187F" w:rsidP="00F33AA8">
      <w:r>
        <w:t>Una vez el profesor ha sido registrado y ha obtenido los parámetros LTI, a continuación se va a explicar el proceso que debe de seguir para crear desde Moodle una tarea que enlace con la aplicación y que por lo tanto permita el acceso a ella.</w:t>
      </w:r>
    </w:p>
    <w:p w14:paraId="1C7A29AC" w14:textId="23DBB16B" w:rsidR="0063187F" w:rsidRDefault="0063187F" w:rsidP="0063187F">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enlace en el que se explica cómo crear un curso en Moodle </w:t>
      </w:r>
      <w:r>
        <w:fldChar w:fldCharType="begin"/>
      </w:r>
      <w:r w:rsidR="00F56AD5">
        <w:instrText xml:space="preserve"> ADDIN ZOTERO_ITEM CSL_CITATION {"citationID":"EEO6xeSl","properties":{"formattedCitation":"[17]","plainCitation":"[17]"},"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fldChar w:fldCharType="separate"/>
      </w:r>
      <w:r w:rsidR="00F56AD5" w:rsidRPr="00F56AD5">
        <w:rPr>
          <w:rFonts w:ascii="Calibri" w:hAnsi="Calibri"/>
        </w:rPr>
        <w:t>[17]</w:t>
      </w:r>
      <w:r>
        <w:fldChar w:fldCharType="end"/>
      </w:r>
      <w:r>
        <w:t>.</w:t>
      </w:r>
    </w:p>
    <w:p w14:paraId="159D5B11" w14:textId="3098A67D" w:rsidR="0063187F" w:rsidRDefault="0063187F" w:rsidP="0063187F">
      <w:pPr>
        <w:tabs>
          <w:tab w:val="left" w:pos="7443"/>
        </w:tabs>
      </w:pPr>
      <w:r>
        <w:t>Partiendo de que el curso ya está creado y que el profesor ha accedido a Moodle, la apariencia que veríamos al entrar al curso sería la siguiente:</w:t>
      </w:r>
    </w:p>
    <w:p w14:paraId="4D27D927" w14:textId="77777777" w:rsidR="00772C34" w:rsidRDefault="0063187F" w:rsidP="00772C34">
      <w:pPr>
        <w:pStyle w:val="Prrafodelista"/>
        <w:keepNext/>
        <w:tabs>
          <w:tab w:val="left" w:pos="7443"/>
        </w:tabs>
        <w:ind w:left="720"/>
        <w:jc w:val="center"/>
      </w:pPr>
      <w:r>
        <w:rPr>
          <w:noProof/>
          <w:lang w:eastAsia="es-ES"/>
        </w:rPr>
        <w:lastRenderedPageBreak/>
        <w:drawing>
          <wp:inline distT="0" distB="0" distL="0" distR="0" wp14:anchorId="166CE14B" wp14:editId="2C89BB16">
            <wp:extent cx="2950234" cy="1477198"/>
            <wp:effectExtent l="0" t="0" r="254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84368" cy="1494289"/>
                    </a:xfrm>
                    <a:prstGeom prst="rect">
                      <a:avLst/>
                    </a:prstGeom>
                  </pic:spPr>
                </pic:pic>
              </a:graphicData>
            </a:graphic>
          </wp:inline>
        </w:drawing>
      </w:r>
    </w:p>
    <w:p w14:paraId="50BB5BC3" w14:textId="144989D4" w:rsidR="0063187F" w:rsidRDefault="00772C34" w:rsidP="00772C34">
      <w:pPr>
        <w:pStyle w:val="Epgrafe"/>
        <w:jc w:val="center"/>
      </w:pPr>
      <w:bookmarkStart w:id="191" w:name="_Toc442285957"/>
      <w:r>
        <w:t xml:space="preserve">Ilustración </w:t>
      </w:r>
      <w:fldSimple w:instr=" SEQ Ilustración \* ARABIC ">
        <w:r w:rsidR="00D663C6">
          <w:rPr>
            <w:noProof/>
          </w:rPr>
          <w:t>62</w:t>
        </w:r>
      </w:fldSimple>
      <w:r>
        <w:t>: Moodle aspecto curso</w:t>
      </w:r>
      <w:bookmarkEnd w:id="191"/>
    </w:p>
    <w:p w14:paraId="3EBC37B5" w14:textId="77777777" w:rsidR="0063187F" w:rsidRDefault="0063187F" w:rsidP="0063187F">
      <w:pPr>
        <w:tabs>
          <w:tab w:val="left" w:pos="7443"/>
        </w:tabs>
      </w:pPr>
      <w:r>
        <w:t>Y ahora se explicará de forma detallada cómo crear la tarea dentro del curso:</w:t>
      </w:r>
    </w:p>
    <w:p w14:paraId="55B1FBDC" w14:textId="0DA638E9" w:rsidR="0063187F" w:rsidRDefault="0063187F" w:rsidP="00711285">
      <w:pPr>
        <w:pStyle w:val="Prrafodelista"/>
        <w:numPr>
          <w:ilvl w:val="0"/>
          <w:numId w:val="37"/>
        </w:numPr>
        <w:tabs>
          <w:tab w:val="left" w:pos="7443"/>
        </w:tabs>
      </w:pPr>
      <w:r>
        <w:t>Procedemos a añadir la actividad de tipo “herramienta externa” la cual va a ser la que va a enlazar con nuestra aplicación. Para ello seleccionamos el botón “Añadir una actividad o un recurso” que se encuentra en el tema “Tema 1” y marcamos la opción de “Herramienta externa” y en “Agregar”.</w:t>
      </w:r>
    </w:p>
    <w:p w14:paraId="4843EF0F"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6002A220" wp14:editId="13CE18C2">
            <wp:extent cx="2613804" cy="293871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39591" cy="2967704"/>
                    </a:xfrm>
                    <a:prstGeom prst="rect">
                      <a:avLst/>
                    </a:prstGeom>
                  </pic:spPr>
                </pic:pic>
              </a:graphicData>
            </a:graphic>
          </wp:inline>
        </w:drawing>
      </w:r>
    </w:p>
    <w:p w14:paraId="28181059" w14:textId="4731C567" w:rsidR="0063187F" w:rsidRDefault="00772C34" w:rsidP="00772C34">
      <w:pPr>
        <w:pStyle w:val="Epgrafe"/>
        <w:jc w:val="center"/>
      </w:pPr>
      <w:bookmarkStart w:id="192" w:name="_Toc442285958"/>
      <w:r>
        <w:t xml:space="preserve">Ilustración </w:t>
      </w:r>
      <w:fldSimple w:instr=" SEQ Ilustración \* ARABIC ">
        <w:r w:rsidR="00D663C6">
          <w:rPr>
            <w:noProof/>
          </w:rPr>
          <w:t>63</w:t>
        </w:r>
      </w:fldSimple>
      <w:r>
        <w:t>: Moodle selección herramienta externa</w:t>
      </w:r>
      <w:bookmarkEnd w:id="192"/>
    </w:p>
    <w:p w14:paraId="3E37EF9D" w14:textId="77777777" w:rsidR="0063187F" w:rsidRDefault="0063187F" w:rsidP="00711285">
      <w:pPr>
        <w:pStyle w:val="Prrafodelista"/>
        <w:numPr>
          <w:ilvl w:val="0"/>
          <w:numId w:val="37"/>
        </w:numPr>
        <w:tabs>
          <w:tab w:val="left" w:pos="7443"/>
        </w:tabs>
      </w:pPr>
      <w:r>
        <w:t>A continuación nos aparecerá un formulario con una serie de campos que deberemos de rellenar de la forma que va a explicarse a continuación:</w:t>
      </w:r>
    </w:p>
    <w:p w14:paraId="02F0263E" w14:textId="77777777" w:rsidR="0063187F" w:rsidRDefault="0063187F" w:rsidP="0063187F">
      <w:pPr>
        <w:pStyle w:val="Prrafodelista"/>
        <w:tabs>
          <w:tab w:val="left" w:pos="7443"/>
        </w:tabs>
        <w:ind w:left="720"/>
      </w:pPr>
      <w:r>
        <w:lastRenderedPageBreak/>
        <w:t>El apartado “General” contendrá los siguientes campos:</w:t>
      </w:r>
    </w:p>
    <w:p w14:paraId="51F7C195" w14:textId="77777777" w:rsidR="0063187F" w:rsidRPr="00BC4562" w:rsidRDefault="0063187F" w:rsidP="00711285">
      <w:pPr>
        <w:pStyle w:val="Prrafodelista"/>
        <w:numPr>
          <w:ilvl w:val="0"/>
          <w:numId w:val="16"/>
        </w:numPr>
        <w:tabs>
          <w:tab w:val="left" w:pos="7443"/>
        </w:tabs>
        <w:rPr>
          <w:b/>
        </w:rPr>
      </w:pPr>
      <w:r w:rsidRPr="00BC4562">
        <w:rPr>
          <w:b/>
        </w:rPr>
        <w:t>Nombre de la actividad:</w:t>
      </w:r>
      <w:r>
        <w:rPr>
          <w:b/>
        </w:rPr>
        <w:t xml:space="preserve"> </w:t>
      </w:r>
      <w:r>
        <w:t>establecemos el nombre que queramos para nuestra actividad.</w:t>
      </w:r>
    </w:p>
    <w:p w14:paraId="423B2336" w14:textId="77777777" w:rsidR="009A2BCB" w:rsidRDefault="0063187F" w:rsidP="009A2BCB">
      <w:pPr>
        <w:pStyle w:val="Prrafodelista"/>
        <w:numPr>
          <w:ilvl w:val="0"/>
          <w:numId w:val="16"/>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60EFC54A" w14:textId="428A1228" w:rsidR="00480810" w:rsidRPr="00480810" w:rsidRDefault="00480810" w:rsidP="00480810">
      <w:pPr>
        <w:jc w:val="left"/>
        <w:rPr>
          <w:b/>
        </w:rPr>
      </w:pPr>
      <w:r>
        <w:rPr>
          <w:b/>
        </w:rPr>
        <w:br w:type="page"/>
      </w:r>
    </w:p>
    <w:p w14:paraId="76C45112" w14:textId="56926BF3" w:rsidR="0063187F" w:rsidRDefault="0063187F" w:rsidP="009A2BCB">
      <w:pPr>
        <w:pStyle w:val="Prrafodelista"/>
        <w:tabs>
          <w:tab w:val="left" w:pos="7443"/>
        </w:tabs>
        <w:ind w:left="1440"/>
      </w:pPr>
      <w:r w:rsidRPr="009A2BCB">
        <w:rPr>
          <w:i/>
          <w:u w:val="single"/>
        </w:rPr>
        <w:lastRenderedPageBreak/>
        <w:t>Apartado “Ajustes de la herramienta”</w:t>
      </w:r>
      <w:r w:rsidR="009A2BCB">
        <w:t>: contiene</w:t>
      </w:r>
      <w:r>
        <w:t xml:space="preserve"> los siguientes campos:</w:t>
      </w:r>
    </w:p>
    <w:p w14:paraId="646723B6" w14:textId="77777777" w:rsidR="0063187F" w:rsidRPr="008B3132" w:rsidRDefault="0063187F" w:rsidP="009A2BCB">
      <w:pPr>
        <w:pStyle w:val="Prrafodelista"/>
        <w:numPr>
          <w:ilvl w:val="2"/>
          <w:numId w:val="16"/>
        </w:numPr>
        <w:tabs>
          <w:tab w:val="left" w:pos="7443"/>
        </w:tabs>
        <w:ind w:left="1800"/>
        <w:rPr>
          <w:u w:val="single"/>
        </w:rPr>
      </w:pPr>
      <w:proofErr w:type="spellStart"/>
      <w:r w:rsidRPr="008B3132">
        <w:rPr>
          <w:u w:val="single"/>
        </w:rPr>
        <w:t>Tool</w:t>
      </w:r>
      <w:proofErr w:type="spellEnd"/>
      <w:r w:rsidRPr="008B3132">
        <w:rPr>
          <w:u w:val="single"/>
        </w:rPr>
        <w:t xml:space="preserve"> </w:t>
      </w:r>
      <w:proofErr w:type="spellStart"/>
      <w:r w:rsidRPr="008B3132">
        <w:rPr>
          <w:u w:val="single"/>
        </w:rPr>
        <w:t>name</w:t>
      </w:r>
      <w:proofErr w:type="spellEnd"/>
      <w:r w:rsidRPr="008B3132">
        <w:rPr>
          <w:u w:val="single"/>
        </w:rPr>
        <w:t>:</w:t>
      </w:r>
      <w:r>
        <w:t xml:space="preserve"> asignamos el nombre que queramos.</w:t>
      </w:r>
    </w:p>
    <w:p w14:paraId="63D1E6D7" w14:textId="06E29E4A" w:rsidR="0063187F" w:rsidRPr="008B3132" w:rsidRDefault="0063187F" w:rsidP="009A2BCB">
      <w:pPr>
        <w:pStyle w:val="Prrafodelista"/>
        <w:numPr>
          <w:ilvl w:val="2"/>
          <w:numId w:val="16"/>
        </w:numPr>
        <w:tabs>
          <w:tab w:val="left" w:pos="7443"/>
        </w:tabs>
        <w:ind w:left="1800"/>
        <w:rPr>
          <w:u w:val="single"/>
        </w:rPr>
      </w:pPr>
      <w:proofErr w:type="spellStart"/>
      <w:r>
        <w:rPr>
          <w:u w:val="single"/>
        </w:rPr>
        <w:t>Tool</w:t>
      </w:r>
      <w:proofErr w:type="spellEnd"/>
      <w:r>
        <w:rPr>
          <w:u w:val="single"/>
        </w:rPr>
        <w:t xml:space="preserve"> base URL:</w:t>
      </w:r>
      <w:r>
        <w:t xml:space="preserve"> será la dirección que permite acceder a nuestra aplicación web, es la conexión.</w:t>
      </w:r>
      <w:r w:rsidR="000A2F62">
        <w:t xml:space="preserve"> Se deberá de establecer la URL proporcionada al profesor en el momento del registro. </w:t>
      </w:r>
      <w:r w:rsidR="000A2F62" w:rsidRPr="0063187F">
        <w:rPr>
          <w:b/>
          <w:i/>
        </w:rPr>
        <w:t>IMPORTANTE</w:t>
      </w:r>
      <w:r w:rsidR="000A2F62">
        <w:rPr>
          <w:b/>
          <w:i/>
        </w:rPr>
        <w:t xml:space="preserve"> </w:t>
      </w:r>
      <w:r w:rsidR="000A2F62">
        <w:t>que sea la misma ya que si no será imposible el acceso a la aplicación.</w:t>
      </w:r>
    </w:p>
    <w:p w14:paraId="0691AB43" w14:textId="3A915D38" w:rsidR="0063187F" w:rsidRDefault="0063187F" w:rsidP="009A2BCB">
      <w:pPr>
        <w:pStyle w:val="Prrafodelista"/>
        <w:numPr>
          <w:ilvl w:val="2"/>
          <w:numId w:val="16"/>
        </w:numPr>
        <w:tabs>
          <w:tab w:val="left" w:pos="7443"/>
        </w:tabs>
        <w:ind w:left="1800"/>
        <w:rPr>
          <w:u w:val="single"/>
        </w:rPr>
      </w:pPr>
      <w:r>
        <w:rPr>
          <w:u w:val="single"/>
        </w:rPr>
        <w:t>Clave de cliente (</w:t>
      </w:r>
      <w:proofErr w:type="spellStart"/>
      <w:r w:rsidRPr="0049052F">
        <w:rPr>
          <w:i/>
          <w:u w:val="single"/>
        </w:rPr>
        <w:t>consumer</w:t>
      </w:r>
      <w:proofErr w:type="spellEnd"/>
      <w:r w:rsidRPr="0049052F">
        <w:rPr>
          <w:i/>
          <w:u w:val="single"/>
        </w:rPr>
        <w:t xml:space="preserve"> </w:t>
      </w:r>
      <w:proofErr w:type="spellStart"/>
      <w:r w:rsidRPr="0049052F">
        <w:rPr>
          <w:i/>
          <w:u w:val="single"/>
        </w:rPr>
        <w:t>key</w:t>
      </w:r>
      <w:proofErr w:type="spellEnd"/>
      <w:r>
        <w:rPr>
          <w:u w:val="single"/>
        </w:rPr>
        <w:t>):</w:t>
      </w:r>
      <w:r>
        <w:t xml:space="preserve"> Se establecerá la que se le fue proporcionada al profesor en el momento del registro. </w:t>
      </w:r>
      <w:r w:rsidRPr="0063187F">
        <w:rPr>
          <w:b/>
          <w:i/>
        </w:rPr>
        <w:t>IMPORTANTE</w:t>
      </w:r>
      <w:r>
        <w:rPr>
          <w:b/>
          <w:i/>
        </w:rPr>
        <w:t xml:space="preserve"> </w:t>
      </w:r>
      <w:r>
        <w:t>que sea la misma ya que si no se denegará el acceso a la aplicación.</w:t>
      </w:r>
    </w:p>
    <w:p w14:paraId="1D63E50F" w14:textId="736EBB89" w:rsidR="0063187F" w:rsidRPr="008B3132" w:rsidRDefault="0063187F" w:rsidP="009A2BCB">
      <w:pPr>
        <w:pStyle w:val="Prrafodelista"/>
        <w:numPr>
          <w:ilvl w:val="2"/>
          <w:numId w:val="16"/>
        </w:numPr>
        <w:tabs>
          <w:tab w:val="left" w:pos="7443"/>
        </w:tabs>
        <w:ind w:left="1800"/>
        <w:rPr>
          <w:u w:val="single"/>
        </w:rPr>
      </w:pPr>
      <w:proofErr w:type="spellStart"/>
      <w:r w:rsidRPr="0049052F">
        <w:rPr>
          <w:i/>
          <w:u w:val="single"/>
        </w:rPr>
        <w:t>Secret</w:t>
      </w:r>
      <w:proofErr w:type="spellEnd"/>
      <w:r>
        <w:rPr>
          <w:u w:val="single"/>
        </w:rPr>
        <w:t xml:space="preserve">: </w:t>
      </w:r>
      <w:r>
        <w:t xml:space="preserve">Se establecerá el que se le fue proporcionada al profesor en el momento del registro. </w:t>
      </w:r>
      <w:r w:rsidRPr="0063187F">
        <w:rPr>
          <w:b/>
          <w:i/>
        </w:rPr>
        <w:t>IMPORTANTE</w:t>
      </w:r>
      <w:r>
        <w:rPr>
          <w:b/>
          <w:i/>
        </w:rPr>
        <w:t xml:space="preserve"> </w:t>
      </w:r>
      <w:r>
        <w:t>que sea el mismo ya que si no se denegará el acceso a la aplicación.</w:t>
      </w:r>
    </w:p>
    <w:p w14:paraId="1C574160" w14:textId="77777777" w:rsidR="0063187F" w:rsidRDefault="0063187F" w:rsidP="009A2BCB">
      <w:pPr>
        <w:pStyle w:val="Prrafodelista"/>
        <w:numPr>
          <w:ilvl w:val="2"/>
          <w:numId w:val="16"/>
        </w:numPr>
        <w:tabs>
          <w:tab w:val="left" w:pos="7443"/>
        </w:tabs>
        <w:ind w:left="1800"/>
        <w:rPr>
          <w:u w:val="single"/>
        </w:rPr>
      </w:pPr>
      <w:r>
        <w:rPr>
          <w:u w:val="single"/>
        </w:rPr>
        <w:t>Parámetros personalizados:</w:t>
      </w:r>
      <w:r>
        <w:t xml:space="preserve"> no rellenamos nada.</w:t>
      </w:r>
    </w:p>
    <w:p w14:paraId="5A73B9F1" w14:textId="77777777" w:rsidR="0063187F" w:rsidRPr="0018567C" w:rsidRDefault="0063187F" w:rsidP="009A2BCB">
      <w:pPr>
        <w:pStyle w:val="Prrafodelista"/>
        <w:numPr>
          <w:ilvl w:val="2"/>
          <w:numId w:val="16"/>
        </w:numPr>
        <w:tabs>
          <w:tab w:val="left" w:pos="7443"/>
        </w:tabs>
        <w:ind w:left="1800"/>
        <w:rPr>
          <w:u w:val="single"/>
        </w:rPr>
      </w:pPr>
      <w:r>
        <w:rPr>
          <w:u w:val="single"/>
        </w:rPr>
        <w:t xml:space="preserve">Contenedor de inicio por defecto: </w:t>
      </w:r>
      <w:r>
        <w:t>opción que viene por defecto.</w:t>
      </w:r>
    </w:p>
    <w:p w14:paraId="24B149FD" w14:textId="77777777" w:rsidR="0063187F" w:rsidRDefault="0063187F" w:rsidP="009A2BCB">
      <w:pPr>
        <w:tabs>
          <w:tab w:val="left" w:pos="7443"/>
        </w:tabs>
        <w:ind w:left="1044"/>
      </w:pPr>
      <w:r>
        <w:t>El aspecto se tendrá que parecer al siguiente:</w:t>
      </w:r>
    </w:p>
    <w:p w14:paraId="2B67EFBF" w14:textId="77777777" w:rsidR="00772C34" w:rsidRDefault="000A2F62" w:rsidP="009A2BCB">
      <w:pPr>
        <w:keepNext/>
        <w:tabs>
          <w:tab w:val="left" w:pos="7443"/>
        </w:tabs>
        <w:ind w:left="1416"/>
      </w:pPr>
      <w:r>
        <w:rPr>
          <w:noProof/>
          <w:lang w:eastAsia="es-ES"/>
        </w:rPr>
        <w:drawing>
          <wp:inline distT="0" distB="0" distL="0" distR="0" wp14:anchorId="2684CFE6" wp14:editId="51914D8A">
            <wp:extent cx="2113472" cy="2338139"/>
            <wp:effectExtent l="0" t="0" r="127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18325" cy="2343508"/>
                    </a:xfrm>
                    <a:prstGeom prst="rect">
                      <a:avLst/>
                    </a:prstGeom>
                  </pic:spPr>
                </pic:pic>
              </a:graphicData>
            </a:graphic>
          </wp:inline>
        </w:drawing>
      </w:r>
    </w:p>
    <w:p w14:paraId="407036EB" w14:textId="711BC24E" w:rsidR="0063187F" w:rsidRPr="0018567C" w:rsidRDefault="00772C34" w:rsidP="00772C34">
      <w:pPr>
        <w:pStyle w:val="Epgrafe"/>
        <w:jc w:val="center"/>
      </w:pPr>
      <w:bookmarkStart w:id="193" w:name="_Toc442285959"/>
      <w:r>
        <w:t xml:space="preserve">Ilustración </w:t>
      </w:r>
      <w:fldSimple w:instr=" SEQ Ilustración \* ARABIC ">
        <w:r w:rsidR="00D663C6">
          <w:rPr>
            <w:noProof/>
          </w:rPr>
          <w:t>64</w:t>
        </w:r>
      </w:fldSimple>
      <w:r>
        <w:t>: Moodle configuración parámetros de la tarea paso 1</w:t>
      </w:r>
      <w:bookmarkEnd w:id="193"/>
    </w:p>
    <w:p w14:paraId="2BF79E34" w14:textId="77777777" w:rsidR="0063187F" w:rsidRDefault="0063187F" w:rsidP="009A2BCB">
      <w:pPr>
        <w:pStyle w:val="Prrafodelista"/>
        <w:tabs>
          <w:tab w:val="left" w:pos="7443"/>
        </w:tabs>
        <w:ind w:left="1068"/>
      </w:pPr>
      <w:r w:rsidRPr="009A2BCB">
        <w:rPr>
          <w:i/>
          <w:u w:val="single"/>
        </w:rPr>
        <w:lastRenderedPageBreak/>
        <w:t>Apartado “</w:t>
      </w:r>
      <w:proofErr w:type="spellStart"/>
      <w:r w:rsidRPr="009A2BCB">
        <w:rPr>
          <w:i/>
          <w:u w:val="single"/>
        </w:rPr>
        <w:t>Privacy</w:t>
      </w:r>
      <w:proofErr w:type="spellEnd"/>
      <w:r w:rsidRPr="009A2BCB">
        <w:rPr>
          <w:i/>
          <w:u w:val="single"/>
        </w:rPr>
        <w:t>”</w:t>
      </w:r>
      <w:r w:rsidRPr="009A2BCB">
        <w:rPr>
          <w:i/>
        </w:rPr>
        <w:t xml:space="preserve">: </w:t>
      </w:r>
      <w:r>
        <w:t>Aparecerán 3 desplegables los cuales serán rellenados seleccionado la opción “Siempre”, para que así nuestra aplicación web pueda tener acceso a dicha información.</w:t>
      </w:r>
    </w:p>
    <w:p w14:paraId="6BA1FF60" w14:textId="77777777" w:rsidR="00772C34" w:rsidRDefault="0063187F" w:rsidP="00772C34">
      <w:pPr>
        <w:pStyle w:val="Prrafodelista"/>
        <w:keepNext/>
        <w:tabs>
          <w:tab w:val="left" w:pos="7443"/>
        </w:tabs>
        <w:ind w:left="2160"/>
      </w:pPr>
      <w:r>
        <w:rPr>
          <w:noProof/>
          <w:lang w:eastAsia="es-ES"/>
        </w:rPr>
        <w:drawing>
          <wp:inline distT="0" distB="0" distL="0" distR="0" wp14:anchorId="7ABFDBDA" wp14:editId="39261541">
            <wp:extent cx="2647137" cy="164772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2437"/>
                    <a:stretch/>
                  </pic:blipFill>
                  <pic:spPr bwMode="auto">
                    <a:xfrm>
                      <a:off x="0" y="0"/>
                      <a:ext cx="2675551" cy="1665407"/>
                    </a:xfrm>
                    <a:prstGeom prst="rect">
                      <a:avLst/>
                    </a:prstGeom>
                    <a:ln>
                      <a:noFill/>
                    </a:ln>
                    <a:extLst>
                      <a:ext uri="{53640926-AAD7-44D8-BBD7-CCE9431645EC}">
                        <a14:shadowObscured xmlns:a14="http://schemas.microsoft.com/office/drawing/2010/main"/>
                      </a:ext>
                    </a:extLst>
                  </pic:spPr>
                </pic:pic>
              </a:graphicData>
            </a:graphic>
          </wp:inline>
        </w:drawing>
      </w:r>
    </w:p>
    <w:p w14:paraId="557CF9A5" w14:textId="7042B009" w:rsidR="0063187F" w:rsidRDefault="00772C34" w:rsidP="00210252">
      <w:pPr>
        <w:pStyle w:val="Epgrafe"/>
        <w:ind w:left="708" w:firstLine="708"/>
        <w:jc w:val="center"/>
      </w:pPr>
      <w:bookmarkStart w:id="194" w:name="_Toc442285960"/>
      <w:r>
        <w:t xml:space="preserve">Ilustración </w:t>
      </w:r>
      <w:fldSimple w:instr=" SEQ Ilustración \* ARABIC ">
        <w:r w:rsidR="00D663C6">
          <w:rPr>
            <w:noProof/>
          </w:rPr>
          <w:t>65</w:t>
        </w:r>
      </w:fldSimple>
      <w:r>
        <w:t>: Moodle configuración parámetros de la tarea paso 2</w:t>
      </w:r>
      <w:bookmarkEnd w:id="194"/>
    </w:p>
    <w:p w14:paraId="36821718" w14:textId="77777777" w:rsidR="0063187F" w:rsidRPr="008B3132" w:rsidRDefault="0063187F" w:rsidP="009A2BCB">
      <w:pPr>
        <w:pStyle w:val="Prrafodelista"/>
        <w:numPr>
          <w:ilvl w:val="0"/>
          <w:numId w:val="46"/>
        </w:numPr>
        <w:tabs>
          <w:tab w:val="left" w:pos="7443"/>
        </w:tabs>
      </w:pPr>
      <w:r>
        <w:t>Tras estos cambios, acabamos clicando el botón de abajo “Guardar cambios”.</w:t>
      </w:r>
    </w:p>
    <w:p w14:paraId="37BCB9A1" w14:textId="77777777" w:rsidR="0063187F" w:rsidRDefault="0063187F" w:rsidP="00711285">
      <w:pPr>
        <w:pStyle w:val="Prrafodelista"/>
        <w:numPr>
          <w:ilvl w:val="0"/>
          <w:numId w:val="16"/>
        </w:numPr>
        <w:tabs>
          <w:tab w:val="left" w:pos="7443"/>
        </w:tabs>
        <w:rPr>
          <w:b/>
        </w:rPr>
      </w:pPr>
      <w:r>
        <w:rPr>
          <w:b/>
        </w:rPr>
        <w:t xml:space="preserve">URL de inicio: </w:t>
      </w:r>
      <w:r>
        <w:t>lo dejamos vacío.</w:t>
      </w:r>
    </w:p>
    <w:p w14:paraId="5E2A1B05" w14:textId="77777777" w:rsidR="0063187F" w:rsidRPr="0018567C" w:rsidRDefault="0063187F" w:rsidP="00711285">
      <w:pPr>
        <w:pStyle w:val="Prrafodelista"/>
        <w:numPr>
          <w:ilvl w:val="0"/>
          <w:numId w:val="16"/>
        </w:numPr>
        <w:tabs>
          <w:tab w:val="left" w:pos="7443"/>
        </w:tabs>
        <w:rPr>
          <w:b/>
        </w:rPr>
      </w:pPr>
      <w:r>
        <w:rPr>
          <w:b/>
        </w:rPr>
        <w:t xml:space="preserve">Iniciar el contenedor: </w:t>
      </w:r>
      <w:r>
        <w:t>dejamos la opción que viene por defecto.</w:t>
      </w:r>
    </w:p>
    <w:p w14:paraId="105B7E3D" w14:textId="77777777" w:rsidR="0063187F" w:rsidRDefault="0063187F" w:rsidP="00711285">
      <w:pPr>
        <w:pStyle w:val="Prrafodelista"/>
        <w:numPr>
          <w:ilvl w:val="0"/>
          <w:numId w:val="37"/>
        </w:numPr>
        <w:tabs>
          <w:tab w:val="left" w:pos="7443"/>
        </w:tabs>
      </w:pPr>
      <w:r>
        <w:t>Finalmente pulsamos el botón “Guardar cambios y regresar al curso” que aparece en la parte inferior y ya tendremos agregada la actividad en nuestro curso, la cual cuando seleccionemos nos enlazará con nuestra aplicación web. El aspecto se asemejará al siguiente:</w:t>
      </w:r>
    </w:p>
    <w:p w14:paraId="0F12C41A"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2BFCD1AA" wp14:editId="50B5A4CE">
            <wp:extent cx="2670727" cy="81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44822" cy="842246"/>
                    </a:xfrm>
                    <a:prstGeom prst="rect">
                      <a:avLst/>
                    </a:prstGeom>
                  </pic:spPr>
                </pic:pic>
              </a:graphicData>
            </a:graphic>
          </wp:inline>
        </w:drawing>
      </w:r>
    </w:p>
    <w:p w14:paraId="022FAFE6" w14:textId="1629D0D5" w:rsidR="009A2BCB" w:rsidRDefault="00772C34" w:rsidP="0049052F">
      <w:pPr>
        <w:pStyle w:val="Epgrafe"/>
        <w:jc w:val="center"/>
      </w:pPr>
      <w:bookmarkStart w:id="195" w:name="_Toc442285961"/>
      <w:r>
        <w:t xml:space="preserve">Ilustración </w:t>
      </w:r>
      <w:fldSimple w:instr=" SEQ Ilustración \* ARABIC ">
        <w:r w:rsidR="00D663C6">
          <w:rPr>
            <w:noProof/>
          </w:rPr>
          <w:t>66</w:t>
        </w:r>
      </w:fldSimple>
      <w:r>
        <w:t>: Moodle tarea creada</w:t>
      </w:r>
      <w:bookmarkEnd w:id="195"/>
    </w:p>
    <w:p w14:paraId="4CA7FA40" w14:textId="7749682C" w:rsidR="00480810" w:rsidRPr="00480810" w:rsidRDefault="00480810" w:rsidP="00480810">
      <w:pPr>
        <w:jc w:val="left"/>
      </w:pPr>
      <w:r>
        <w:br w:type="page"/>
      </w:r>
    </w:p>
    <w:p w14:paraId="259207AD" w14:textId="65B07792" w:rsidR="000A2F62" w:rsidRDefault="000A2F62" w:rsidP="000A2F62">
      <w:pPr>
        <w:pStyle w:val="Ttulo3"/>
      </w:pPr>
      <w:bookmarkStart w:id="196" w:name="_Toc442285882"/>
      <w:r>
        <w:lastRenderedPageBreak/>
        <w:t xml:space="preserve">Panel </w:t>
      </w:r>
      <w:r w:rsidR="00045E0E">
        <w:t>principal</w:t>
      </w:r>
      <w:bookmarkEnd w:id="196"/>
    </w:p>
    <w:p w14:paraId="514A4E0C" w14:textId="225B25AC" w:rsidR="000A2F62" w:rsidRDefault="000A2F62" w:rsidP="000A2F62">
      <w:pPr>
        <w:tabs>
          <w:tab w:val="left" w:pos="7443"/>
        </w:tabs>
      </w:pPr>
      <w:r>
        <w:t>El aspecto que va a tener la aplicación cuando el profesor accede a ella es el siguiente:</w:t>
      </w:r>
    </w:p>
    <w:p w14:paraId="3F00BEA0" w14:textId="77777777" w:rsidR="00772C34" w:rsidRDefault="000A2F62" w:rsidP="00772C34">
      <w:pPr>
        <w:keepNext/>
        <w:tabs>
          <w:tab w:val="left" w:pos="7443"/>
        </w:tabs>
        <w:jc w:val="center"/>
      </w:pPr>
      <w:r>
        <w:rPr>
          <w:noProof/>
          <w:lang w:eastAsia="es-ES"/>
        </w:rPr>
        <w:drawing>
          <wp:inline distT="0" distB="0" distL="0" distR="0" wp14:anchorId="166194CB" wp14:editId="08102F93">
            <wp:extent cx="3968511" cy="2467254"/>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02502" cy="2488386"/>
                    </a:xfrm>
                    <a:prstGeom prst="rect">
                      <a:avLst/>
                    </a:prstGeom>
                  </pic:spPr>
                </pic:pic>
              </a:graphicData>
            </a:graphic>
          </wp:inline>
        </w:drawing>
      </w:r>
    </w:p>
    <w:p w14:paraId="19566486" w14:textId="2435DC7D" w:rsidR="000A2F62" w:rsidRDefault="00772C34" w:rsidP="00772C34">
      <w:pPr>
        <w:pStyle w:val="Epgrafe"/>
        <w:jc w:val="center"/>
      </w:pPr>
      <w:bookmarkStart w:id="197" w:name="_Toc442285962"/>
      <w:r>
        <w:t xml:space="preserve">Ilustración </w:t>
      </w:r>
      <w:fldSimple w:instr=" SEQ Ilustración \* ARABIC ">
        <w:r w:rsidR="00D663C6">
          <w:rPr>
            <w:noProof/>
          </w:rPr>
          <w:t>67</w:t>
        </w:r>
      </w:fldSimple>
      <w:r>
        <w:t>: Panel principal del profesor de la aplicación</w:t>
      </w:r>
      <w:bookmarkEnd w:id="197"/>
    </w:p>
    <w:p w14:paraId="46A98C63" w14:textId="461EB4BE" w:rsidR="000A2F62" w:rsidRDefault="000A2F62" w:rsidP="000A2F62">
      <w:pPr>
        <w:tabs>
          <w:tab w:val="left" w:pos="7443"/>
        </w:tabs>
      </w:pPr>
      <w:r>
        <w:t>En los siguientes apartados se van a explicar cada una de las tareas que puede realizar el profesor desde su panel:</w:t>
      </w:r>
    </w:p>
    <w:p w14:paraId="6C16EA12" w14:textId="305D71AB" w:rsidR="000A2F62" w:rsidRDefault="00045E0E" w:rsidP="00125F1A">
      <w:pPr>
        <w:pStyle w:val="Ttulo3"/>
      </w:pPr>
      <w:bookmarkStart w:id="198" w:name="_Toc442285883"/>
      <w:r>
        <w:t>Panel Configuración</w:t>
      </w:r>
      <w:bookmarkEnd w:id="198"/>
    </w:p>
    <w:p w14:paraId="0EC95D35" w14:textId="7152F720" w:rsidR="000A2F62" w:rsidRDefault="000A2F62" w:rsidP="000A2F62">
      <w:r>
        <w:t>En primer lugar el profesor deberá seleccionar la opción “Configuración” presente en el panel principal.</w:t>
      </w:r>
    </w:p>
    <w:p w14:paraId="214390BE" w14:textId="77777777" w:rsidR="000A2F62" w:rsidRDefault="000A2F62" w:rsidP="000A2F62">
      <w:r>
        <w:t>Tras esto, se le abrirá una nueva página donde le profesor podrá configurar los parámetros correspondientes a la tarea. Estos parámetros afectarán tanto a las prácticas que suban los alumnos como a los propios test del profesor, como es el caso del “paquete”, y a diferencia de los otros campos que únicamente afectarán a las prácticas de los alumnos.</w:t>
      </w:r>
    </w:p>
    <w:p w14:paraId="129ECE09" w14:textId="70E9D430" w:rsidR="000A2F62" w:rsidRPr="000A2F62" w:rsidRDefault="000A2F62" w:rsidP="000A2F62">
      <w:r>
        <w:t xml:space="preserve">El aspecto de este panel de configuración del profesor </w:t>
      </w:r>
      <w:r w:rsidR="00045E0E">
        <w:t>es</w:t>
      </w:r>
      <w:r>
        <w:t xml:space="preserve"> el siguiente:</w:t>
      </w:r>
    </w:p>
    <w:p w14:paraId="146D2190" w14:textId="77777777" w:rsidR="00772C34" w:rsidRDefault="00045E0E" w:rsidP="00772C34">
      <w:pPr>
        <w:keepNext/>
        <w:jc w:val="center"/>
      </w:pPr>
      <w:r>
        <w:rPr>
          <w:noProof/>
          <w:lang w:eastAsia="es-ES"/>
        </w:rPr>
        <w:lastRenderedPageBreak/>
        <w:drawing>
          <wp:inline distT="0" distB="0" distL="0" distR="0" wp14:anchorId="1E52053A" wp14:editId="1E8F0AA4">
            <wp:extent cx="3707196" cy="1915064"/>
            <wp:effectExtent l="0" t="0" r="762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55644" cy="1940091"/>
                    </a:xfrm>
                    <a:prstGeom prst="rect">
                      <a:avLst/>
                    </a:prstGeom>
                  </pic:spPr>
                </pic:pic>
              </a:graphicData>
            </a:graphic>
          </wp:inline>
        </w:drawing>
      </w:r>
    </w:p>
    <w:p w14:paraId="6CD3E3C3" w14:textId="6E6C02E9" w:rsidR="00045E0E" w:rsidRDefault="00772C34" w:rsidP="00772C34">
      <w:pPr>
        <w:pStyle w:val="Epgrafe"/>
        <w:jc w:val="center"/>
      </w:pPr>
      <w:bookmarkStart w:id="199" w:name="_Toc442285963"/>
      <w:r>
        <w:t xml:space="preserve">Ilustración </w:t>
      </w:r>
      <w:fldSimple w:instr=" SEQ Ilustración \* ARABIC ">
        <w:r w:rsidR="00D663C6">
          <w:rPr>
            <w:noProof/>
          </w:rPr>
          <w:t>68</w:t>
        </w:r>
      </w:fldSimple>
      <w:r>
        <w:t>: Panel del profesor de configuración de parámetros de la tarea</w:t>
      </w:r>
      <w:bookmarkEnd w:id="199"/>
    </w:p>
    <w:p w14:paraId="19918544" w14:textId="363D6E22" w:rsidR="00045E0E" w:rsidRDefault="00045E0E" w:rsidP="00045E0E">
      <w:r>
        <w:t xml:space="preserve">Para </w:t>
      </w:r>
      <w:r w:rsidR="000A44FF">
        <w:t>ayudar a realizar</w:t>
      </w:r>
      <w:r>
        <w:t xml:space="preserve"> una configuración correcta, </w:t>
      </w:r>
      <w:r w:rsidR="000A44FF">
        <w:t xml:space="preserve">se puede </w:t>
      </w:r>
      <w:r>
        <w:t>consultar primero el botón “</w:t>
      </w:r>
      <w:proofErr w:type="spellStart"/>
      <w:r>
        <w:t>info</w:t>
      </w:r>
      <w:proofErr w:type="spellEnd"/>
      <w:r>
        <w:t>” presente en el título en el cuál se expli</w:t>
      </w:r>
      <w:r w:rsidR="00772C34">
        <w:t>carán puntos a tener en cuenta.</w:t>
      </w:r>
    </w:p>
    <w:p w14:paraId="49281F4F" w14:textId="77777777" w:rsidR="00045E0E" w:rsidRDefault="00045E0E" w:rsidP="007744AE">
      <w:pPr>
        <w:pStyle w:val="Ttulo3"/>
      </w:pPr>
      <w:bookmarkStart w:id="200" w:name="_Toc442285884"/>
      <w:r>
        <w:t>Panel Subida</w:t>
      </w:r>
      <w:bookmarkEnd w:id="200"/>
    </w:p>
    <w:p w14:paraId="34D7F353" w14:textId="0227EACC" w:rsidR="00045E0E" w:rsidRDefault="00045E0E" w:rsidP="00045E0E">
      <w:r>
        <w:t>En primer lugar el profesor deberá seleccionar la opción “Subida” presente en el panel principal.</w:t>
      </w:r>
    </w:p>
    <w:p w14:paraId="5B9E82FA" w14:textId="3773222C" w:rsidR="00045E0E" w:rsidRDefault="00045E0E" w:rsidP="00045E0E">
      <w:r>
        <w:t>Desde este panel el profesor podrá subir sus test y enunciados de las prácticas para que posteriormente los alumnos</w:t>
      </w:r>
      <w:r w:rsidR="000A44FF">
        <w:t>,</w:t>
      </w:r>
      <w:r>
        <w:t xml:space="preserve"> cuando accedan a la aplicación puedan subir sus prácticas para que sean corregidas y además poder observar el enunciado que deben de seguir.</w:t>
      </w:r>
    </w:p>
    <w:p w14:paraId="242662E8" w14:textId="38E680DC" w:rsidR="00045E0E" w:rsidRDefault="00045E0E" w:rsidP="00045E0E">
      <w:r>
        <w:t>El aspecto de este panel es el siguiente:</w:t>
      </w:r>
    </w:p>
    <w:p w14:paraId="1AE6F264" w14:textId="39503B73" w:rsidR="00772C34" w:rsidRDefault="009A2BCB" w:rsidP="00480810">
      <w:pPr>
        <w:keepNext/>
        <w:jc w:val="center"/>
      </w:pPr>
      <w:r>
        <w:rPr>
          <w:noProof/>
          <w:lang w:eastAsia="es-ES"/>
        </w:rPr>
        <w:lastRenderedPageBreak/>
        <w:drawing>
          <wp:inline distT="0" distB="0" distL="0" distR="0" wp14:anchorId="3121B39C" wp14:editId="34236430">
            <wp:extent cx="3528203" cy="1827994"/>
            <wp:effectExtent l="0" t="0" r="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542144" cy="1835217"/>
                    </a:xfrm>
                    <a:prstGeom prst="rect">
                      <a:avLst/>
                    </a:prstGeom>
                  </pic:spPr>
                </pic:pic>
              </a:graphicData>
            </a:graphic>
          </wp:inline>
        </w:drawing>
      </w:r>
    </w:p>
    <w:p w14:paraId="5DD12E2C" w14:textId="3E0CE33D" w:rsidR="00045E0E" w:rsidRDefault="00772C34" w:rsidP="00772C34">
      <w:pPr>
        <w:pStyle w:val="Epgrafe"/>
        <w:jc w:val="center"/>
      </w:pPr>
      <w:bookmarkStart w:id="201" w:name="_Toc442285964"/>
      <w:r>
        <w:t xml:space="preserve">Ilustración </w:t>
      </w:r>
      <w:fldSimple w:instr=" SEQ Ilustración \* ARABIC ">
        <w:r w:rsidR="00D663C6">
          <w:rPr>
            <w:noProof/>
          </w:rPr>
          <w:t>69</w:t>
        </w:r>
      </w:fldSimple>
      <w:r>
        <w:t>: Panel del profesor de subida de test</w:t>
      </w:r>
      <w:bookmarkEnd w:id="201"/>
    </w:p>
    <w:p w14:paraId="6B13AA20" w14:textId="57688AA0" w:rsidR="00045E0E" w:rsidRDefault="00045E0E" w:rsidP="00045E0E">
      <w:r>
        <w:t>Al igual que ocurría en el panel de configuración de la tarea, se importante consultar la opción “</w:t>
      </w:r>
      <w:proofErr w:type="spellStart"/>
      <w:r>
        <w:t>info</w:t>
      </w:r>
      <w:proofErr w:type="spellEnd"/>
      <w:r>
        <w:t>” presente al lado del título.</w:t>
      </w:r>
    </w:p>
    <w:p w14:paraId="2F2534D7" w14:textId="704EB200" w:rsidR="00045E0E" w:rsidRDefault="00045E0E" w:rsidP="007744AE">
      <w:pPr>
        <w:pStyle w:val="Ttulo3"/>
      </w:pPr>
      <w:bookmarkStart w:id="202" w:name="_Toc442285885"/>
      <w:r>
        <w:t>Panel Estadísticas</w:t>
      </w:r>
      <w:bookmarkEnd w:id="202"/>
    </w:p>
    <w:p w14:paraId="16385FC6" w14:textId="77DCC919" w:rsidR="00045E0E" w:rsidRDefault="00045E0E" w:rsidP="00045E0E">
      <w:r>
        <w:t>En primer lugar el profesor deberá seleccionar la opción “Estadísticas” presente en el panel principal.</w:t>
      </w:r>
    </w:p>
    <w:p w14:paraId="688CBF97" w14:textId="0CDF2227" w:rsidR="00045E0E" w:rsidRDefault="00045E0E" w:rsidP="00045E0E">
      <w:r>
        <w:t xml:space="preserve">Desde este panel el profesor va a poder consultar las estadísticas y reportes de cada una de las prácticas subidas por los alumnos. La tabla permite realizar </w:t>
      </w:r>
      <w:r w:rsidR="000A44FF">
        <w:t>filtrados</w:t>
      </w:r>
      <w:r>
        <w:t>, así como ordenaciones de los datos de la m</w:t>
      </w:r>
      <w:r w:rsidR="000A44FF">
        <w:t xml:space="preserve">isma. Además también se permite </w:t>
      </w:r>
      <w:r>
        <w:t>la descarga de las prácticas de los alumnos en formato .</w:t>
      </w:r>
      <w:proofErr w:type="spellStart"/>
      <w:r>
        <w:t>zip</w:t>
      </w:r>
      <w:proofErr w:type="spellEnd"/>
      <w:r>
        <w:t>.</w:t>
      </w:r>
    </w:p>
    <w:p w14:paraId="7E9F069B" w14:textId="35CD57A7" w:rsidR="007744AE" w:rsidRPr="00045E0E" w:rsidRDefault="007744AE" w:rsidP="007744AE">
      <w:pPr>
        <w:pStyle w:val="Ttulo4"/>
      </w:pPr>
      <w:r>
        <w:t>Aspecto inicial</w:t>
      </w:r>
    </w:p>
    <w:p w14:paraId="0D221B44" w14:textId="77777777" w:rsidR="00045E0E" w:rsidRDefault="00045E0E" w:rsidP="00045E0E">
      <w:r>
        <w:t>El aspecto de este panel es el siguiente:</w:t>
      </w:r>
    </w:p>
    <w:p w14:paraId="7135C6E0" w14:textId="77777777" w:rsidR="00772C34" w:rsidRDefault="00045E0E" w:rsidP="00772C34">
      <w:pPr>
        <w:keepNext/>
        <w:jc w:val="center"/>
      </w:pPr>
      <w:r>
        <w:rPr>
          <w:noProof/>
          <w:lang w:eastAsia="es-ES"/>
        </w:rPr>
        <w:lastRenderedPageBreak/>
        <w:drawing>
          <wp:inline distT="0" distB="0" distL="0" distR="0" wp14:anchorId="6E878C6A" wp14:editId="4E0F170D">
            <wp:extent cx="3949892" cy="3331213"/>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70282" cy="3348409"/>
                    </a:xfrm>
                    <a:prstGeom prst="rect">
                      <a:avLst/>
                    </a:prstGeom>
                  </pic:spPr>
                </pic:pic>
              </a:graphicData>
            </a:graphic>
          </wp:inline>
        </w:drawing>
      </w:r>
    </w:p>
    <w:p w14:paraId="1FC71159" w14:textId="3DC875DE" w:rsidR="00045E0E" w:rsidRDefault="00772C34" w:rsidP="00772C34">
      <w:pPr>
        <w:pStyle w:val="Epgrafe"/>
        <w:jc w:val="center"/>
      </w:pPr>
      <w:bookmarkStart w:id="203" w:name="_Toc442285965"/>
      <w:r>
        <w:t xml:space="preserve">Ilustración </w:t>
      </w:r>
      <w:fldSimple w:instr=" SEQ Ilustración \* ARABIC ">
        <w:r w:rsidR="00D663C6">
          <w:rPr>
            <w:noProof/>
          </w:rPr>
          <w:t>70</w:t>
        </w:r>
      </w:fldSimple>
      <w:r>
        <w:t>: Panel del profesor de estadísticas</w:t>
      </w:r>
      <w:bookmarkEnd w:id="203"/>
    </w:p>
    <w:p w14:paraId="21A87883" w14:textId="656B502C" w:rsidR="007744AE" w:rsidRDefault="007744AE" w:rsidP="007744AE">
      <w:pPr>
        <w:pStyle w:val="Ttulo4"/>
      </w:pPr>
      <w:r>
        <w:t>Consultar Reportes</w:t>
      </w:r>
    </w:p>
    <w:p w14:paraId="6F6F74FC" w14:textId="77777777" w:rsidR="00BC0910" w:rsidRDefault="00045E0E" w:rsidP="00045E0E">
      <w:r>
        <w:t>Como se puede observar, los botones referentes a los reportes habilitados en la parte inferio</w:t>
      </w:r>
      <w:r w:rsidR="00BC0910">
        <w:t>r se encuentran deshabilitados de partida.</w:t>
      </w:r>
    </w:p>
    <w:p w14:paraId="28E936FF" w14:textId="77777777" w:rsidR="00BC0910" w:rsidRDefault="00BC0910" w:rsidP="00045E0E">
      <w:r>
        <w:t>Estos botones se activarán o desactivarán en el momento que el profesor seleccione una de las prácticas de la tabla, y según el resultado obtenido de la práctica, se activarán o desactivarán dichos botones. A continuación se mostrará el aspecto de los botones de los reportes tras seleccionar una práctica:</w:t>
      </w:r>
    </w:p>
    <w:p w14:paraId="60563578" w14:textId="77777777" w:rsidR="00772C34" w:rsidRDefault="00BC0910" w:rsidP="00772C34">
      <w:pPr>
        <w:keepNext/>
        <w:jc w:val="center"/>
      </w:pPr>
      <w:r>
        <w:rPr>
          <w:noProof/>
          <w:lang w:eastAsia="es-ES"/>
        </w:rPr>
        <w:drawing>
          <wp:inline distT="0" distB="0" distL="0" distR="0" wp14:anchorId="7E3971A9" wp14:editId="4FD091CD">
            <wp:extent cx="3881887" cy="535905"/>
            <wp:effectExtent l="0" t="0" r="444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92164" cy="551129"/>
                    </a:xfrm>
                    <a:prstGeom prst="rect">
                      <a:avLst/>
                    </a:prstGeom>
                  </pic:spPr>
                </pic:pic>
              </a:graphicData>
            </a:graphic>
          </wp:inline>
        </w:drawing>
      </w:r>
    </w:p>
    <w:p w14:paraId="7F3ADA1C" w14:textId="21379AA7" w:rsidR="00BC0910" w:rsidRDefault="00772C34" w:rsidP="00772C34">
      <w:pPr>
        <w:pStyle w:val="Epgrafe"/>
        <w:jc w:val="center"/>
      </w:pPr>
      <w:bookmarkStart w:id="204" w:name="_Toc442285966"/>
      <w:r>
        <w:t xml:space="preserve">Ilustración </w:t>
      </w:r>
      <w:fldSimple w:instr=" SEQ Ilustración \* ARABIC ">
        <w:r w:rsidR="00D663C6">
          <w:rPr>
            <w:noProof/>
          </w:rPr>
          <w:t>71</w:t>
        </w:r>
      </w:fldSimple>
      <w:r>
        <w:t xml:space="preserve">: Panel del profesor de estadísticas </w:t>
      </w:r>
      <w:r w:rsidR="000A44FF">
        <w:t>consulta</w:t>
      </w:r>
      <w:r>
        <w:t xml:space="preserve"> de reportes</w:t>
      </w:r>
      <w:bookmarkEnd w:id="204"/>
    </w:p>
    <w:p w14:paraId="4A5FEF07" w14:textId="20F449A1" w:rsidR="00BC0910" w:rsidRDefault="00BC0910" w:rsidP="00BC0910">
      <w:r>
        <w:t xml:space="preserve">Como se trata de una práctica que sí que ha pasado </w:t>
      </w:r>
      <w:r w:rsidR="000A44FF">
        <w:t xml:space="preserve">todos </w:t>
      </w:r>
      <w:r>
        <w:t>los test, el botón correspondiente al reporte de errores aparece desactivado.</w:t>
      </w:r>
    </w:p>
    <w:p w14:paraId="21B9A307" w14:textId="77777777" w:rsidR="00BC0910" w:rsidRDefault="00BC0910" w:rsidP="007744AE">
      <w:pPr>
        <w:pStyle w:val="Ttulo3"/>
      </w:pPr>
      <w:bookmarkStart w:id="205" w:name="_Toc442285886"/>
      <w:r>
        <w:lastRenderedPageBreak/>
        <w:t>Panel Gráficas</w:t>
      </w:r>
      <w:bookmarkEnd w:id="205"/>
    </w:p>
    <w:p w14:paraId="1EA34279" w14:textId="41EC5139" w:rsidR="00BC0910" w:rsidRDefault="00BC0910" w:rsidP="00BC0910">
      <w:r>
        <w:t>En primer lugar el profesor deberá seleccionar la opción “Gráficas” presente en el panel principal.</w:t>
      </w:r>
    </w:p>
    <w:p w14:paraId="1FF77D3B" w14:textId="166DEE24" w:rsidR="00BC0910" w:rsidRDefault="00BC0910" w:rsidP="00BC0910">
      <w:r>
        <w:t xml:space="preserve">Desde este panel el profesor podrá visualizar diferentes gráficas en la que se podrán visualizar </w:t>
      </w:r>
      <w:r w:rsidR="000A44FF">
        <w:t>algunos</w:t>
      </w:r>
      <w:r>
        <w:t xml:space="preserve"> datos globales acerca de las prácticas subidas por los alumnos.</w:t>
      </w:r>
    </w:p>
    <w:p w14:paraId="79951040" w14:textId="43C573E5" w:rsidR="00BC0910" w:rsidRDefault="00BC0910" w:rsidP="00BC0910">
      <w:r>
        <w:t>Además de poder generar estas gráficas globales, el profesor también podrá seleccionar las gráficas de un alumno en concreto.</w:t>
      </w:r>
    </w:p>
    <w:p w14:paraId="60EF91A2" w14:textId="61B2D209" w:rsidR="007744AE" w:rsidRDefault="007744AE" w:rsidP="007744AE">
      <w:pPr>
        <w:pStyle w:val="Ttulo4"/>
      </w:pPr>
      <w:r>
        <w:t>Aspecto inicial</w:t>
      </w:r>
    </w:p>
    <w:p w14:paraId="61FD0C15" w14:textId="0F93E70D" w:rsidR="00BC0910" w:rsidRDefault="00BC0910" w:rsidP="00BC0910">
      <w:r>
        <w:t>El aspecto de este panel sería el siguiente:</w:t>
      </w:r>
    </w:p>
    <w:p w14:paraId="57B9F7C9" w14:textId="77777777" w:rsidR="00772C34" w:rsidRDefault="00BC0910" w:rsidP="00772C34">
      <w:pPr>
        <w:keepNext/>
        <w:jc w:val="center"/>
      </w:pPr>
      <w:r>
        <w:rPr>
          <w:noProof/>
          <w:lang w:eastAsia="es-ES"/>
        </w:rPr>
        <w:drawing>
          <wp:inline distT="0" distB="0" distL="0" distR="0" wp14:anchorId="46AA8120" wp14:editId="26974570">
            <wp:extent cx="2898475" cy="1649648"/>
            <wp:effectExtent l="0" t="0" r="0"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38248" cy="1672285"/>
                    </a:xfrm>
                    <a:prstGeom prst="rect">
                      <a:avLst/>
                    </a:prstGeom>
                  </pic:spPr>
                </pic:pic>
              </a:graphicData>
            </a:graphic>
          </wp:inline>
        </w:drawing>
      </w:r>
    </w:p>
    <w:p w14:paraId="62030FEF" w14:textId="52158F41" w:rsidR="00210252" w:rsidRPr="00210252" w:rsidRDefault="00772C34" w:rsidP="00CC380B">
      <w:pPr>
        <w:pStyle w:val="Epgrafe"/>
        <w:jc w:val="center"/>
      </w:pPr>
      <w:bookmarkStart w:id="206" w:name="_Toc442285967"/>
      <w:r>
        <w:t xml:space="preserve">Ilustración </w:t>
      </w:r>
      <w:fldSimple w:instr=" SEQ Ilustración \* ARABIC ">
        <w:r w:rsidR="00D663C6">
          <w:rPr>
            <w:noProof/>
          </w:rPr>
          <w:t>72</w:t>
        </w:r>
      </w:fldSimple>
      <w:r>
        <w:t>: Panel del profesor de gráficas</w:t>
      </w:r>
      <w:bookmarkEnd w:id="206"/>
    </w:p>
    <w:p w14:paraId="038AB3D2" w14:textId="731E31A6" w:rsidR="007744AE" w:rsidRDefault="007744AE" w:rsidP="007744AE">
      <w:pPr>
        <w:pStyle w:val="Ttulo4"/>
      </w:pPr>
      <w:r>
        <w:t>Selección de gráficas</w:t>
      </w:r>
    </w:p>
    <w:p w14:paraId="21F4D153" w14:textId="326632F2" w:rsidR="00BC0910" w:rsidRDefault="00BC0910" w:rsidP="00BC0910">
      <w:r>
        <w:t>Y si por ejemplo se seleccionan varias gráficas a mostrar, el aspecto sería el siguiente:</w:t>
      </w:r>
    </w:p>
    <w:p w14:paraId="13A5B55E" w14:textId="77777777" w:rsidR="00772C34" w:rsidRDefault="00BC0910" w:rsidP="00772C34">
      <w:pPr>
        <w:keepNext/>
        <w:jc w:val="center"/>
      </w:pPr>
      <w:r>
        <w:rPr>
          <w:noProof/>
          <w:lang w:eastAsia="es-ES"/>
        </w:rPr>
        <w:lastRenderedPageBreak/>
        <w:drawing>
          <wp:inline distT="0" distB="0" distL="0" distR="0" wp14:anchorId="5DFD2EF0" wp14:editId="0B2C7024">
            <wp:extent cx="3989880" cy="341091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17380" cy="3434424"/>
                    </a:xfrm>
                    <a:prstGeom prst="rect">
                      <a:avLst/>
                    </a:prstGeom>
                  </pic:spPr>
                </pic:pic>
              </a:graphicData>
            </a:graphic>
          </wp:inline>
        </w:drawing>
      </w:r>
    </w:p>
    <w:p w14:paraId="4E88269D" w14:textId="63C9217D" w:rsidR="00BC0910" w:rsidRDefault="00772C34" w:rsidP="00210252">
      <w:pPr>
        <w:pStyle w:val="Epgrafe"/>
        <w:jc w:val="center"/>
      </w:pPr>
      <w:bookmarkStart w:id="207" w:name="_Toc442285968"/>
      <w:r>
        <w:t xml:space="preserve">Ilustración </w:t>
      </w:r>
      <w:fldSimple w:instr=" SEQ Ilustración \* ARABIC ">
        <w:r w:rsidR="00D663C6">
          <w:rPr>
            <w:noProof/>
          </w:rPr>
          <w:t>73</w:t>
        </w:r>
      </w:fldSimple>
      <w:r>
        <w:t>: Panel del profesor de selección de gráficas</w:t>
      </w:r>
      <w:bookmarkEnd w:id="207"/>
    </w:p>
    <w:p w14:paraId="583E2223" w14:textId="7E0B2CC6" w:rsidR="00BC0910" w:rsidRDefault="00BC0910" w:rsidP="007744AE">
      <w:pPr>
        <w:pStyle w:val="Ttulo3"/>
      </w:pPr>
      <w:bookmarkStart w:id="208" w:name="_Toc442285887"/>
      <w:r>
        <w:t>Panel Plagios</w:t>
      </w:r>
      <w:bookmarkEnd w:id="208"/>
    </w:p>
    <w:p w14:paraId="62B07A7F" w14:textId="4691073E" w:rsidR="00BC0910" w:rsidRDefault="00BC0910" w:rsidP="00BC0910">
      <w:r>
        <w:t>En primer lugar, el profesor deberá seleccionar la opción “Plagios” desde el panel principal.</w:t>
      </w:r>
    </w:p>
    <w:p w14:paraId="18EC915B" w14:textId="1C81D67B" w:rsidR="00BC0910" w:rsidRDefault="00BC0910" w:rsidP="00BC0910">
      <w:r>
        <w:t>Desde este panel el profesor podrá realizar una comprobación de plagios entre la última práctica subida por todos los alumnos, o entre los alumnos que desee.</w:t>
      </w:r>
    </w:p>
    <w:p w14:paraId="1B04D3D4" w14:textId="233F2065" w:rsidR="007744AE" w:rsidRDefault="007744AE" w:rsidP="007744AE">
      <w:pPr>
        <w:pStyle w:val="Ttulo4"/>
      </w:pPr>
      <w:r>
        <w:t>Aspecto inicial</w:t>
      </w:r>
    </w:p>
    <w:p w14:paraId="1E757E7A" w14:textId="0A0C372B" w:rsidR="00BC0910" w:rsidRDefault="00BC0910" w:rsidP="00BC0910">
      <w:r>
        <w:t>El aspecto de este panel es el siguiente:</w:t>
      </w:r>
    </w:p>
    <w:p w14:paraId="139C3BC1" w14:textId="0AFAE9E5" w:rsidR="00772C34" w:rsidRDefault="009A2BCB" w:rsidP="0049052F">
      <w:pPr>
        <w:keepNext/>
      </w:pPr>
      <w:r>
        <w:rPr>
          <w:noProof/>
          <w:lang w:eastAsia="es-ES"/>
        </w:rPr>
        <w:lastRenderedPageBreak/>
        <w:drawing>
          <wp:inline distT="0" distB="0" distL="0" distR="0" wp14:anchorId="62C761B0" wp14:editId="3A91DCD1">
            <wp:extent cx="3795623" cy="1699639"/>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801145" cy="1702112"/>
                    </a:xfrm>
                    <a:prstGeom prst="rect">
                      <a:avLst/>
                    </a:prstGeom>
                  </pic:spPr>
                </pic:pic>
              </a:graphicData>
            </a:graphic>
          </wp:inline>
        </w:drawing>
      </w:r>
    </w:p>
    <w:p w14:paraId="2758358D" w14:textId="05E4AF90" w:rsidR="00BC0910" w:rsidRDefault="00772C34" w:rsidP="00772C34">
      <w:pPr>
        <w:pStyle w:val="Epgrafe"/>
        <w:jc w:val="center"/>
      </w:pPr>
      <w:bookmarkStart w:id="209" w:name="_Toc442285969"/>
      <w:r>
        <w:t xml:space="preserve">Ilustración </w:t>
      </w:r>
      <w:fldSimple w:instr=" SEQ Ilustración \* ARABIC ">
        <w:r w:rsidR="00D663C6">
          <w:rPr>
            <w:noProof/>
          </w:rPr>
          <w:t>74</w:t>
        </w:r>
      </w:fldSimple>
      <w:r>
        <w:t>: Panel del profesor de comprobación de plagios</w:t>
      </w:r>
      <w:bookmarkEnd w:id="209"/>
    </w:p>
    <w:p w14:paraId="2A91BFD2" w14:textId="5C3A55A6" w:rsidR="007744AE" w:rsidRDefault="007744AE" w:rsidP="007744AE">
      <w:pPr>
        <w:pStyle w:val="Ttulo4"/>
      </w:pPr>
      <w:r>
        <w:t>Comprobar plagios</w:t>
      </w:r>
    </w:p>
    <w:p w14:paraId="3C8B0F87" w14:textId="52B5A8AE" w:rsidR="00BC0910" w:rsidRDefault="007744AE" w:rsidP="00BC0910">
      <w:r>
        <w:t>S</w:t>
      </w:r>
      <w:r w:rsidR="00BC0910">
        <w:t>i por ejemplo el profesor quiere realizar una comprobación de plagios entre dos alumnos, el aspecto sería el siguiente:</w:t>
      </w:r>
    </w:p>
    <w:p w14:paraId="4C59E0BE" w14:textId="77777777" w:rsidR="00772C34" w:rsidRDefault="00BC0910" w:rsidP="00772C34">
      <w:pPr>
        <w:keepNext/>
        <w:jc w:val="center"/>
      </w:pPr>
      <w:r>
        <w:rPr>
          <w:noProof/>
          <w:lang w:eastAsia="es-ES"/>
        </w:rPr>
        <w:drawing>
          <wp:inline distT="0" distB="0" distL="0" distR="0" wp14:anchorId="4ED4F389" wp14:editId="029C9C96">
            <wp:extent cx="3405916" cy="3019425"/>
            <wp:effectExtent l="0" t="0" r="444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29066" cy="3039948"/>
                    </a:xfrm>
                    <a:prstGeom prst="rect">
                      <a:avLst/>
                    </a:prstGeom>
                  </pic:spPr>
                </pic:pic>
              </a:graphicData>
            </a:graphic>
          </wp:inline>
        </w:drawing>
      </w:r>
    </w:p>
    <w:p w14:paraId="6927200F" w14:textId="0A2423CE" w:rsidR="00BC0910" w:rsidRDefault="00772C34" w:rsidP="00772C34">
      <w:pPr>
        <w:pStyle w:val="Epgrafe"/>
        <w:jc w:val="center"/>
      </w:pPr>
      <w:bookmarkStart w:id="210" w:name="_Toc442285970"/>
      <w:r>
        <w:t xml:space="preserve">Ilustración </w:t>
      </w:r>
      <w:fldSimple w:instr=" SEQ Ilustración \* ARABIC ">
        <w:r w:rsidR="00D663C6">
          <w:rPr>
            <w:noProof/>
          </w:rPr>
          <w:t>75</w:t>
        </w:r>
      </w:fldSimple>
      <w:r>
        <w:t>: Panel del profesor de selección de plagios</w:t>
      </w:r>
      <w:bookmarkEnd w:id="210"/>
    </w:p>
    <w:p w14:paraId="2D993AC7" w14:textId="77777777" w:rsidR="00BC0910" w:rsidRDefault="00BC0910" w:rsidP="00BC0910">
      <w:r>
        <w:t>Desde el botón habilitado “Ver Reporte” podrá ver los posibles plagios entre las prácticas de los alumnos seleccionados.</w:t>
      </w:r>
    </w:p>
    <w:p w14:paraId="265EAED3" w14:textId="60114B7E" w:rsidR="00125F1A" w:rsidRDefault="00125F1A" w:rsidP="00125F1A">
      <w:pPr>
        <w:pStyle w:val="Ttulo2"/>
      </w:pPr>
      <w:bookmarkStart w:id="211" w:name="_Toc442285888"/>
      <w:r>
        <w:lastRenderedPageBreak/>
        <w:t>Manual del alumno</w:t>
      </w:r>
      <w:bookmarkEnd w:id="211"/>
    </w:p>
    <w:p w14:paraId="1289FC57" w14:textId="64FF8406" w:rsidR="00125F1A" w:rsidRDefault="00125F1A" w:rsidP="00125F1A">
      <w:r>
        <w:t>En este apartado se muestra el manual del alumno para poder utilizar la aplicación. Se presupone que el alumno ha accedido a la aplicación correctamente desde la tarea correspondiente de Moodle.</w:t>
      </w:r>
    </w:p>
    <w:p w14:paraId="13DB1AE8" w14:textId="57A3FB97" w:rsidR="007744AE" w:rsidRDefault="007744AE" w:rsidP="007744AE">
      <w:pPr>
        <w:pStyle w:val="Ttulo3"/>
      </w:pPr>
      <w:bookmarkStart w:id="212" w:name="_Toc442285889"/>
      <w:r>
        <w:t>Aspecto Inicial</w:t>
      </w:r>
      <w:bookmarkEnd w:id="212"/>
    </w:p>
    <w:p w14:paraId="37C198EB" w14:textId="14C605FC" w:rsidR="007744AE" w:rsidRPr="007744AE" w:rsidRDefault="007744AE" w:rsidP="007744AE">
      <w:pPr>
        <w:pStyle w:val="Cuerpo"/>
      </w:pPr>
      <w:r>
        <w:t>La página que se le mostrará al alumno al acceder a la aplicación variará dependiendo de si este todavía no ha subido ninguna práctica o si ya lo ha hecho.</w:t>
      </w:r>
    </w:p>
    <w:p w14:paraId="48F7AA5E" w14:textId="52B4096A" w:rsidR="007744AE" w:rsidRDefault="007744AE" w:rsidP="007744AE">
      <w:pPr>
        <w:pStyle w:val="Ttulo4"/>
      </w:pPr>
      <w:r>
        <w:t>Ninguna práctica subida</w:t>
      </w:r>
    </w:p>
    <w:p w14:paraId="23EDB131" w14:textId="77777777" w:rsidR="007744AE" w:rsidRDefault="007744AE" w:rsidP="007744AE">
      <w:r>
        <w:t>Si el alumno ha subido ninguna práctica, el aspecto de su panel es el siguiente:</w:t>
      </w:r>
    </w:p>
    <w:p w14:paraId="0CCE2EEC" w14:textId="77777777" w:rsidR="00772C34" w:rsidRDefault="007744AE" w:rsidP="00772C34">
      <w:pPr>
        <w:keepNext/>
        <w:jc w:val="center"/>
      </w:pPr>
      <w:r>
        <w:br/>
      </w:r>
      <w:r>
        <w:rPr>
          <w:noProof/>
          <w:lang w:eastAsia="es-ES"/>
        </w:rPr>
        <w:drawing>
          <wp:inline distT="0" distB="0" distL="0" distR="0" wp14:anchorId="20172ABF" wp14:editId="483BF6FD">
            <wp:extent cx="3990975" cy="2118914"/>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6935" cy="2132697"/>
                    </a:xfrm>
                    <a:prstGeom prst="rect">
                      <a:avLst/>
                    </a:prstGeom>
                  </pic:spPr>
                </pic:pic>
              </a:graphicData>
            </a:graphic>
          </wp:inline>
        </w:drawing>
      </w:r>
    </w:p>
    <w:p w14:paraId="45786B85" w14:textId="12417853" w:rsidR="007744AE" w:rsidRDefault="00772C34" w:rsidP="00772C34">
      <w:pPr>
        <w:pStyle w:val="Epgrafe"/>
        <w:jc w:val="center"/>
      </w:pPr>
      <w:bookmarkStart w:id="213" w:name="_Toc442285971"/>
      <w:r>
        <w:t xml:space="preserve">Ilustración </w:t>
      </w:r>
      <w:fldSimple w:instr=" SEQ Ilustración \* ARABIC ">
        <w:r w:rsidR="00D663C6">
          <w:rPr>
            <w:noProof/>
          </w:rPr>
          <w:t>76</w:t>
        </w:r>
      </w:fldSimple>
      <w:r>
        <w:t>: Panel principal del alumno</w:t>
      </w:r>
      <w:bookmarkEnd w:id="213"/>
    </w:p>
    <w:p w14:paraId="1B23A0D1" w14:textId="40DD42C6" w:rsidR="00210252" w:rsidRPr="00210252" w:rsidRDefault="00210252" w:rsidP="00210252">
      <w:r>
        <w:br w:type="page"/>
      </w:r>
    </w:p>
    <w:p w14:paraId="12FB6DE8" w14:textId="495E65E9" w:rsidR="007744AE" w:rsidRPr="007744AE" w:rsidRDefault="007744AE" w:rsidP="007744AE">
      <w:pPr>
        <w:pStyle w:val="Ttulo4"/>
      </w:pPr>
      <w:r>
        <w:lastRenderedPageBreak/>
        <w:t>Práctica subida</w:t>
      </w:r>
    </w:p>
    <w:p w14:paraId="0571420C" w14:textId="290C7891" w:rsidR="00125F1A" w:rsidRDefault="00301B36" w:rsidP="00125F1A">
      <w:r>
        <w:t>Si el alumno sí que ha subido prácticas, entonces en la parte inferior podrá visualizar los reportes y las gráficas correspondientes a la última práctica subida:</w:t>
      </w:r>
    </w:p>
    <w:p w14:paraId="4DF8F2E8" w14:textId="77777777" w:rsidR="00772C34" w:rsidRDefault="00301B36" w:rsidP="00772C34">
      <w:pPr>
        <w:keepNext/>
        <w:jc w:val="center"/>
      </w:pPr>
      <w:r>
        <w:rPr>
          <w:noProof/>
          <w:lang w:eastAsia="es-ES"/>
        </w:rPr>
        <w:drawing>
          <wp:inline distT="0" distB="0" distL="0" distR="0" wp14:anchorId="71144FB4" wp14:editId="6ABAAC62">
            <wp:extent cx="4026296" cy="306801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35705" cy="3075185"/>
                    </a:xfrm>
                    <a:prstGeom prst="rect">
                      <a:avLst/>
                    </a:prstGeom>
                  </pic:spPr>
                </pic:pic>
              </a:graphicData>
            </a:graphic>
          </wp:inline>
        </w:drawing>
      </w:r>
    </w:p>
    <w:p w14:paraId="3F52C4DB" w14:textId="68C0EF2E" w:rsidR="00301B36" w:rsidRDefault="00772C34" w:rsidP="00210252">
      <w:pPr>
        <w:pStyle w:val="Epgrafe"/>
        <w:jc w:val="center"/>
      </w:pPr>
      <w:bookmarkStart w:id="214" w:name="_Toc442285972"/>
      <w:r>
        <w:t xml:space="preserve">Ilustración </w:t>
      </w:r>
      <w:fldSimple w:instr=" SEQ Ilustración \* ARABIC ">
        <w:r w:rsidR="00D663C6">
          <w:rPr>
            <w:noProof/>
          </w:rPr>
          <w:t>77</w:t>
        </w:r>
      </w:fldSimple>
      <w:r>
        <w:t>: Panel del alumno visualización de gráficas y reportes</w:t>
      </w:r>
      <w:bookmarkEnd w:id="214"/>
    </w:p>
    <w:p w14:paraId="0E94DFDB" w14:textId="1A54FD27" w:rsidR="00301B36" w:rsidRDefault="00301B36" w:rsidP="00301B36">
      <w:pPr>
        <w:pStyle w:val="Ttulo3"/>
      </w:pPr>
      <w:bookmarkStart w:id="215" w:name="_Toc442285890"/>
      <w:r>
        <w:t>Información y Enunciado</w:t>
      </w:r>
      <w:bookmarkEnd w:id="215"/>
    </w:p>
    <w:p w14:paraId="498078C4" w14:textId="7248F7B5" w:rsidR="00301B36" w:rsidRDefault="00301B36" w:rsidP="00301B36">
      <w:pPr>
        <w:pStyle w:val="Cuerpo"/>
      </w:pPr>
      <w:r>
        <w:t xml:space="preserve">El alumno podrá consultar la información referente a qué </w:t>
      </w:r>
      <w:r w:rsidR="000A44FF">
        <w:t xml:space="preserve">requisitos debe de cumplir </w:t>
      </w:r>
      <w:r>
        <w:t xml:space="preserve">la práctica que va a </w:t>
      </w:r>
      <w:r w:rsidR="000A44FF">
        <w:t>entregar</w:t>
      </w:r>
      <w:r>
        <w:t>, y también podrá consultar el enunciado de la misma.</w:t>
      </w:r>
    </w:p>
    <w:p w14:paraId="72558E5B" w14:textId="602FD2DE" w:rsidR="00301B36" w:rsidRDefault="00301B36" w:rsidP="00301B36">
      <w:pPr>
        <w:pStyle w:val="Cuerpo"/>
      </w:pPr>
      <w:r>
        <w:t>Para consultar ambas, se deberá de colocar el cursor encima de las dos imágenes presentes en el título del panel:</w:t>
      </w:r>
    </w:p>
    <w:p w14:paraId="4778DB36" w14:textId="77777777" w:rsidR="00772C34" w:rsidRDefault="00301B36" w:rsidP="00772C34">
      <w:pPr>
        <w:pStyle w:val="Cuerpo"/>
        <w:keepNext/>
        <w:jc w:val="center"/>
      </w:pPr>
      <w:r>
        <w:rPr>
          <w:noProof/>
          <w:lang w:eastAsia="es-ES"/>
        </w:rPr>
        <w:drawing>
          <wp:inline distT="0" distB="0" distL="0" distR="0" wp14:anchorId="08318F1D" wp14:editId="66B0ABF0">
            <wp:extent cx="4029380" cy="65529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95524" cy="666052"/>
                    </a:xfrm>
                    <a:prstGeom prst="rect">
                      <a:avLst/>
                    </a:prstGeom>
                  </pic:spPr>
                </pic:pic>
              </a:graphicData>
            </a:graphic>
          </wp:inline>
        </w:drawing>
      </w:r>
    </w:p>
    <w:p w14:paraId="1F822E1D" w14:textId="3E707927" w:rsidR="00301B36" w:rsidRDefault="00772C34" w:rsidP="00772C34">
      <w:pPr>
        <w:pStyle w:val="Epgrafe"/>
        <w:jc w:val="center"/>
      </w:pPr>
      <w:bookmarkStart w:id="216" w:name="_Toc442285973"/>
      <w:r>
        <w:t xml:space="preserve">Ilustración </w:t>
      </w:r>
      <w:fldSimple w:instr=" SEQ Ilustración \* ARABIC ">
        <w:r w:rsidR="00D663C6">
          <w:rPr>
            <w:noProof/>
          </w:rPr>
          <w:t>78</w:t>
        </w:r>
      </w:fldSimple>
      <w:r>
        <w:t>: Panel del alumno información y enunciado</w:t>
      </w:r>
      <w:bookmarkEnd w:id="216"/>
    </w:p>
    <w:p w14:paraId="3F4F1A82" w14:textId="1C7723A1" w:rsidR="00301B36" w:rsidRDefault="00301B36" w:rsidP="00301B36">
      <w:pPr>
        <w:pStyle w:val="Ttulo3"/>
      </w:pPr>
      <w:bookmarkStart w:id="217" w:name="_Toc442285891"/>
      <w:r>
        <w:lastRenderedPageBreak/>
        <w:t>Parámetros de la tarea</w:t>
      </w:r>
      <w:bookmarkEnd w:id="217"/>
    </w:p>
    <w:p w14:paraId="158DCE3A" w14:textId="476547D5" w:rsidR="00301B36" w:rsidRDefault="00301B36" w:rsidP="00301B36">
      <w:pPr>
        <w:pStyle w:val="Cuerpo"/>
      </w:pPr>
      <w:r>
        <w:t>El alumno podrá en todo momento consultar los parámetros de la tarea, además de poder ver el número de intentos que ha realizado.</w:t>
      </w:r>
    </w:p>
    <w:p w14:paraId="66C5A559" w14:textId="11CE48D7" w:rsidR="00301B36" w:rsidRDefault="00301B36" w:rsidP="00301B36">
      <w:pPr>
        <w:pStyle w:val="Cuerpo"/>
      </w:pPr>
      <w:r>
        <w:t>Para ello deberá de pinchar en el botón “Ver” situado al lado de la etiqueta “Parámetros de la tarea” presente en el formulario. Tras pincharle, se abrirá una pequeña ventana que contendrá el siguiente aspecto:</w:t>
      </w:r>
    </w:p>
    <w:p w14:paraId="0F4B44BA" w14:textId="77777777" w:rsidR="00772C34" w:rsidRDefault="00301B36" w:rsidP="00772C34">
      <w:pPr>
        <w:pStyle w:val="Cuerpo"/>
        <w:keepNext/>
        <w:jc w:val="center"/>
      </w:pPr>
      <w:r>
        <w:rPr>
          <w:noProof/>
          <w:lang w:eastAsia="es-ES"/>
        </w:rPr>
        <w:drawing>
          <wp:inline distT="0" distB="0" distL="0" distR="0" wp14:anchorId="030F0E58" wp14:editId="0316683B">
            <wp:extent cx="3937158" cy="2910738"/>
            <wp:effectExtent l="0" t="0" r="635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70351" cy="2935277"/>
                    </a:xfrm>
                    <a:prstGeom prst="rect">
                      <a:avLst/>
                    </a:prstGeom>
                  </pic:spPr>
                </pic:pic>
              </a:graphicData>
            </a:graphic>
          </wp:inline>
        </w:drawing>
      </w:r>
    </w:p>
    <w:p w14:paraId="62729705" w14:textId="2844E961" w:rsidR="00301B36" w:rsidRDefault="00772C34" w:rsidP="00772C34">
      <w:pPr>
        <w:pStyle w:val="Epgrafe"/>
        <w:jc w:val="center"/>
      </w:pPr>
      <w:bookmarkStart w:id="218" w:name="_Toc442285974"/>
      <w:r>
        <w:t xml:space="preserve">Ilustración </w:t>
      </w:r>
      <w:fldSimple w:instr=" SEQ Ilustración \* ARABIC ">
        <w:r w:rsidR="00D663C6">
          <w:rPr>
            <w:noProof/>
          </w:rPr>
          <w:t>79</w:t>
        </w:r>
      </w:fldSimple>
      <w:r>
        <w:t>: Panel del alumno parámetros de la tarea</w:t>
      </w:r>
      <w:bookmarkEnd w:id="218"/>
    </w:p>
    <w:p w14:paraId="769B69BA" w14:textId="6F2D946B" w:rsidR="00210252" w:rsidRPr="00210252" w:rsidRDefault="00210252" w:rsidP="00210252">
      <w:r>
        <w:br w:type="page"/>
      </w:r>
    </w:p>
    <w:p w14:paraId="31CD0ABE" w14:textId="57BBAAFC" w:rsidR="00301B36" w:rsidRDefault="00301B36" w:rsidP="00301B36">
      <w:pPr>
        <w:pStyle w:val="Ttulo3"/>
      </w:pPr>
      <w:bookmarkStart w:id="219" w:name="_Toc442285892"/>
      <w:r>
        <w:lastRenderedPageBreak/>
        <w:t>Subir práctica</w:t>
      </w:r>
      <w:bookmarkEnd w:id="219"/>
    </w:p>
    <w:p w14:paraId="3869BFAD" w14:textId="7217B660" w:rsidR="00301B36" w:rsidRDefault="00301B36" w:rsidP="00301B36">
      <w:pPr>
        <w:pStyle w:val="Cuerpo"/>
      </w:pPr>
      <w:r>
        <w:t>El alumno podrá seleccionar la práctica que desea subir para su corrección desde la opción “Fichero a subir” presente en el formulario.</w:t>
      </w:r>
    </w:p>
    <w:p w14:paraId="3D84B539" w14:textId="45C06D69" w:rsidR="00301B36" w:rsidRDefault="00301B36" w:rsidP="00301B36">
      <w:pPr>
        <w:pStyle w:val="Cuerpo"/>
      </w:pPr>
      <w:r>
        <w:t>Después de seleccionar la opción “Subir” del formulario, al alumno se le podrán mostrar diferentes mensajes</w:t>
      </w:r>
      <w:r w:rsidR="00DA5CBB">
        <w:t xml:space="preserve"> (que aparecerán en la parte superior derecha del panel)</w:t>
      </w:r>
      <w:r>
        <w:t xml:space="preserve"> en función de las características de la práctica subida:</w:t>
      </w:r>
    </w:p>
    <w:p w14:paraId="22D70A6C" w14:textId="77777777" w:rsidR="00DA5CBB" w:rsidRDefault="00DA5CBB" w:rsidP="00711285">
      <w:pPr>
        <w:pStyle w:val="Cuerpo"/>
        <w:numPr>
          <w:ilvl w:val="0"/>
          <w:numId w:val="38"/>
        </w:numPr>
      </w:pPr>
      <w:r>
        <w:t>La práctica subida ha superado la fecha límite de entrega.</w:t>
      </w:r>
    </w:p>
    <w:p w14:paraId="0790720C" w14:textId="5720B602" w:rsidR="00DA5CBB" w:rsidRDefault="00DA5CBB" w:rsidP="00711285">
      <w:pPr>
        <w:pStyle w:val="Cuerpo"/>
        <w:numPr>
          <w:ilvl w:val="0"/>
          <w:numId w:val="38"/>
        </w:numPr>
      </w:pPr>
      <w:r>
        <w:t>Se ha realizado ya el número máximo de intentos posibles de subida de prácticas.</w:t>
      </w:r>
    </w:p>
    <w:p w14:paraId="5C18B602" w14:textId="22155EE6" w:rsidR="00DA5CBB" w:rsidRDefault="00DA5CBB" w:rsidP="00711285">
      <w:pPr>
        <w:pStyle w:val="Cuerpo"/>
        <w:numPr>
          <w:ilvl w:val="0"/>
          <w:numId w:val="38"/>
        </w:numPr>
      </w:pPr>
      <w:r>
        <w:t>L</w:t>
      </w:r>
      <w:r w:rsidR="00301B36">
        <w:t xml:space="preserve">a práctica subida </w:t>
      </w:r>
      <w:r>
        <w:t>no está dentro de un fichero .</w:t>
      </w:r>
      <w:proofErr w:type="spellStart"/>
      <w:r>
        <w:t>zip</w:t>
      </w:r>
      <w:proofErr w:type="spellEnd"/>
      <w:r>
        <w:t>.</w:t>
      </w:r>
    </w:p>
    <w:p w14:paraId="216E5C7F" w14:textId="630CBA54" w:rsidR="00DA5CBB" w:rsidRDefault="00DA5CBB" w:rsidP="00711285">
      <w:pPr>
        <w:pStyle w:val="Cuerpo"/>
        <w:numPr>
          <w:ilvl w:val="0"/>
          <w:numId w:val="38"/>
        </w:numPr>
      </w:pPr>
      <w:r>
        <w:t>La práctica subida no contiene la estructura de carpetas correcta, acorde al paquete establecido por el profesor.</w:t>
      </w:r>
    </w:p>
    <w:p w14:paraId="1CF34398" w14:textId="3FFAB048" w:rsidR="00DA5CBB" w:rsidRDefault="00DA5CBB" w:rsidP="00711285">
      <w:pPr>
        <w:pStyle w:val="Cuerpo"/>
        <w:numPr>
          <w:ilvl w:val="0"/>
          <w:numId w:val="38"/>
        </w:numPr>
      </w:pPr>
      <w:r>
        <w:t>La práctica subida tiene errores de compilación.</w:t>
      </w:r>
    </w:p>
    <w:p w14:paraId="1921C7CD" w14:textId="060247F9" w:rsidR="00DA5CBB" w:rsidRDefault="00DA5CBB" w:rsidP="00711285">
      <w:pPr>
        <w:pStyle w:val="Cuerpo"/>
        <w:numPr>
          <w:ilvl w:val="0"/>
          <w:numId w:val="38"/>
        </w:numPr>
      </w:pPr>
      <w:r>
        <w:t>La práctica subida tiene bucles infinitos, y por lo tanto no se ejecutan los test.</w:t>
      </w:r>
    </w:p>
    <w:p w14:paraId="176E8573" w14:textId="2B757F5D" w:rsidR="00DA5CBB" w:rsidRDefault="00DA5CBB" w:rsidP="00711285">
      <w:pPr>
        <w:pStyle w:val="Cuerpo"/>
        <w:numPr>
          <w:ilvl w:val="0"/>
          <w:numId w:val="38"/>
        </w:numPr>
      </w:pPr>
      <w:r>
        <w:t xml:space="preserve">La práctica subida es correcta, y por lo tanto se realizará el proceso de corrección de la misma. </w:t>
      </w:r>
    </w:p>
    <w:p w14:paraId="70B9A1E7" w14:textId="3976E5B2" w:rsidR="00DA5CBB" w:rsidRDefault="00DA5CBB" w:rsidP="00DA5CBB">
      <w:pPr>
        <w:pStyle w:val="Cuerpo"/>
      </w:pPr>
      <w:r>
        <w:t xml:space="preserve">Un ejemplo de un mensaje que puede aparecer sería el siguiente, el cual se corresponde con una subida de práctica que no está dentro de un </w:t>
      </w:r>
      <w:proofErr w:type="spellStart"/>
      <w:r>
        <w:t>zip</w:t>
      </w:r>
      <w:proofErr w:type="spellEnd"/>
      <w:r>
        <w:t>:</w:t>
      </w:r>
    </w:p>
    <w:p w14:paraId="419458C3" w14:textId="77777777" w:rsidR="00772C34" w:rsidRDefault="00DA5CBB" w:rsidP="00772C34">
      <w:pPr>
        <w:pStyle w:val="Cuerpo"/>
        <w:keepNext/>
        <w:jc w:val="center"/>
      </w:pPr>
      <w:r>
        <w:rPr>
          <w:noProof/>
          <w:lang w:eastAsia="es-ES"/>
        </w:rPr>
        <w:drawing>
          <wp:inline distT="0" distB="0" distL="0" distR="0" wp14:anchorId="12A194D8" wp14:editId="1ECF8842">
            <wp:extent cx="2777706" cy="512640"/>
            <wp:effectExtent l="0" t="0" r="381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9077" r="2473" b="16988"/>
                    <a:stretch/>
                  </pic:blipFill>
                  <pic:spPr bwMode="auto">
                    <a:xfrm>
                      <a:off x="0" y="0"/>
                      <a:ext cx="2927377" cy="540263"/>
                    </a:xfrm>
                    <a:prstGeom prst="rect">
                      <a:avLst/>
                    </a:prstGeom>
                    <a:ln>
                      <a:noFill/>
                    </a:ln>
                    <a:extLst>
                      <a:ext uri="{53640926-AAD7-44D8-BBD7-CCE9431645EC}">
                        <a14:shadowObscured xmlns:a14="http://schemas.microsoft.com/office/drawing/2010/main"/>
                      </a:ext>
                    </a:extLst>
                  </pic:spPr>
                </pic:pic>
              </a:graphicData>
            </a:graphic>
          </wp:inline>
        </w:drawing>
      </w:r>
    </w:p>
    <w:p w14:paraId="1D6A4909" w14:textId="0B46416D" w:rsidR="00DA5CBB" w:rsidRDefault="00772C34" w:rsidP="00772C34">
      <w:pPr>
        <w:pStyle w:val="Epgrafe"/>
        <w:jc w:val="center"/>
      </w:pPr>
      <w:bookmarkStart w:id="220" w:name="_Toc442285975"/>
      <w:r>
        <w:t xml:space="preserve">Ilustración </w:t>
      </w:r>
      <w:fldSimple w:instr=" SEQ Ilustración \* ARABIC ">
        <w:r w:rsidR="00D663C6">
          <w:rPr>
            <w:noProof/>
          </w:rPr>
          <w:t>80</w:t>
        </w:r>
      </w:fldSimple>
      <w:r>
        <w:t>: Panel del alumno error subida de práctica</w:t>
      </w:r>
      <w:bookmarkEnd w:id="220"/>
    </w:p>
    <w:p w14:paraId="55844EAA" w14:textId="37164374" w:rsidR="00210252" w:rsidRPr="00210252" w:rsidRDefault="0049052F" w:rsidP="00210252">
      <w:r>
        <w:br w:type="page"/>
      </w:r>
    </w:p>
    <w:p w14:paraId="022077A0" w14:textId="2C69B086" w:rsidR="00DA5CBB" w:rsidRDefault="00DA5CBB" w:rsidP="00DA5CBB">
      <w:pPr>
        <w:pStyle w:val="Ttulo3"/>
      </w:pPr>
      <w:bookmarkStart w:id="221" w:name="_Toc442285893"/>
      <w:r>
        <w:lastRenderedPageBreak/>
        <w:t>Ver reportes y gráficas</w:t>
      </w:r>
      <w:bookmarkEnd w:id="221"/>
    </w:p>
    <w:p w14:paraId="0CD69882" w14:textId="0AB3248C" w:rsidR="00DA5CBB" w:rsidRDefault="00DA5CBB" w:rsidP="00DA5CBB">
      <w:pPr>
        <w:pStyle w:val="Cuerpo"/>
      </w:pPr>
      <w:r>
        <w:t>El alumno podrá ver los reportes y las gráficas correspondientes a la última práctica subida.</w:t>
      </w:r>
    </w:p>
    <w:p w14:paraId="4C7A4B9A" w14:textId="4F1A7D85" w:rsidR="00DA5CBB" w:rsidRDefault="00DA5CBB" w:rsidP="00DA5CBB">
      <w:pPr>
        <w:pStyle w:val="Cuerpo"/>
      </w:pPr>
      <w:r>
        <w:t>Para ello simplemente deberá de pinchar en los botones de reportes, o en caso contrario si quiere visualizar gráficas en la opción correspondiente:</w:t>
      </w:r>
    </w:p>
    <w:p w14:paraId="434A7DCF" w14:textId="77777777" w:rsidR="00772C34" w:rsidRDefault="00DA5CBB" w:rsidP="00772C34">
      <w:pPr>
        <w:pStyle w:val="Cuerpo"/>
        <w:keepNext/>
      </w:pPr>
      <w:r>
        <w:rPr>
          <w:noProof/>
          <w:lang w:eastAsia="es-ES"/>
        </w:rPr>
        <w:drawing>
          <wp:inline distT="0" distB="0" distL="0" distR="0" wp14:anchorId="38CA11F6" wp14:editId="7A46B385">
            <wp:extent cx="3934130" cy="110612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75929" cy="1117879"/>
                    </a:xfrm>
                    <a:prstGeom prst="rect">
                      <a:avLst/>
                    </a:prstGeom>
                  </pic:spPr>
                </pic:pic>
              </a:graphicData>
            </a:graphic>
          </wp:inline>
        </w:drawing>
      </w:r>
    </w:p>
    <w:p w14:paraId="35C7DA9D" w14:textId="560D48FC" w:rsidR="00DA5CBB" w:rsidRPr="00DA5CBB" w:rsidRDefault="00772C34" w:rsidP="00772C34">
      <w:pPr>
        <w:pStyle w:val="Epgrafe"/>
        <w:jc w:val="center"/>
      </w:pPr>
      <w:bookmarkStart w:id="222" w:name="_Toc442285976"/>
      <w:r>
        <w:t xml:space="preserve">Ilustración </w:t>
      </w:r>
      <w:fldSimple w:instr=" SEQ Ilustración \* ARABIC ">
        <w:r w:rsidR="00D663C6">
          <w:rPr>
            <w:noProof/>
          </w:rPr>
          <w:t>81</w:t>
        </w:r>
      </w:fldSimple>
      <w:r>
        <w:t>: Panel del alumno ver reportes y gráficas</w:t>
      </w:r>
      <w:bookmarkEnd w:id="222"/>
    </w:p>
    <w:p w14:paraId="0361C4E5" w14:textId="77777777" w:rsidR="00DA5CBB" w:rsidRDefault="00125F1A" w:rsidP="00BC0910">
      <w:pPr>
        <w:pStyle w:val="Ttulo2"/>
      </w:pPr>
      <w:bookmarkStart w:id="223" w:name="_Toc442285894"/>
      <w:r>
        <w:t>Cambiar Idioma</w:t>
      </w:r>
      <w:bookmarkEnd w:id="223"/>
    </w:p>
    <w:p w14:paraId="06865297" w14:textId="32AA9003" w:rsidR="00DA5CBB" w:rsidRDefault="00DA5CBB" w:rsidP="00DA5CBB">
      <w:r>
        <w:t>Por último, y aplicado tanto al panel del profesor como al de los alumnos, ambos tipos de usuarios podrán cambiar el idioma de la aplicación de español a inglés y al revés.</w:t>
      </w:r>
    </w:p>
    <w:p w14:paraId="2D6FBCCB" w14:textId="2FBF1598" w:rsidR="00DA5CBB" w:rsidRDefault="00DA5CBB" w:rsidP="00DA5CBB">
      <w:r>
        <w:t>Para ello simplemente tendrán que pinchar en la opción “Cambiar Idioma” presente en la barra de navegación, y automáticamente el idioma de la misma será cambiado:</w:t>
      </w:r>
    </w:p>
    <w:p w14:paraId="452DDB0F" w14:textId="77777777" w:rsidR="00772C34" w:rsidRDefault="00DA5CBB" w:rsidP="00772C34">
      <w:pPr>
        <w:keepNext/>
        <w:jc w:val="center"/>
      </w:pPr>
      <w:r>
        <w:rPr>
          <w:noProof/>
          <w:lang w:eastAsia="es-ES"/>
        </w:rPr>
        <w:drawing>
          <wp:inline distT="0" distB="0" distL="0" distR="0" wp14:anchorId="3BBAD3DC" wp14:editId="2C0B4C05">
            <wp:extent cx="1180534" cy="414068"/>
            <wp:effectExtent l="0" t="0" r="635"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85667" cy="415868"/>
                    </a:xfrm>
                    <a:prstGeom prst="rect">
                      <a:avLst/>
                    </a:prstGeom>
                  </pic:spPr>
                </pic:pic>
              </a:graphicData>
            </a:graphic>
          </wp:inline>
        </w:drawing>
      </w:r>
    </w:p>
    <w:p w14:paraId="0B39AE36" w14:textId="39702E67" w:rsidR="00772C34" w:rsidRDefault="00772C34" w:rsidP="00772C34">
      <w:pPr>
        <w:pStyle w:val="Epgrafe"/>
        <w:jc w:val="center"/>
      </w:pPr>
      <w:bookmarkStart w:id="224" w:name="_Toc442285977"/>
      <w:r>
        <w:t xml:space="preserve">Ilustración </w:t>
      </w:r>
      <w:fldSimple w:instr=" SEQ Ilustración \* ARABIC ">
        <w:r w:rsidR="00D663C6">
          <w:rPr>
            <w:noProof/>
          </w:rPr>
          <w:t>82</w:t>
        </w:r>
      </w:fldSimple>
      <w:r>
        <w:t>: Cambiar idioma</w:t>
      </w:r>
      <w:bookmarkEnd w:id="224"/>
    </w:p>
    <w:p w14:paraId="671511ED" w14:textId="5CA87218" w:rsidR="00F33AA8" w:rsidRDefault="00F33AA8" w:rsidP="00DA5CBB">
      <w:pPr>
        <w:jc w:val="center"/>
      </w:pPr>
      <w:r>
        <w:br w:type="page"/>
      </w:r>
    </w:p>
    <w:p w14:paraId="2E5D8D09" w14:textId="77777777" w:rsidR="00F33AA8" w:rsidRDefault="00F33AA8" w:rsidP="00F33AA8">
      <w:pPr>
        <w:pStyle w:val="Ttulo1"/>
      </w:pPr>
      <w:bookmarkStart w:id="225" w:name="_Toc442285895"/>
      <w:r>
        <w:lastRenderedPageBreak/>
        <w:t>Bibliografía</w:t>
      </w:r>
      <w:bookmarkEnd w:id="225"/>
    </w:p>
    <w:p w14:paraId="2A41C8F7" w14:textId="77777777" w:rsidR="00F56AD5" w:rsidRPr="00F56AD5" w:rsidRDefault="00F33AA8" w:rsidP="00F56AD5">
      <w:pPr>
        <w:pStyle w:val="Bibliografa"/>
        <w:rPr>
          <w:rFonts w:ascii="Calibri" w:hAnsi="Calibri"/>
        </w:rPr>
      </w:pPr>
      <w:r>
        <w:fldChar w:fldCharType="begin"/>
      </w:r>
      <w:r w:rsidR="00F56AD5">
        <w:instrText xml:space="preserve"> ADDIN ZOTERO_BIBL {"custom":[]} CSL_BIBLIOGRAPHY </w:instrText>
      </w:r>
      <w:r>
        <w:fldChar w:fldCharType="separate"/>
      </w:r>
      <w:r w:rsidR="00F56AD5" w:rsidRPr="00F56AD5">
        <w:rPr>
          <w:rFonts w:ascii="Calibri" w:hAnsi="Calibri"/>
        </w:rPr>
        <w:t>[1]</w:t>
      </w:r>
      <w:r w:rsidR="00F56AD5" w:rsidRPr="00F56AD5">
        <w:rPr>
          <w:rFonts w:ascii="Calibri" w:hAnsi="Calibri"/>
        </w:rPr>
        <w:tab/>
        <w:t xml:space="preserve">«Apache License», </w:t>
      </w:r>
      <w:r w:rsidR="00F56AD5" w:rsidRPr="00F56AD5">
        <w:rPr>
          <w:rFonts w:ascii="Calibri" w:hAnsi="Calibri"/>
          <w:i/>
          <w:iCs/>
        </w:rPr>
        <w:t>Wikipedia, la enciclopedia libre</w:t>
      </w:r>
      <w:r w:rsidR="00F56AD5" w:rsidRPr="00F56AD5">
        <w:rPr>
          <w:rFonts w:ascii="Calibri" w:hAnsi="Calibri"/>
        </w:rPr>
        <w:t>. 14-ene-2016.</w:t>
      </w:r>
    </w:p>
    <w:p w14:paraId="38C775FC" w14:textId="77777777" w:rsidR="00F56AD5" w:rsidRPr="00F56AD5" w:rsidRDefault="00F56AD5" w:rsidP="00F56AD5">
      <w:pPr>
        <w:pStyle w:val="Bibliografa"/>
        <w:rPr>
          <w:rFonts w:ascii="Calibri" w:hAnsi="Calibri"/>
        </w:rPr>
      </w:pPr>
      <w:r w:rsidRPr="00F56AD5">
        <w:rPr>
          <w:rFonts w:ascii="Calibri" w:hAnsi="Calibri"/>
        </w:rPr>
        <w:t>[2]</w:t>
      </w:r>
      <w:r w:rsidRPr="00F56AD5">
        <w:rPr>
          <w:rFonts w:ascii="Calibri" w:hAnsi="Calibri"/>
        </w:rPr>
        <w:tab/>
        <w:t xml:space="preserve">«Bases y Tipos de Cotización 2015», </w:t>
      </w:r>
      <w:r w:rsidRPr="00F56AD5">
        <w:rPr>
          <w:rFonts w:ascii="Calibri" w:hAnsi="Calibri"/>
          <w:i/>
          <w:iCs/>
        </w:rPr>
        <w:t>Crear-Empresas</w:t>
      </w:r>
      <w:r w:rsidRPr="00F56AD5">
        <w:rPr>
          <w:rFonts w:ascii="Calibri" w:hAnsi="Calibri"/>
        </w:rPr>
        <w:t>. [En línea]. Disponible en: http://www.crear-empresas.com/bases-tipos-cotizacion. [Accedido: 05-ene-2016].</w:t>
      </w:r>
    </w:p>
    <w:p w14:paraId="57061E9C" w14:textId="77777777" w:rsidR="00F56AD5" w:rsidRPr="00F56AD5" w:rsidRDefault="00F56AD5" w:rsidP="00F56AD5">
      <w:pPr>
        <w:pStyle w:val="Bibliografa"/>
        <w:rPr>
          <w:rFonts w:ascii="Calibri" w:hAnsi="Calibri"/>
        </w:rPr>
      </w:pPr>
      <w:r w:rsidRPr="00F56AD5">
        <w:rPr>
          <w:rFonts w:ascii="Calibri" w:hAnsi="Calibri"/>
        </w:rPr>
        <w:t>[3]</w:t>
      </w:r>
      <w:r w:rsidRPr="00F56AD5">
        <w:rPr>
          <w:rFonts w:ascii="Calibri" w:hAnsi="Calibri"/>
        </w:rPr>
        <w:tab/>
        <w:t>«Vistas - CakePHP cookbook». [En línea]. Disponible en: http://book.cakephp.org/3.0/en/views.html.</w:t>
      </w:r>
    </w:p>
    <w:p w14:paraId="20D12D40" w14:textId="77777777" w:rsidR="00F56AD5" w:rsidRPr="00F56AD5" w:rsidRDefault="00F56AD5" w:rsidP="00F56AD5">
      <w:pPr>
        <w:pStyle w:val="Bibliografa"/>
        <w:rPr>
          <w:rFonts w:ascii="Calibri" w:hAnsi="Calibri"/>
        </w:rPr>
      </w:pPr>
      <w:r w:rsidRPr="00F56AD5">
        <w:rPr>
          <w:rFonts w:ascii="Calibri" w:hAnsi="Calibri"/>
        </w:rPr>
        <w:t>[4]</w:t>
      </w:r>
      <w:r w:rsidRPr="00F56AD5">
        <w:rPr>
          <w:rFonts w:ascii="Calibri" w:hAnsi="Calibri"/>
        </w:rPr>
        <w:tab/>
        <w:t>«Controladores - CakePHP cookbook». [En línea]. Disponible en: http://book.cakephp.org/3.0/en/controllers.html.</w:t>
      </w:r>
    </w:p>
    <w:p w14:paraId="13C1BD48" w14:textId="77777777" w:rsidR="00F56AD5" w:rsidRPr="00F56AD5" w:rsidRDefault="00F56AD5" w:rsidP="00F56AD5">
      <w:pPr>
        <w:pStyle w:val="Bibliografa"/>
        <w:rPr>
          <w:rFonts w:ascii="Calibri" w:hAnsi="Calibri"/>
        </w:rPr>
      </w:pPr>
      <w:r w:rsidRPr="00F56AD5">
        <w:rPr>
          <w:rFonts w:ascii="Calibri" w:hAnsi="Calibri"/>
        </w:rPr>
        <w:t>[5]</w:t>
      </w:r>
      <w:r w:rsidRPr="00F56AD5">
        <w:rPr>
          <w:rFonts w:ascii="Calibri" w:hAnsi="Calibri"/>
        </w:rPr>
        <w:tab/>
        <w:t>«Modelo - CakePHP cookbook». [En línea]. Disponible en: http://book.cakephp.org/3.0/en/orm/saving-data.html.</w:t>
      </w:r>
    </w:p>
    <w:p w14:paraId="0A871C25" w14:textId="77777777" w:rsidR="00F56AD5" w:rsidRPr="00DD2D73" w:rsidRDefault="00F56AD5" w:rsidP="00F56AD5">
      <w:pPr>
        <w:pStyle w:val="Bibliografa"/>
        <w:rPr>
          <w:rFonts w:ascii="Calibri" w:hAnsi="Calibri"/>
          <w:lang w:val="en-US"/>
          <w:rPrChange w:id="226" w:author="BRUNO BARUQUE ZANON" w:date="2016-02-03T19:35:00Z">
            <w:rPr>
              <w:rFonts w:ascii="Calibri" w:hAnsi="Calibri"/>
            </w:rPr>
          </w:rPrChange>
        </w:rPr>
      </w:pPr>
      <w:r w:rsidRPr="00DD2D73">
        <w:rPr>
          <w:rFonts w:ascii="Calibri" w:hAnsi="Calibri"/>
          <w:lang w:val="en-US"/>
          <w:rPrChange w:id="227" w:author="BRUNO BARUQUE ZANON" w:date="2016-02-03T19:35:00Z">
            <w:rPr>
              <w:rFonts w:ascii="Calibri" w:hAnsi="Calibri"/>
            </w:rPr>
          </w:rPrChange>
        </w:rPr>
        <w:t>[6]</w:t>
      </w:r>
      <w:r w:rsidRPr="00DD2D73">
        <w:rPr>
          <w:rFonts w:ascii="Calibri" w:hAnsi="Calibri"/>
          <w:lang w:val="en-US"/>
          <w:rPrChange w:id="228" w:author="BRUNO BARUQUE ZANON" w:date="2016-02-03T19:35:00Z">
            <w:rPr>
              <w:rFonts w:ascii="Calibri" w:hAnsi="Calibri"/>
            </w:rPr>
          </w:rPrChange>
        </w:rPr>
        <w:tab/>
        <w:t xml:space="preserve">Andy Smith, </w:t>
      </w:r>
      <w:proofErr w:type="spellStart"/>
      <w:r w:rsidRPr="00DD2D73">
        <w:rPr>
          <w:rFonts w:ascii="Calibri" w:hAnsi="Calibri"/>
          <w:i/>
          <w:iCs/>
          <w:lang w:val="en-US"/>
          <w:rPrChange w:id="229" w:author="BRUNO BARUQUE ZANON" w:date="2016-02-03T19:35:00Z">
            <w:rPr>
              <w:rFonts w:ascii="Calibri" w:hAnsi="Calibri"/>
              <w:i/>
              <w:iCs/>
            </w:rPr>
          </w:rPrChange>
        </w:rPr>
        <w:t>Librería</w:t>
      </w:r>
      <w:proofErr w:type="spellEnd"/>
      <w:r w:rsidRPr="00DD2D73">
        <w:rPr>
          <w:rFonts w:ascii="Calibri" w:hAnsi="Calibri"/>
          <w:i/>
          <w:iCs/>
          <w:lang w:val="en-US"/>
          <w:rPrChange w:id="230" w:author="BRUNO BARUQUE ZANON" w:date="2016-02-03T19:35:00Z">
            <w:rPr>
              <w:rFonts w:ascii="Calibri" w:hAnsi="Calibri"/>
              <w:i/>
              <w:iCs/>
            </w:rPr>
          </w:rPrChange>
        </w:rPr>
        <w:t xml:space="preserve"> IMS-BLTI</w:t>
      </w:r>
      <w:r w:rsidRPr="00DD2D73">
        <w:rPr>
          <w:rFonts w:ascii="Calibri" w:hAnsi="Calibri"/>
          <w:lang w:val="en-US"/>
          <w:rPrChange w:id="231" w:author="BRUNO BARUQUE ZANON" w:date="2016-02-03T19:35:00Z">
            <w:rPr>
              <w:rFonts w:ascii="Calibri" w:hAnsi="Calibri"/>
            </w:rPr>
          </w:rPrChange>
        </w:rPr>
        <w:t>. .</w:t>
      </w:r>
    </w:p>
    <w:p w14:paraId="7C4F78A0" w14:textId="77777777" w:rsidR="00F56AD5" w:rsidRPr="00F56AD5" w:rsidRDefault="00F56AD5" w:rsidP="00F56AD5">
      <w:pPr>
        <w:pStyle w:val="Bibliografa"/>
        <w:rPr>
          <w:rFonts w:ascii="Calibri" w:hAnsi="Calibri"/>
        </w:rPr>
      </w:pPr>
      <w:r w:rsidRPr="00DD2D73">
        <w:rPr>
          <w:rFonts w:ascii="Calibri" w:hAnsi="Calibri"/>
          <w:lang w:val="en-US"/>
          <w:rPrChange w:id="232" w:author="BRUNO BARUQUE ZANON" w:date="2016-02-03T19:35:00Z">
            <w:rPr>
              <w:rFonts w:ascii="Calibri" w:hAnsi="Calibri"/>
            </w:rPr>
          </w:rPrChange>
        </w:rPr>
        <w:t>[7]</w:t>
      </w:r>
      <w:r w:rsidRPr="00DD2D73">
        <w:rPr>
          <w:rFonts w:ascii="Calibri" w:hAnsi="Calibri"/>
          <w:lang w:val="en-US"/>
          <w:rPrChange w:id="233" w:author="BRUNO BARUQUE ZANON" w:date="2016-02-03T19:35:00Z">
            <w:rPr>
              <w:rFonts w:ascii="Calibri" w:hAnsi="Calibri"/>
            </w:rPr>
          </w:rPrChange>
        </w:rPr>
        <w:tab/>
        <w:t>«</w:t>
      </w:r>
      <w:proofErr w:type="spellStart"/>
      <w:r w:rsidRPr="00DD2D73">
        <w:rPr>
          <w:rFonts w:ascii="Calibri" w:hAnsi="Calibri"/>
          <w:lang w:val="en-US"/>
          <w:rPrChange w:id="234" w:author="BRUNO BARUQUE ZANON" w:date="2016-02-03T19:35:00Z">
            <w:rPr>
              <w:rFonts w:ascii="Calibri" w:hAnsi="Calibri"/>
            </w:rPr>
          </w:rPrChange>
        </w:rPr>
        <w:t>Libchart</w:t>
      </w:r>
      <w:proofErr w:type="spellEnd"/>
      <w:r w:rsidRPr="00DD2D73">
        <w:rPr>
          <w:rFonts w:ascii="Calibri" w:hAnsi="Calibri"/>
          <w:lang w:val="en-US"/>
          <w:rPrChange w:id="235" w:author="BRUNO BARUQUE ZANON" w:date="2016-02-03T19:35:00Z">
            <w:rPr>
              <w:rFonts w:ascii="Calibri" w:hAnsi="Calibri"/>
            </w:rPr>
          </w:rPrChange>
        </w:rPr>
        <w:t xml:space="preserve">». </w:t>
      </w:r>
      <w:r w:rsidRPr="00F56AD5">
        <w:rPr>
          <w:rFonts w:ascii="Calibri" w:hAnsi="Calibri"/>
        </w:rPr>
        <w:t>[En línea]. Disponible en: http://naku.dohcrew.com/libchart/pages/introduction/.</w:t>
      </w:r>
    </w:p>
    <w:p w14:paraId="0FD39361" w14:textId="77777777" w:rsidR="00F56AD5" w:rsidRPr="00F56AD5" w:rsidRDefault="00F56AD5" w:rsidP="00F56AD5">
      <w:pPr>
        <w:pStyle w:val="Bibliografa"/>
        <w:rPr>
          <w:rFonts w:ascii="Calibri" w:hAnsi="Calibri"/>
        </w:rPr>
      </w:pPr>
      <w:r w:rsidRPr="00F56AD5">
        <w:rPr>
          <w:rFonts w:ascii="Calibri" w:hAnsi="Calibri"/>
        </w:rPr>
        <w:t>[8]</w:t>
      </w:r>
      <w:r w:rsidRPr="00F56AD5">
        <w:rPr>
          <w:rFonts w:ascii="Calibri" w:hAnsi="Calibri"/>
        </w:rPr>
        <w:tab/>
        <w:t>«JPlag». [En línea]. Disponible en: https://jplag.ipd.kit.edu/.</w:t>
      </w:r>
    </w:p>
    <w:p w14:paraId="42C9B074" w14:textId="77777777" w:rsidR="00F56AD5" w:rsidRPr="00F56AD5" w:rsidRDefault="00F56AD5" w:rsidP="00F56AD5">
      <w:pPr>
        <w:pStyle w:val="Bibliografa"/>
        <w:rPr>
          <w:rFonts w:ascii="Calibri" w:hAnsi="Calibri"/>
        </w:rPr>
      </w:pPr>
      <w:r w:rsidRPr="00F56AD5">
        <w:rPr>
          <w:rFonts w:ascii="Calibri" w:hAnsi="Calibri"/>
        </w:rPr>
        <w:t>[9]</w:t>
      </w:r>
      <w:r w:rsidRPr="00F56AD5">
        <w:rPr>
          <w:rFonts w:ascii="Calibri" w:hAnsi="Calibri"/>
        </w:rPr>
        <w:tab/>
        <w:t>«Plugin JavaNCSS». [En línea]. Disponible en: http://www.mojohaus.org/javancss-maven-plugin/.</w:t>
      </w:r>
    </w:p>
    <w:p w14:paraId="4E831F2B" w14:textId="77777777" w:rsidR="00F56AD5" w:rsidRPr="00F56AD5" w:rsidRDefault="00F56AD5" w:rsidP="00F56AD5">
      <w:pPr>
        <w:pStyle w:val="Bibliografa"/>
        <w:rPr>
          <w:rFonts w:ascii="Calibri" w:hAnsi="Calibri"/>
        </w:rPr>
      </w:pPr>
      <w:r w:rsidRPr="00F56AD5">
        <w:rPr>
          <w:rFonts w:ascii="Calibri" w:hAnsi="Calibri"/>
        </w:rPr>
        <w:t>[10]</w:t>
      </w:r>
      <w:r w:rsidRPr="00F56AD5">
        <w:rPr>
          <w:rFonts w:ascii="Calibri" w:hAnsi="Calibri"/>
        </w:rPr>
        <w:tab/>
        <w:t>«Plugin JDepend». [En línea]. Disponible en: http://www.mojohaus.org/jdepend-maven-plugin/.</w:t>
      </w:r>
    </w:p>
    <w:p w14:paraId="174F83F9" w14:textId="77777777" w:rsidR="00F56AD5" w:rsidRPr="00F56AD5" w:rsidRDefault="00F56AD5" w:rsidP="00F56AD5">
      <w:pPr>
        <w:pStyle w:val="Bibliografa"/>
        <w:rPr>
          <w:rFonts w:ascii="Calibri" w:hAnsi="Calibri"/>
        </w:rPr>
      </w:pPr>
      <w:r w:rsidRPr="00F56AD5">
        <w:rPr>
          <w:rFonts w:ascii="Calibri" w:hAnsi="Calibri"/>
        </w:rPr>
        <w:t>[11]</w:t>
      </w:r>
      <w:r w:rsidRPr="00F56AD5">
        <w:rPr>
          <w:rFonts w:ascii="Calibri" w:hAnsi="Calibri"/>
        </w:rPr>
        <w:tab/>
        <w:t>«Plugin PMD». [En línea]. Disponible en: https://maven.apache.org/plugins/maven-pmd-plugin/.</w:t>
      </w:r>
    </w:p>
    <w:p w14:paraId="6086A8A5" w14:textId="77777777" w:rsidR="00F56AD5" w:rsidRPr="00F56AD5" w:rsidRDefault="00F56AD5" w:rsidP="00F56AD5">
      <w:pPr>
        <w:pStyle w:val="Bibliografa"/>
        <w:rPr>
          <w:rFonts w:ascii="Calibri" w:hAnsi="Calibri"/>
        </w:rPr>
      </w:pPr>
      <w:r w:rsidRPr="00F56AD5">
        <w:rPr>
          <w:rFonts w:ascii="Calibri" w:hAnsi="Calibri"/>
        </w:rPr>
        <w:t>[12]</w:t>
      </w:r>
      <w:r w:rsidRPr="00F56AD5">
        <w:rPr>
          <w:rFonts w:ascii="Calibri" w:hAnsi="Calibri"/>
        </w:rPr>
        <w:tab/>
        <w:t>«Plugin FindBugs». [En línea]. Disponible en: http://gleclaire.github.io/findbugs-maven-plugin/.</w:t>
      </w:r>
    </w:p>
    <w:p w14:paraId="29009CD5" w14:textId="77777777" w:rsidR="00F56AD5" w:rsidRPr="00F56AD5" w:rsidRDefault="00F56AD5" w:rsidP="00F56AD5">
      <w:pPr>
        <w:pStyle w:val="Bibliografa"/>
        <w:rPr>
          <w:rFonts w:ascii="Calibri" w:hAnsi="Calibri"/>
        </w:rPr>
      </w:pPr>
      <w:r w:rsidRPr="00F56AD5">
        <w:rPr>
          <w:rFonts w:ascii="Calibri" w:hAnsi="Calibri"/>
        </w:rPr>
        <w:t>[13]</w:t>
      </w:r>
      <w:r w:rsidRPr="00F56AD5">
        <w:rPr>
          <w:rFonts w:ascii="Calibri" w:hAnsi="Calibri"/>
        </w:rPr>
        <w:tab/>
        <w:t>«PHPUnit - descarga fichero .phar». [En línea]. Disponible en: https://phpunit.de/#download.</w:t>
      </w:r>
    </w:p>
    <w:p w14:paraId="178D5785" w14:textId="77777777" w:rsidR="00F56AD5" w:rsidRPr="00F56AD5" w:rsidRDefault="00F56AD5" w:rsidP="00F56AD5">
      <w:pPr>
        <w:pStyle w:val="Bibliografa"/>
        <w:rPr>
          <w:rFonts w:ascii="Calibri" w:hAnsi="Calibri"/>
        </w:rPr>
      </w:pPr>
      <w:r w:rsidRPr="00DD2D73">
        <w:rPr>
          <w:rFonts w:ascii="Calibri" w:hAnsi="Calibri"/>
          <w:lang w:val="en-US"/>
          <w:rPrChange w:id="236" w:author="BRUNO BARUQUE ZANON" w:date="2016-02-03T19:35:00Z">
            <w:rPr>
              <w:rFonts w:ascii="Calibri" w:hAnsi="Calibri"/>
            </w:rPr>
          </w:rPrChange>
        </w:rPr>
        <w:t>[14]</w:t>
      </w:r>
      <w:r w:rsidRPr="00DD2D73">
        <w:rPr>
          <w:rFonts w:ascii="Calibri" w:hAnsi="Calibri"/>
          <w:lang w:val="en-US"/>
          <w:rPrChange w:id="237" w:author="BRUNO BARUQUE ZANON" w:date="2016-02-03T19:35:00Z">
            <w:rPr>
              <w:rFonts w:ascii="Calibri" w:hAnsi="Calibri"/>
            </w:rPr>
          </w:rPrChange>
        </w:rPr>
        <w:tab/>
        <w:t xml:space="preserve">«Eclipse for PHP Developers». </w:t>
      </w:r>
      <w:proofErr w:type="gramStart"/>
      <w:r w:rsidRPr="00DD2D73">
        <w:rPr>
          <w:rFonts w:ascii="Calibri" w:hAnsi="Calibri"/>
          <w:lang w:val="en-US"/>
          <w:rPrChange w:id="238" w:author="BRUNO BARUQUE ZANON" w:date="2016-02-03T19:35:00Z">
            <w:rPr>
              <w:rFonts w:ascii="Calibri" w:hAnsi="Calibri"/>
            </w:rPr>
          </w:rPrChange>
        </w:rPr>
        <w:t>[</w:t>
      </w:r>
      <w:proofErr w:type="spellStart"/>
      <w:r w:rsidRPr="00DD2D73">
        <w:rPr>
          <w:rFonts w:ascii="Calibri" w:hAnsi="Calibri"/>
          <w:lang w:val="en-US"/>
          <w:rPrChange w:id="239" w:author="BRUNO BARUQUE ZANON" w:date="2016-02-03T19:35:00Z">
            <w:rPr>
              <w:rFonts w:ascii="Calibri" w:hAnsi="Calibri"/>
            </w:rPr>
          </w:rPrChange>
        </w:rPr>
        <w:t>En</w:t>
      </w:r>
      <w:proofErr w:type="spellEnd"/>
      <w:r w:rsidRPr="00DD2D73">
        <w:rPr>
          <w:rFonts w:ascii="Calibri" w:hAnsi="Calibri"/>
          <w:lang w:val="en-US"/>
          <w:rPrChange w:id="240" w:author="BRUNO BARUQUE ZANON" w:date="2016-02-03T19:35:00Z">
            <w:rPr>
              <w:rFonts w:ascii="Calibri" w:hAnsi="Calibri"/>
            </w:rPr>
          </w:rPrChange>
        </w:rPr>
        <w:t xml:space="preserve"> </w:t>
      </w:r>
      <w:proofErr w:type="spellStart"/>
      <w:r w:rsidRPr="00DD2D73">
        <w:rPr>
          <w:rFonts w:ascii="Calibri" w:hAnsi="Calibri"/>
          <w:lang w:val="en-US"/>
          <w:rPrChange w:id="241" w:author="BRUNO BARUQUE ZANON" w:date="2016-02-03T19:35:00Z">
            <w:rPr>
              <w:rFonts w:ascii="Calibri" w:hAnsi="Calibri"/>
            </w:rPr>
          </w:rPrChange>
        </w:rPr>
        <w:t>línea</w:t>
      </w:r>
      <w:proofErr w:type="spellEnd"/>
      <w:r w:rsidRPr="00DD2D73">
        <w:rPr>
          <w:rFonts w:ascii="Calibri" w:hAnsi="Calibri"/>
          <w:lang w:val="en-US"/>
          <w:rPrChange w:id="242" w:author="BRUNO BARUQUE ZANON" w:date="2016-02-03T19:35:00Z">
            <w:rPr>
              <w:rFonts w:ascii="Calibri" w:hAnsi="Calibri"/>
            </w:rPr>
          </w:rPrChange>
        </w:rPr>
        <w:t>].</w:t>
      </w:r>
      <w:proofErr w:type="gramEnd"/>
      <w:r w:rsidRPr="00DD2D73">
        <w:rPr>
          <w:rFonts w:ascii="Calibri" w:hAnsi="Calibri"/>
          <w:lang w:val="en-US"/>
          <w:rPrChange w:id="243" w:author="BRUNO BARUQUE ZANON" w:date="2016-02-03T19:35:00Z">
            <w:rPr>
              <w:rFonts w:ascii="Calibri" w:hAnsi="Calibri"/>
            </w:rPr>
          </w:rPrChange>
        </w:rPr>
        <w:t xml:space="preserve"> </w:t>
      </w:r>
      <w:r w:rsidRPr="00F56AD5">
        <w:rPr>
          <w:rFonts w:ascii="Calibri" w:hAnsi="Calibri"/>
        </w:rPr>
        <w:t>Disponible en: http://www.eclipse.org/downloads/packages/eclipse-php-developers/heliosr.</w:t>
      </w:r>
    </w:p>
    <w:p w14:paraId="24634F60" w14:textId="77777777" w:rsidR="00F56AD5" w:rsidRPr="00F56AD5" w:rsidRDefault="00F56AD5" w:rsidP="00F56AD5">
      <w:pPr>
        <w:pStyle w:val="Bibliografa"/>
        <w:rPr>
          <w:rFonts w:ascii="Calibri" w:hAnsi="Calibri"/>
        </w:rPr>
      </w:pPr>
      <w:r w:rsidRPr="00F56AD5">
        <w:rPr>
          <w:rFonts w:ascii="Calibri" w:hAnsi="Calibri"/>
        </w:rPr>
        <w:t>[15]</w:t>
      </w:r>
      <w:r w:rsidRPr="00F56AD5">
        <w:rPr>
          <w:rFonts w:ascii="Calibri" w:hAnsi="Calibri"/>
        </w:rPr>
        <w:tab/>
        <w:t xml:space="preserve">«Prueba unitaria», </w:t>
      </w:r>
      <w:r w:rsidRPr="00F56AD5">
        <w:rPr>
          <w:rFonts w:ascii="Calibri" w:hAnsi="Calibri"/>
          <w:i/>
          <w:iCs/>
        </w:rPr>
        <w:t>Wikipedia, la enciclopedia libre</w:t>
      </w:r>
      <w:r w:rsidRPr="00F56AD5">
        <w:rPr>
          <w:rFonts w:ascii="Calibri" w:hAnsi="Calibri"/>
        </w:rPr>
        <w:t>. 30-nov-2015.</w:t>
      </w:r>
    </w:p>
    <w:p w14:paraId="10E8E959" w14:textId="77777777" w:rsidR="00F56AD5" w:rsidRPr="00F56AD5" w:rsidRDefault="00F56AD5" w:rsidP="00F56AD5">
      <w:pPr>
        <w:pStyle w:val="Bibliografa"/>
        <w:rPr>
          <w:rFonts w:ascii="Calibri" w:hAnsi="Calibri"/>
        </w:rPr>
      </w:pPr>
      <w:r w:rsidRPr="00F56AD5">
        <w:rPr>
          <w:rFonts w:ascii="Calibri" w:hAnsi="Calibri"/>
        </w:rPr>
        <w:t>[16]</w:t>
      </w:r>
      <w:r w:rsidRPr="00F56AD5">
        <w:rPr>
          <w:rFonts w:ascii="Calibri" w:hAnsi="Calibri"/>
        </w:rPr>
        <w:tab/>
        <w:t xml:space="preserve">«Cobertura de código», </w:t>
      </w:r>
      <w:r w:rsidRPr="00F56AD5">
        <w:rPr>
          <w:rFonts w:ascii="Calibri" w:hAnsi="Calibri"/>
          <w:i/>
          <w:iCs/>
        </w:rPr>
        <w:t>Wikipedia, la enciclopedia libre</w:t>
      </w:r>
      <w:r w:rsidRPr="00F56AD5">
        <w:rPr>
          <w:rFonts w:ascii="Calibri" w:hAnsi="Calibri"/>
        </w:rPr>
        <w:t>. 01-sep-2015.</w:t>
      </w:r>
    </w:p>
    <w:p w14:paraId="524CBC25" w14:textId="77777777" w:rsidR="00F56AD5" w:rsidRPr="00F56AD5" w:rsidRDefault="00F56AD5" w:rsidP="00F56AD5">
      <w:pPr>
        <w:pStyle w:val="Bibliografa"/>
        <w:rPr>
          <w:rFonts w:ascii="Calibri" w:hAnsi="Calibri"/>
        </w:rPr>
      </w:pPr>
      <w:r w:rsidRPr="00F56AD5">
        <w:rPr>
          <w:rFonts w:ascii="Calibri" w:hAnsi="Calibri"/>
        </w:rPr>
        <w:t>[17]</w:t>
      </w:r>
      <w:r w:rsidRPr="00F56AD5">
        <w:rPr>
          <w:rFonts w:ascii="Calibri" w:hAnsi="Calibri"/>
        </w:rPr>
        <w:tab/>
        <w:t>«Moodle - Creación de un curso». [En línea]. Disponible en: https://docs.moodle.org/all/es/A%C3%B1adiendo_un_nuevo_curso.</w:t>
      </w:r>
    </w:p>
    <w:p w14:paraId="042E4ACF" w14:textId="357F40F1" w:rsidR="00B43A28" w:rsidRDefault="00F33AA8" w:rsidP="00F33AA8">
      <w:pPr>
        <w:pStyle w:val="Cuerpo"/>
        <w:sectPr w:rsidR="00B43A28" w:rsidSect="00AF61C3">
          <w:pgSz w:w="8419" w:h="11906" w:orient="landscape" w:code="9"/>
          <w:pgMar w:top="680" w:right="851" w:bottom="680" w:left="851" w:header="709" w:footer="709" w:gutter="510"/>
          <w:cols w:space="708"/>
          <w:titlePg/>
          <w:docGrid w:linePitch="360"/>
        </w:sectPr>
      </w:pPr>
      <w:r>
        <w:fldChar w:fldCharType="end"/>
      </w:r>
    </w:p>
    <w:p w14:paraId="4F1FE852" w14:textId="6D02EAB6" w:rsidR="00F05AB6" w:rsidRPr="00F33AA8" w:rsidRDefault="00D37217" w:rsidP="00F33AA8">
      <w:pPr>
        <w:pStyle w:val="Cuerpo"/>
      </w:pPr>
      <w:r>
        <w:rPr>
          <w:noProof/>
          <w:lang w:eastAsia="es-ES"/>
        </w:rPr>
        <w:lastRenderedPageBreak/>
        <mc:AlternateContent>
          <mc:Choice Requires="wps">
            <w:drawing>
              <wp:anchor distT="0" distB="0" distL="114300" distR="114300" simplePos="0" relativeHeight="251680768" behindDoc="0" locked="0" layoutInCell="1" allowOverlap="1" wp14:anchorId="23F32E19" wp14:editId="1D885F2D">
                <wp:simplePos x="0" y="0"/>
                <wp:positionH relativeFrom="column">
                  <wp:posOffset>704850</wp:posOffset>
                </wp:positionH>
                <wp:positionV relativeFrom="paragraph">
                  <wp:posOffset>4961890</wp:posOffset>
                </wp:positionV>
                <wp:extent cx="2711036" cy="262393"/>
                <wp:effectExtent l="0" t="0" r="13335" b="23495"/>
                <wp:wrapNone/>
                <wp:docPr id="91" name="Cuadro de texto 91"/>
                <wp:cNvGraphicFramePr/>
                <a:graphic xmlns:a="http://schemas.openxmlformats.org/drawingml/2006/main">
                  <a:graphicData uri="http://schemas.microsoft.com/office/word/2010/wordprocessingShape">
                    <wps:wsp>
                      <wps:cNvSpPr txBox="1"/>
                      <wps:spPr>
                        <a:xfrm>
                          <a:off x="0" y="0"/>
                          <a:ext cx="2711036" cy="2623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86DCD8F" w14:textId="77777777" w:rsidR="00DD2D73" w:rsidRDefault="00DD2D73" w:rsidP="00D37217">
                            <w:pPr>
                              <w:jc w:val="center"/>
                            </w:pPr>
                            <w:r>
                              <w:t>Impreso en Burgos el jueves, 4 de febrero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1" o:spid="_x0000_s1028" type="#_x0000_t202" style="position:absolute;left:0;text-align:left;margin-left:55.5pt;margin-top:390.7pt;width:213.45pt;height:2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" fillcolor="white [3201]" strokecolor="white [3212]" strokeweight=".5pt">
                <v:textbox>
                  <w:txbxContent>
                    <w:p w14:paraId="486DCD8F" w14:textId="77777777" w:rsidR="00DD2D73" w:rsidRDefault="00DD2D73" w:rsidP="00D37217">
                      <w:pPr>
                        <w:jc w:val="center"/>
                      </w:pPr>
                      <w:r>
                        <w:t>Impreso en Burgos el jueves, 4 de febrero de 2016</w:t>
                      </w:r>
                    </w:p>
                  </w:txbxContent>
                </v:textbox>
              </v:shape>
            </w:pict>
          </mc:Fallback>
        </mc:AlternateContent>
      </w:r>
      <w:r w:rsidR="00B43A28">
        <w:rPr>
          <w:noProof/>
          <w:lang w:eastAsia="es-ES"/>
        </w:rPr>
        <w:drawing>
          <wp:anchor distT="0" distB="0" distL="114300" distR="114300" simplePos="0" relativeHeight="251671552" behindDoc="0" locked="0" layoutInCell="1" allowOverlap="1" wp14:anchorId="3CA9D1C8" wp14:editId="59E1AC9D">
            <wp:simplePos x="0" y="0"/>
            <wp:positionH relativeFrom="column">
              <wp:posOffset>0</wp:posOffset>
            </wp:positionH>
            <wp:positionV relativeFrom="paragraph">
              <wp:posOffset>294640</wp:posOffset>
            </wp:positionV>
            <wp:extent cx="3725545" cy="3824605"/>
            <wp:effectExtent l="0" t="0" r="8255" b="4445"/>
            <wp:wrapThrough wrapText="bothSides">
              <wp:wrapPolygon edited="0">
                <wp:start x="0" y="0"/>
                <wp:lineTo x="0" y="21518"/>
                <wp:lineTo x="21537" y="21518"/>
                <wp:lineTo x="21537" y="0"/>
                <wp:lineTo x="0" y="0"/>
              </wp:wrapPolygon>
            </wp:wrapThrough>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F05AB6" w:rsidRPr="00F33AA8" w:rsidSect="00AF61C3">
      <w:headerReference w:type="first" r:id="rId107"/>
      <w:pgSz w:w="8419" w:h="11906" w:orient="landscape" w:code="9"/>
      <w:pgMar w:top="680" w:right="851" w:bottom="680" w:left="851" w:header="709" w:footer="709" w:gutter="51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BRUNO BARUQUE ZANON" w:date="2016-02-03T19:50:00Z" w:initials="BBZ">
    <w:p w14:paraId="18C02FA8" w14:textId="4761EE4C" w:rsidR="00312CA5" w:rsidRDefault="00312CA5">
      <w:pPr>
        <w:pStyle w:val="Textocomentario"/>
      </w:pPr>
      <w:r>
        <w:rPr>
          <w:rStyle w:val="Refdecomentario"/>
        </w:rPr>
        <w:annotationRef/>
      </w:r>
      <w:proofErr w:type="spellStart"/>
      <w:r>
        <w:t>Sihas</w:t>
      </w:r>
      <w:proofErr w:type="spellEnd"/>
      <w:r>
        <w:t xml:space="preserve"> comprobado que la licencia que has usado permite la explotación económica del producto, lo puedes indicar aquí, para darle más impresión de que está planteado desde un punto de vista relativamente real.</w:t>
      </w:r>
    </w:p>
  </w:comment>
  <w:comment w:id="41" w:author="BRUNO BARUQUE ZANON" w:date="2016-02-03T19:49:00Z" w:initials="BBZ">
    <w:p w14:paraId="22A7A948" w14:textId="4C23E976" w:rsidR="00DD2D73" w:rsidRDefault="00DD2D73">
      <w:pPr>
        <w:pStyle w:val="Textocomentario"/>
      </w:pPr>
      <w:r>
        <w:rPr>
          <w:rStyle w:val="Refdecomentario"/>
        </w:rPr>
        <w:annotationRef/>
      </w:r>
      <w:r w:rsidR="00312CA5">
        <w:t xml:space="preserve">Si lo quieres completar un poco, puedes echarle </w:t>
      </w:r>
      <w:r>
        <w:t>un poco de literatura diciendo en que puede consistir el paquete. P.ej. si das mantenimiento a lo largo de un año</w:t>
      </w:r>
      <w:r w:rsidR="00312CA5">
        <w:t xml:space="preserve"> (solución de problemas o bugs, personalización de la apariencia, atención al cliente)</w:t>
      </w:r>
      <w:r>
        <w:t>, hasta puedes cobrar por mes y subir un poco el precio</w:t>
      </w:r>
      <w:r w:rsidR="00312CA5">
        <w:t>…</w:t>
      </w:r>
    </w:p>
  </w:comment>
  <w:comment w:id="42" w:author="BRUNO BARUQUE ZANON" w:date="2016-02-03T19:52:00Z" w:initials="BBZ">
    <w:p w14:paraId="5B15C51D" w14:textId="7BBFBFE3" w:rsidR="00DD2D73" w:rsidRDefault="00DD2D73">
      <w:pPr>
        <w:pStyle w:val="Textocomentario"/>
      </w:pPr>
      <w:r>
        <w:rPr>
          <w:rStyle w:val="Refdecomentario"/>
        </w:rPr>
        <w:annotationRef/>
      </w:r>
      <w:r>
        <w:rPr>
          <w:rStyle w:val="Textoennegrita"/>
        </w:rPr>
        <w:t xml:space="preserve">El curso 2013-2014 comienza con 82 universidades en España (obtenido de </w:t>
      </w:r>
      <w:r w:rsidRPr="00DD2D73">
        <w:rPr>
          <w:rStyle w:val="Textoennegrita"/>
        </w:rPr>
        <w:t>http://www.mecd.gob.es/prensa-mecd/actualidad/2014/02/20140213-datos-univer.html</w:t>
      </w:r>
      <w:r>
        <w:rPr>
          <w:rStyle w:val="Textoennegrita"/>
        </w:rPr>
        <w:t>).</w:t>
      </w:r>
    </w:p>
    <w:p w14:paraId="2298AB62" w14:textId="2C067772" w:rsidR="00312CA5" w:rsidRDefault="00312CA5">
      <w:pPr>
        <w:pStyle w:val="Textocomentario"/>
      </w:pPr>
      <w:r>
        <w:t>Evidentemente, se podría vender en otros países, pero parece una cifra un poco elevada.</w:t>
      </w:r>
    </w:p>
    <w:p w14:paraId="6A25738B" w14:textId="77777777" w:rsidR="00DD2D73" w:rsidRDefault="00DD2D73">
      <w:pPr>
        <w:pStyle w:val="Textocomentario"/>
      </w:pPr>
      <w:r>
        <w:t xml:space="preserve">Se podría hacer un estimación que incluyese universidades y centros de FP (de ahí, tendrías que estimar que quizá no todos ofrecen titulaciones de informática). </w:t>
      </w:r>
    </w:p>
    <w:p w14:paraId="61544DF8" w14:textId="3FC16328" w:rsidR="00312CA5" w:rsidRDefault="00312CA5">
      <w:pPr>
        <w:pStyle w:val="Textocomentario"/>
      </w:pPr>
      <w:r>
        <w:t xml:space="preserve">Si te recomendaría que el número, aunque sea una estimación, tenga una base en un dato real que puedas citar... </w:t>
      </w:r>
    </w:p>
  </w:comment>
  <w:comment w:id="166" w:author="BRUNO BARUQUE ZANON" w:date="2016-02-03T20:03:00Z" w:initials="BBZ">
    <w:p w14:paraId="6AF43612" w14:textId="341B0174" w:rsidR="00835C8E" w:rsidRDefault="00835C8E">
      <w:pPr>
        <w:pStyle w:val="Textocomentario"/>
      </w:pPr>
      <w:r>
        <w:rPr>
          <w:rStyle w:val="Refdecomentario"/>
        </w:rPr>
        <w:annotationRef/>
      </w:r>
      <w:r>
        <w:t xml:space="preserve">“Si se quiere comprobar el contenido del fichero de configuración de </w:t>
      </w:r>
      <w:proofErr w:type="spellStart"/>
      <w:r>
        <w:t>Maven</w:t>
      </w:r>
      <w:proofErr w:type="spellEnd"/>
      <w:r>
        <w:t xml:space="preserve"> se puede encontrar en la carpeta de fuentes (o como la haya llamado) entregada junto con esta memoria.</w:t>
      </w:r>
      <w:bookmarkStart w:id="167" w:name="_GoBack"/>
      <w:bookmarkEnd w:id="167"/>
      <w:r>
        <w:t>”</w:t>
      </w:r>
    </w:p>
  </w:comment>
  <w:comment w:id="173" w:author="BRUNO BARUQUE ZANON" w:date="2016-02-03T20:02:00Z" w:initials="BBZ">
    <w:p w14:paraId="31F230CD" w14:textId="55564DD1" w:rsidR="00835C8E" w:rsidRDefault="00835C8E">
      <w:pPr>
        <w:pStyle w:val="Textocomentario"/>
      </w:pPr>
      <w:r>
        <w:rPr>
          <w:rStyle w:val="Refdecomentario"/>
        </w:rPr>
        <w:annotationRef/>
      </w:r>
      <w:r>
        <w:t xml:space="preserve">Añade los nombres de las tareas </w:t>
      </w:r>
      <w:proofErr w:type="spellStart"/>
      <w:r>
        <w:t>Maven</w:t>
      </w:r>
      <w:proofErr w:type="spellEnd"/>
      <w:r>
        <w:t xml:space="preserve"> que hacen eso.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8498C5" w14:textId="77777777" w:rsidR="007F27A6" w:rsidRDefault="007F27A6" w:rsidP="00B3333E">
      <w:r>
        <w:separator/>
      </w:r>
    </w:p>
  </w:endnote>
  <w:endnote w:type="continuationSeparator" w:id="0">
    <w:p w14:paraId="5AB69FD9" w14:textId="77777777" w:rsidR="007F27A6" w:rsidRDefault="007F27A6"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E0000AFF" w:usb1="500078FF" w:usb2="00000021" w:usb3="00000000" w:csb0="000001BF" w:csb1="00000000"/>
  </w:font>
  <w:font w:name="Liberation Sans">
    <w:altName w:val="Arial"/>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948C8" w14:textId="37E4D5AE" w:rsidR="00DD2D73" w:rsidRDefault="00DD2D73">
    <w:pPr>
      <w:pStyle w:val="Piedepgina"/>
    </w:pPr>
    <w:r>
      <w:rPr>
        <w:noProof/>
        <w:lang w:eastAsia="es-ES"/>
      </w:rPr>
      <w:drawing>
        <wp:anchor distT="0" distB="0" distL="114300" distR="114300" simplePos="0" relativeHeight="251681792" behindDoc="0" locked="0" layoutInCell="1" allowOverlap="1" wp14:anchorId="60E6432F" wp14:editId="4EAA3761">
          <wp:simplePos x="0" y="0"/>
          <wp:positionH relativeFrom="column">
            <wp:posOffset>-208763</wp:posOffset>
          </wp:positionH>
          <wp:positionV relativeFrom="paragraph">
            <wp:posOffset>48412</wp:posOffset>
          </wp:positionV>
          <wp:extent cx="296545" cy="304165"/>
          <wp:effectExtent l="0" t="0" r="8255" b="635"/>
          <wp:wrapThrough wrapText="bothSides">
            <wp:wrapPolygon edited="0">
              <wp:start x="0" y="0"/>
              <wp:lineTo x="0" y="20292"/>
              <wp:lineTo x="20814" y="20292"/>
              <wp:lineTo x="2081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466873" w14:textId="77777777" w:rsidR="007F27A6" w:rsidRDefault="007F27A6" w:rsidP="00B3333E">
      <w:r>
        <w:separator/>
      </w:r>
    </w:p>
  </w:footnote>
  <w:footnote w:type="continuationSeparator" w:id="0">
    <w:p w14:paraId="51FAF6AF" w14:textId="77777777" w:rsidR="007F27A6" w:rsidRDefault="007F27A6"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2167903"/>
      <w:docPartObj>
        <w:docPartGallery w:val="Page Numbers (Top of Page)"/>
        <w:docPartUnique/>
      </w:docPartObj>
    </w:sdtPr>
    <w:sdtContent>
      <w:p w14:paraId="5A8039DC" w14:textId="77777777" w:rsidR="00DD2D73" w:rsidRPr="00390659" w:rsidRDefault="00DD2D73" w:rsidP="003F59DC">
        <w:pPr>
          <w:pStyle w:val="Encabezado"/>
          <w:jc w:val="right"/>
        </w:pPr>
        <w:r w:rsidRPr="00390659">
          <w:rPr>
            <w:noProof/>
            <w:sz w:val="16"/>
            <w:lang w:eastAsia="es-ES"/>
          </w:rPr>
          <w:drawing>
            <wp:anchor distT="0" distB="0" distL="114300" distR="114300" simplePos="0" relativeHeight="251678720" behindDoc="0" locked="0" layoutInCell="1" allowOverlap="1" wp14:anchorId="0438A2DD" wp14:editId="297B7C92">
              <wp:simplePos x="0" y="0"/>
              <wp:positionH relativeFrom="column">
                <wp:posOffset>-332740</wp:posOffset>
              </wp:positionH>
              <wp:positionV relativeFrom="paragraph">
                <wp:posOffset>-296174</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8" name="Imagen 88"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9744" behindDoc="0" locked="0" layoutInCell="1" allowOverlap="1" wp14:anchorId="45566FFA" wp14:editId="2012B173">
                  <wp:simplePos x="0" y="0"/>
                  <wp:positionH relativeFrom="column">
                    <wp:posOffset>-22459</wp:posOffset>
                  </wp:positionH>
                  <wp:positionV relativeFrom="paragraph">
                    <wp:posOffset>-206041</wp:posOffset>
                  </wp:positionV>
                  <wp:extent cx="1226686" cy="23431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69CA6" w14:textId="77777777" w:rsidR="00DD2D73" w:rsidRPr="00390659" w:rsidRDefault="00DD2D73" w:rsidP="003F59DC">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9" o:spid="_x0000_s1029" type="#_x0000_t202" style="position:absolute;left:0;text-align:left;margin-left:-1.75pt;margin-top:-16.2pt;width:96.6pt;height:1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CBW/9ZACAACTBQAADgAAAAAAAAAAAAAAAAAuAgAAZHJzL2Uyb0RvYy54bWxQ&#10;SwECLQAUAAYACAAAACEA1Ht8QuAAAAAIAQAADwAAAAAAAAAAAAAAAADqBAAAZHJzL2Rvd25yZXYu&#10;eG1sUEsFBgAAAAAEAAQA8wAAAPcFAAAAAA==&#10;" fillcolor="white [3201]" stroked="f" strokeweight=".5pt">
                  <v:textbox>
                    <w:txbxContent>
                      <w:p w14:paraId="4B669CA6" w14:textId="77777777" w:rsidR="00DD2D73" w:rsidRPr="00390659" w:rsidRDefault="00DD2D73" w:rsidP="003F59DC">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77696" behindDoc="0" locked="0" layoutInCell="1" allowOverlap="1" wp14:anchorId="082E4446" wp14:editId="71FDED72">
                  <wp:simplePos x="0" y="0"/>
                  <wp:positionH relativeFrom="column">
                    <wp:posOffset>969010</wp:posOffset>
                  </wp:positionH>
                  <wp:positionV relativeFrom="paragraph">
                    <wp:posOffset>-124460</wp:posOffset>
                  </wp:positionV>
                  <wp:extent cx="2232660" cy="30797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FF1E4" w14:textId="77777777" w:rsidR="00DD2D73" w:rsidRPr="00390659" w:rsidRDefault="00DD2D73"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84" o:spid="_x0000_s1030" type="#_x0000_t202" style="position:absolute;left:0;text-align:left;margin-left:76.3pt;margin-top:-9.8pt;width:175.8pt;height:2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" fillcolor="white [3201]" stroked="f" strokeweight=".5pt">
                  <v:textbox>
                    <w:txbxContent>
                      <w:p w14:paraId="6C4FF1E4" w14:textId="77777777" w:rsidR="00DD2D73" w:rsidRPr="00390659" w:rsidRDefault="00DD2D73"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835C8E">
          <w:rPr>
            <w:noProof/>
            <w:sz w:val="14"/>
          </w:rPr>
          <w:t>5</w:t>
        </w:r>
        <w:r w:rsidRPr="00390659">
          <w:rPr>
            <w:sz w:val="1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DD2D73" w14:paraId="4784929E" w14:textId="77777777" w:rsidTr="009B4A3F">
      <w:trPr>
        <w:trHeight w:val="1814"/>
      </w:trPr>
      <w:tc>
        <w:tcPr>
          <w:tcW w:w="5457" w:type="dxa"/>
          <w:shd w:val="clear" w:color="auto" w:fill="auto"/>
          <w:tcMar>
            <w:top w:w="55" w:type="dxa"/>
            <w:left w:w="55" w:type="dxa"/>
            <w:bottom w:w="55" w:type="dxa"/>
            <w:right w:w="55" w:type="dxa"/>
          </w:tcMar>
        </w:tcPr>
        <w:p w14:paraId="5AD7AC76" w14:textId="77777777" w:rsidR="00DD2D73" w:rsidRPr="00A61068" w:rsidRDefault="00DD2D73" w:rsidP="00517AA4">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43F9A3F8" wp14:editId="5B144280">
                <wp:simplePos x="0" y="0"/>
                <wp:positionH relativeFrom="margin">
                  <wp:posOffset>214296</wp:posOffset>
                </wp:positionH>
                <wp:positionV relativeFrom="paragraph">
                  <wp:posOffset>0</wp:posOffset>
                </wp:positionV>
                <wp:extent cx="506730" cy="845185"/>
                <wp:effectExtent l="0" t="0" r="7620" b="0"/>
                <wp:wrapSquare wrapText="bothSides"/>
                <wp:docPr id="97" name="Imagen 97"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3348076F" wp14:editId="6D520C7B">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9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1F000190" w14:textId="77777777" w:rsidR="00DD2D73" w:rsidRPr="00A61068" w:rsidRDefault="00DD2D73" w:rsidP="00517AA4">
          <w:pPr>
            <w:pStyle w:val="TableContents"/>
            <w:ind w:left="1377"/>
            <w:rPr>
              <w:sz w:val="16"/>
            </w:rPr>
          </w:pPr>
          <w:r w:rsidRPr="00A61068">
            <w:rPr>
              <w:rStyle w:val="UBuCentro"/>
              <w:sz w:val="28"/>
            </w:rPr>
            <w:t>Escuela Politécnica Superior</w:t>
          </w:r>
        </w:p>
        <w:p w14:paraId="5E48AADB" w14:textId="4C371532" w:rsidR="00DD2D73" w:rsidRDefault="00DD2D73" w:rsidP="00517AA4">
          <w:pPr>
            <w:pStyle w:val="TableContents"/>
            <w:ind w:left="1377"/>
            <w:rPr>
              <w:sz w:val="36"/>
              <w:szCs w:val="36"/>
            </w:rPr>
          </w:pPr>
          <w:proofErr w:type="spellStart"/>
          <w:r w:rsidRPr="00A61068">
            <w:rPr>
              <w:rStyle w:val="UBugr"/>
              <w:sz w:val="24"/>
            </w:rPr>
            <w:t>Gº</w:t>
          </w:r>
          <w:proofErr w:type="spellEnd"/>
          <w:r>
            <w:rPr>
              <w:rStyle w:val="UBugr"/>
              <w:sz w:val="24"/>
            </w:rPr>
            <w:t xml:space="preserve"> </w:t>
          </w:r>
          <w:r w:rsidRPr="00A61068">
            <w:rPr>
              <w:rStyle w:val="UBugr"/>
              <w:sz w:val="24"/>
            </w:rPr>
            <w:t>en Ingeniería en Informática</w:t>
          </w:r>
        </w:p>
      </w:tc>
      <w:tc>
        <w:tcPr>
          <w:tcW w:w="1848" w:type="dxa"/>
          <w:tcMar>
            <w:top w:w="55" w:type="dxa"/>
            <w:left w:w="55" w:type="dxa"/>
            <w:bottom w:w="55" w:type="dxa"/>
            <w:right w:w="55" w:type="dxa"/>
          </w:tcMar>
        </w:tcPr>
        <w:p w14:paraId="24CF8095" w14:textId="77777777" w:rsidR="00DD2D73" w:rsidRDefault="00DD2D73" w:rsidP="00517AA4">
          <w:pPr>
            <w:pStyle w:val="TableContents"/>
            <w:jc w:val="right"/>
          </w:pPr>
        </w:p>
      </w:tc>
    </w:tr>
  </w:tbl>
  <w:p w14:paraId="448F914A" w14:textId="77777777" w:rsidR="00DD2D73" w:rsidRDefault="00DD2D7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9292672"/>
      <w:docPartObj>
        <w:docPartGallery w:val="Page Numbers (Top of Page)"/>
        <w:docPartUnique/>
      </w:docPartObj>
    </w:sdtPr>
    <w:sdtContent>
      <w:p w14:paraId="6A0523C9" w14:textId="77777777" w:rsidR="00DD2D73" w:rsidRDefault="00DD2D73" w:rsidP="0020493E">
        <w:pPr>
          <w:pStyle w:val="Encabezado"/>
        </w:pPr>
        <w:r w:rsidRPr="002B316F">
          <w:rPr>
            <w:noProof/>
            <w:lang w:eastAsia="es-ES"/>
          </w:rPr>
          <w:drawing>
            <wp:anchor distT="0" distB="0" distL="114300" distR="114300" simplePos="0" relativeHeight="251668480" behindDoc="0" locked="0" layoutInCell="1" allowOverlap="1" wp14:anchorId="623AB58D" wp14:editId="0153D2C5">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9504" behindDoc="0" locked="0" layoutInCell="1" allowOverlap="1" wp14:anchorId="07C97C4D" wp14:editId="57B25A4F">
                  <wp:simplePos x="0" y="0"/>
                  <wp:positionH relativeFrom="column">
                    <wp:posOffset>-86895</wp:posOffset>
                  </wp:positionH>
                  <wp:positionV relativeFrom="paragraph">
                    <wp:posOffset>-157480</wp:posOffset>
                  </wp:positionV>
                  <wp:extent cx="342900" cy="224790"/>
                  <wp:effectExtent l="0" t="0" r="0" b="3810"/>
                  <wp:wrapNone/>
                  <wp:docPr id="106" name="Cuadro de texto 106"/>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13F58" w14:textId="77777777" w:rsidR="00DD2D73" w:rsidRPr="00D77641" w:rsidRDefault="00DD2D73"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835C8E" w:rsidRPr="00835C8E">
                                <w:rPr>
                                  <w:noProof/>
                                  <w:sz w:val="14"/>
                                </w:rPr>
                                <w:t>4</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06" o:spid="_x0000_s1031" type="#_x0000_t202" style="position:absolute;left:0;text-align:left;margin-left:-6.85pt;margin-top:-12.4pt;width:27pt;height:17.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" fillcolor="white [3201]" stroked="f" strokeweight=".5pt">
                  <v:textbox>
                    <w:txbxContent>
                      <w:p w14:paraId="21A13F58" w14:textId="77777777" w:rsidR="00DD2D73" w:rsidRPr="00D77641" w:rsidRDefault="00DD2D73"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835C8E" w:rsidRPr="00835C8E">
                          <w:rPr>
                            <w:noProof/>
                            <w:sz w:val="14"/>
                          </w:rPr>
                          <w:t>4</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67456" behindDoc="0" locked="0" layoutInCell="1" allowOverlap="1" wp14:anchorId="703F60DA" wp14:editId="6B81F556">
                  <wp:simplePos x="0" y="0"/>
                  <wp:positionH relativeFrom="column">
                    <wp:posOffset>3197024</wp:posOffset>
                  </wp:positionH>
                  <wp:positionV relativeFrom="paragraph">
                    <wp:posOffset>-163195</wp:posOffset>
                  </wp:positionV>
                  <wp:extent cx="914400" cy="227965"/>
                  <wp:effectExtent l="0" t="0" r="0" b="635"/>
                  <wp:wrapNone/>
                  <wp:docPr id="107" name="Cuadro de texto 107"/>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AF019" w14:textId="77777777" w:rsidR="00DD2D73" w:rsidRPr="002B316F" w:rsidRDefault="00DD2D73" w:rsidP="0020493E">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07" o:spid="_x0000_s1032" type="#_x0000_t202" style="position:absolute;left:0;text-align:left;margin-left:251.75pt;margin-top:-12.85pt;width:1in;height:17.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" fillcolor="white [3201]" stroked="f" strokeweight=".5pt">
                  <v:textbox>
                    <w:txbxContent>
                      <w:p w14:paraId="428AF019" w14:textId="77777777" w:rsidR="00DD2D73" w:rsidRPr="002B316F" w:rsidRDefault="00DD2D73" w:rsidP="0020493E">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66432" behindDoc="0" locked="0" layoutInCell="1" allowOverlap="1" wp14:anchorId="491FEEC5" wp14:editId="3C5F854D">
                  <wp:simplePos x="0" y="0"/>
                  <wp:positionH relativeFrom="column">
                    <wp:posOffset>796290</wp:posOffset>
                  </wp:positionH>
                  <wp:positionV relativeFrom="paragraph">
                    <wp:posOffset>-155842</wp:posOffset>
                  </wp:positionV>
                  <wp:extent cx="2517775" cy="224790"/>
                  <wp:effectExtent l="0" t="0" r="0" b="3810"/>
                  <wp:wrapNone/>
                  <wp:docPr id="108" name="Cuadro de texto 108"/>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4C5D1" w14:textId="77777777" w:rsidR="00DD2D73" w:rsidRPr="00D1665E" w:rsidRDefault="00DD2D73" w:rsidP="0020493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8" o:spid="_x0000_s1033" type="#_x0000_t202" style="position:absolute;left:0;text-align:left;margin-left:62.7pt;margin-top:-12.25pt;width:198.25pt;height:1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2uIetZUCAACcBQAADgAAAAAAAAAAAAAAAAAuAgAAZHJzL2Uyb0Rv&#10;Yy54bWxQSwECLQAUAAYACAAAACEAUD8qQuEAAAAKAQAADwAAAAAAAAAAAAAAAADvBAAAZHJzL2Rv&#10;d25yZXYueG1sUEsFBgAAAAAEAAQA8wAAAP0FAAAAAA==&#10;" fillcolor="white [3201]" stroked="f" strokeweight=".5pt">
                  <v:textbox>
                    <w:txbxContent>
                      <w:p w14:paraId="4A94C5D1" w14:textId="77777777" w:rsidR="00DD2D73" w:rsidRPr="00D1665E" w:rsidRDefault="00DD2D73" w:rsidP="0020493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8219336"/>
      <w:docPartObj>
        <w:docPartGallery w:val="Page Numbers (Top of Page)"/>
        <w:docPartUnique/>
      </w:docPartObj>
    </w:sdtPr>
    <w:sdtContent>
      <w:p w14:paraId="562AD4F4" w14:textId="77777777" w:rsidR="00DD2D73" w:rsidRPr="00390659" w:rsidRDefault="00DD2D73" w:rsidP="003F59DC">
        <w:pPr>
          <w:pStyle w:val="Encabezado"/>
          <w:jc w:val="right"/>
        </w:pPr>
        <w:r w:rsidRPr="00390659">
          <w:rPr>
            <w:noProof/>
            <w:sz w:val="16"/>
            <w:lang w:eastAsia="es-ES"/>
          </w:rPr>
          <w:drawing>
            <wp:anchor distT="0" distB="0" distL="114300" distR="114300" simplePos="0" relativeHeight="251674624" behindDoc="0" locked="0" layoutInCell="1" allowOverlap="1" wp14:anchorId="443885EF" wp14:editId="4776EDE0">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66" name="Imagen 66"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5648" behindDoc="0" locked="0" layoutInCell="1" allowOverlap="1" wp14:anchorId="3890923A" wp14:editId="76051470">
                  <wp:simplePos x="0" y="0"/>
                  <wp:positionH relativeFrom="column">
                    <wp:posOffset>-22459</wp:posOffset>
                  </wp:positionH>
                  <wp:positionV relativeFrom="paragraph">
                    <wp:posOffset>-206041</wp:posOffset>
                  </wp:positionV>
                  <wp:extent cx="1226686" cy="23431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11D9B" w14:textId="21F944BA" w:rsidR="00DD2D73" w:rsidRPr="00390659" w:rsidRDefault="00DD2D73" w:rsidP="003F59DC">
                              <w:pPr>
                                <w:rPr>
                                  <w:sz w:val="14"/>
                                </w:rPr>
                              </w:pPr>
                              <w:r w:rsidRPr="00390659">
                                <w:rPr>
                                  <w:sz w:val="14"/>
                                </w:rPr>
                                <w:t xml:space="preserve">Álvaro Vázquez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6" o:spid="_x0000_s1034" type="#_x0000_t202" style="position:absolute;left:0;text-align:left;margin-left:-1.75pt;margin-top:-16.2pt;width:96.6pt;height: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ZXKq4pACAACaBQAADgAAAAAAAAAAAAAAAAAuAgAAZHJzL2Uyb0RvYy54bWxQ&#10;SwECLQAUAAYACAAAACEA1Ht8QuAAAAAIAQAADwAAAAAAAAAAAAAAAADqBAAAZHJzL2Rvd25yZXYu&#10;eG1sUEsFBgAAAAAEAAQA8wAAAPcFAAAAAA==&#10;" fillcolor="white [3201]" stroked="f" strokeweight=".5pt">
                  <v:textbox>
                    <w:txbxContent>
                      <w:p w14:paraId="27411D9B" w14:textId="21F944BA" w:rsidR="00DD2D73" w:rsidRPr="00390659" w:rsidRDefault="00DD2D73" w:rsidP="003F59DC">
                        <w:pPr>
                          <w:rPr>
                            <w:sz w:val="14"/>
                          </w:rPr>
                        </w:pPr>
                        <w:r w:rsidRPr="00390659">
                          <w:rPr>
                            <w:sz w:val="14"/>
                          </w:rPr>
                          <w:t xml:space="preserve">Álvaro Vázquez </w:t>
                        </w:r>
                      </w:p>
                    </w:txbxContent>
                  </v:textbox>
                </v:shape>
              </w:pict>
            </mc:Fallback>
          </mc:AlternateContent>
        </w:r>
        <w:r w:rsidRPr="00390659">
          <w:rPr>
            <w:noProof/>
            <w:sz w:val="14"/>
            <w:lang w:eastAsia="es-ES"/>
          </w:rPr>
          <mc:AlternateContent>
            <mc:Choice Requires="wps">
              <w:drawing>
                <wp:anchor distT="0" distB="0" distL="114300" distR="114300" simplePos="0" relativeHeight="251673600" behindDoc="0" locked="0" layoutInCell="1" allowOverlap="1" wp14:anchorId="3661509D" wp14:editId="67183DA3">
                  <wp:simplePos x="0" y="0"/>
                  <wp:positionH relativeFrom="column">
                    <wp:posOffset>969010</wp:posOffset>
                  </wp:positionH>
                  <wp:positionV relativeFrom="paragraph">
                    <wp:posOffset>-124460</wp:posOffset>
                  </wp:positionV>
                  <wp:extent cx="2232660" cy="30797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985B3" w14:textId="77777777" w:rsidR="00DD2D73" w:rsidRPr="00390659" w:rsidRDefault="00DD2D73"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8" o:spid="_x0000_s1035" type="#_x0000_t202" style="position:absolute;left:0;text-align:left;margin-left:76.3pt;margin-top:-9.8pt;width:175.8pt;height:24.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" fillcolor="white [3201]" stroked="f" strokeweight=".5pt">
                  <v:textbox>
                    <w:txbxContent>
                      <w:p w14:paraId="081985B3" w14:textId="77777777" w:rsidR="00DD2D73" w:rsidRPr="00390659" w:rsidRDefault="00DD2D73"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835C8E">
          <w:rPr>
            <w:noProof/>
            <w:sz w:val="14"/>
          </w:rPr>
          <w:t>1</w:t>
        </w:r>
        <w:r w:rsidRPr="00390659">
          <w:rPr>
            <w:sz w:val="14"/>
          </w:rPr>
          <w:fldChar w:fldCharType="end"/>
        </w:r>
      </w:p>
    </w:sdtContent>
  </w:sdt>
  <w:p w14:paraId="2A123BFD" w14:textId="155FB29B" w:rsidR="00DD2D73" w:rsidRDefault="00DD2D73"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71552" behindDoc="0" locked="0" layoutInCell="1" allowOverlap="1" wp14:anchorId="35AED348" wp14:editId="7FC54CF5">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9" name="Imagen 89"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42917" w14:textId="68F2359C" w:rsidR="00DD2D73" w:rsidRPr="00390659" w:rsidRDefault="00DD2D73" w:rsidP="003F59DC">
    <w:pPr>
      <w:pStyle w:val="Encabezado"/>
      <w:jc w:val="right"/>
    </w:pPr>
  </w:p>
  <w:p w14:paraId="07A93492" w14:textId="77777777" w:rsidR="00DD2D73" w:rsidRDefault="00DD2D73"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83840" behindDoc="0" locked="0" layoutInCell="1" allowOverlap="1" wp14:anchorId="765CF911" wp14:editId="67CC013A">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105" name="Imagen 105"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1D01"/>
    <w:multiLevelType w:val="hybridMultilevel"/>
    <w:tmpl w:val="E5F0E732"/>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47521BF"/>
    <w:multiLevelType w:val="hybridMultilevel"/>
    <w:tmpl w:val="96D4B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10E0983"/>
    <w:multiLevelType w:val="hybridMultilevel"/>
    <w:tmpl w:val="4DB69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70C5F59"/>
    <w:multiLevelType w:val="multilevel"/>
    <w:tmpl w:val="0FA8F3A4"/>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nsid w:val="1B5373AE"/>
    <w:multiLevelType w:val="hybridMultilevel"/>
    <w:tmpl w:val="391412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1DE76C6E"/>
    <w:multiLevelType w:val="hybridMultilevel"/>
    <w:tmpl w:val="F2E62C70"/>
    <w:lvl w:ilvl="0" w:tplc="0C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nsid w:val="2A830D68"/>
    <w:multiLevelType w:val="hybridMultilevel"/>
    <w:tmpl w:val="8842D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25777A5"/>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BEB57AB"/>
    <w:multiLevelType w:val="hybridMultilevel"/>
    <w:tmpl w:val="EEB06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19F429E"/>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88A07AD"/>
    <w:multiLevelType w:val="hybridMultilevel"/>
    <w:tmpl w:val="4F32BF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F704C10"/>
    <w:multiLevelType w:val="multilevel"/>
    <w:tmpl w:val="48CE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F43697"/>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A9B1A1B"/>
    <w:multiLevelType w:val="hybridMultilevel"/>
    <w:tmpl w:val="1A70AD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F363127"/>
    <w:multiLevelType w:val="hybridMultilevel"/>
    <w:tmpl w:val="A18608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7194B1A"/>
    <w:multiLevelType w:val="hybridMultilevel"/>
    <w:tmpl w:val="84C8561E"/>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num>
  <w:num w:numId="3">
    <w:abstractNumId w:val="46"/>
  </w:num>
  <w:num w:numId="4">
    <w:abstractNumId w:val="18"/>
  </w:num>
  <w:num w:numId="5">
    <w:abstractNumId w:val="40"/>
  </w:num>
  <w:num w:numId="6">
    <w:abstractNumId w:val="14"/>
  </w:num>
  <w:num w:numId="7">
    <w:abstractNumId w:val="38"/>
  </w:num>
  <w:num w:numId="8">
    <w:abstractNumId w:val="42"/>
  </w:num>
  <w:num w:numId="9">
    <w:abstractNumId w:val="34"/>
  </w:num>
  <w:num w:numId="10">
    <w:abstractNumId w:val="16"/>
  </w:num>
  <w:num w:numId="11">
    <w:abstractNumId w:val="21"/>
  </w:num>
  <w:num w:numId="12">
    <w:abstractNumId w:val="31"/>
  </w:num>
  <w:num w:numId="13">
    <w:abstractNumId w:val="27"/>
  </w:num>
  <w:num w:numId="14">
    <w:abstractNumId w:val="44"/>
  </w:num>
  <w:num w:numId="15">
    <w:abstractNumId w:val="10"/>
  </w:num>
  <w:num w:numId="16">
    <w:abstractNumId w:val="20"/>
  </w:num>
  <w:num w:numId="17">
    <w:abstractNumId w:val="0"/>
  </w:num>
  <w:num w:numId="18">
    <w:abstractNumId w:val="11"/>
  </w:num>
  <w:num w:numId="19">
    <w:abstractNumId w:val="45"/>
  </w:num>
  <w:num w:numId="20">
    <w:abstractNumId w:val="36"/>
  </w:num>
  <w:num w:numId="21">
    <w:abstractNumId w:val="12"/>
  </w:num>
  <w:num w:numId="22">
    <w:abstractNumId w:val="19"/>
  </w:num>
  <w:num w:numId="23">
    <w:abstractNumId w:val="33"/>
  </w:num>
  <w:num w:numId="24">
    <w:abstractNumId w:val="9"/>
  </w:num>
  <w:num w:numId="25">
    <w:abstractNumId w:val="24"/>
  </w:num>
  <w:num w:numId="26">
    <w:abstractNumId w:val="37"/>
  </w:num>
  <w:num w:numId="27">
    <w:abstractNumId w:val="15"/>
  </w:num>
  <w:num w:numId="28">
    <w:abstractNumId w:val="47"/>
  </w:num>
  <w:num w:numId="29">
    <w:abstractNumId w:val="25"/>
  </w:num>
  <w:num w:numId="30">
    <w:abstractNumId w:val="41"/>
  </w:num>
  <w:num w:numId="31">
    <w:abstractNumId w:val="2"/>
  </w:num>
  <w:num w:numId="32">
    <w:abstractNumId w:val="3"/>
  </w:num>
  <w:num w:numId="33">
    <w:abstractNumId w:val="23"/>
  </w:num>
  <w:num w:numId="34">
    <w:abstractNumId w:val="43"/>
  </w:num>
  <w:num w:numId="35">
    <w:abstractNumId w:val="30"/>
  </w:num>
  <w:num w:numId="36">
    <w:abstractNumId w:val="32"/>
  </w:num>
  <w:num w:numId="37">
    <w:abstractNumId w:val="17"/>
  </w:num>
  <w:num w:numId="38">
    <w:abstractNumId w:val="13"/>
  </w:num>
  <w:num w:numId="39">
    <w:abstractNumId w:val="4"/>
  </w:num>
  <w:num w:numId="40">
    <w:abstractNumId w:val="28"/>
  </w:num>
  <w:num w:numId="41">
    <w:abstractNumId w:val="1"/>
  </w:num>
  <w:num w:numId="42">
    <w:abstractNumId w:val="35"/>
  </w:num>
  <w:num w:numId="43">
    <w:abstractNumId w:val="5"/>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num>
  <w:num w:numId="46">
    <w:abstractNumId w:val="8"/>
  </w:num>
  <w:num w:numId="47">
    <w:abstractNumId w:val="29"/>
  </w:num>
  <w:num w:numId="48">
    <w:abstractNumId w:val="39"/>
  </w:num>
  <w:num w:numId="49">
    <w:abstractNumId w:val="26"/>
  </w:num>
  <w:num w:numId="50">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attachedTemplate r:id="rId1"/>
  <w:trackRevisions/>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2418"/>
    <w:rsid w:val="00002D41"/>
    <w:rsid w:val="0001105E"/>
    <w:rsid w:val="0002489F"/>
    <w:rsid w:val="00032D7C"/>
    <w:rsid w:val="00036B0E"/>
    <w:rsid w:val="00045E0E"/>
    <w:rsid w:val="00055C26"/>
    <w:rsid w:val="00060070"/>
    <w:rsid w:val="00062E1A"/>
    <w:rsid w:val="0008359C"/>
    <w:rsid w:val="00096357"/>
    <w:rsid w:val="000A2F62"/>
    <w:rsid w:val="000A44FF"/>
    <w:rsid w:val="000A6134"/>
    <w:rsid w:val="000B7F3F"/>
    <w:rsid w:val="000C0112"/>
    <w:rsid w:val="000C3CF5"/>
    <w:rsid w:val="000D6640"/>
    <w:rsid w:val="000E06BD"/>
    <w:rsid w:val="000F1A73"/>
    <w:rsid w:val="00100F94"/>
    <w:rsid w:val="00104C22"/>
    <w:rsid w:val="00115546"/>
    <w:rsid w:val="00121AA4"/>
    <w:rsid w:val="00123894"/>
    <w:rsid w:val="00125F1A"/>
    <w:rsid w:val="00131052"/>
    <w:rsid w:val="0015175B"/>
    <w:rsid w:val="00155AD5"/>
    <w:rsid w:val="00157CF3"/>
    <w:rsid w:val="00162578"/>
    <w:rsid w:val="0016258D"/>
    <w:rsid w:val="00164AEB"/>
    <w:rsid w:val="00165C34"/>
    <w:rsid w:val="00170FC9"/>
    <w:rsid w:val="001716D9"/>
    <w:rsid w:val="00172714"/>
    <w:rsid w:val="001742FA"/>
    <w:rsid w:val="001812D6"/>
    <w:rsid w:val="0018567C"/>
    <w:rsid w:val="00186CFF"/>
    <w:rsid w:val="0019270D"/>
    <w:rsid w:val="001B69A9"/>
    <w:rsid w:val="001C53FF"/>
    <w:rsid w:val="001C66DA"/>
    <w:rsid w:val="001D4E8D"/>
    <w:rsid w:val="001E574C"/>
    <w:rsid w:val="001E7B21"/>
    <w:rsid w:val="001F7448"/>
    <w:rsid w:val="0020493E"/>
    <w:rsid w:val="00210252"/>
    <w:rsid w:val="002216BB"/>
    <w:rsid w:val="00245BB2"/>
    <w:rsid w:val="002640CA"/>
    <w:rsid w:val="00267086"/>
    <w:rsid w:val="00271610"/>
    <w:rsid w:val="002760AA"/>
    <w:rsid w:val="00285C43"/>
    <w:rsid w:val="00287AFC"/>
    <w:rsid w:val="002A0DDB"/>
    <w:rsid w:val="002C7253"/>
    <w:rsid w:val="002D6B36"/>
    <w:rsid w:val="002F302A"/>
    <w:rsid w:val="002F5CE5"/>
    <w:rsid w:val="00301B36"/>
    <w:rsid w:val="00302F31"/>
    <w:rsid w:val="00312CA5"/>
    <w:rsid w:val="003242FD"/>
    <w:rsid w:val="0034213E"/>
    <w:rsid w:val="00345CF4"/>
    <w:rsid w:val="003610B4"/>
    <w:rsid w:val="00362B9A"/>
    <w:rsid w:val="003648A6"/>
    <w:rsid w:val="003751BF"/>
    <w:rsid w:val="00380B7E"/>
    <w:rsid w:val="00382AC8"/>
    <w:rsid w:val="0039173E"/>
    <w:rsid w:val="003A4419"/>
    <w:rsid w:val="003B38DF"/>
    <w:rsid w:val="003C1FE7"/>
    <w:rsid w:val="003C42D4"/>
    <w:rsid w:val="003C776D"/>
    <w:rsid w:val="003D66FD"/>
    <w:rsid w:val="003E2932"/>
    <w:rsid w:val="003F306D"/>
    <w:rsid w:val="003F569E"/>
    <w:rsid w:val="003F59DC"/>
    <w:rsid w:val="003F758D"/>
    <w:rsid w:val="00417B1A"/>
    <w:rsid w:val="00422AB3"/>
    <w:rsid w:val="00425AF5"/>
    <w:rsid w:val="00431627"/>
    <w:rsid w:val="00441AB0"/>
    <w:rsid w:val="0044371F"/>
    <w:rsid w:val="004440F8"/>
    <w:rsid w:val="00446182"/>
    <w:rsid w:val="004474DE"/>
    <w:rsid w:val="0045618B"/>
    <w:rsid w:val="00457049"/>
    <w:rsid w:val="00467C8E"/>
    <w:rsid w:val="00480810"/>
    <w:rsid w:val="00485DE2"/>
    <w:rsid w:val="00486387"/>
    <w:rsid w:val="0049052F"/>
    <w:rsid w:val="00493208"/>
    <w:rsid w:val="00496C9D"/>
    <w:rsid w:val="004B1605"/>
    <w:rsid w:val="004B732B"/>
    <w:rsid w:val="004B7E73"/>
    <w:rsid w:val="004C009B"/>
    <w:rsid w:val="004C367F"/>
    <w:rsid w:val="004D0F56"/>
    <w:rsid w:val="004D11E8"/>
    <w:rsid w:val="004D454E"/>
    <w:rsid w:val="004D77FE"/>
    <w:rsid w:val="004D7AD2"/>
    <w:rsid w:val="004E682C"/>
    <w:rsid w:val="004F02F0"/>
    <w:rsid w:val="004F742E"/>
    <w:rsid w:val="00503487"/>
    <w:rsid w:val="00504217"/>
    <w:rsid w:val="00517AA4"/>
    <w:rsid w:val="00526C94"/>
    <w:rsid w:val="00536A55"/>
    <w:rsid w:val="0054055C"/>
    <w:rsid w:val="00552E65"/>
    <w:rsid w:val="00557A34"/>
    <w:rsid w:val="005651CB"/>
    <w:rsid w:val="005736F2"/>
    <w:rsid w:val="00577DAD"/>
    <w:rsid w:val="005B6988"/>
    <w:rsid w:val="005D2144"/>
    <w:rsid w:val="005E0A8C"/>
    <w:rsid w:val="005E1B00"/>
    <w:rsid w:val="005F172A"/>
    <w:rsid w:val="005F1EFF"/>
    <w:rsid w:val="005F2B0D"/>
    <w:rsid w:val="005F784B"/>
    <w:rsid w:val="006025BF"/>
    <w:rsid w:val="0063187F"/>
    <w:rsid w:val="00645B80"/>
    <w:rsid w:val="00652D1F"/>
    <w:rsid w:val="00680AE1"/>
    <w:rsid w:val="00681733"/>
    <w:rsid w:val="006A14CA"/>
    <w:rsid w:val="006A67A6"/>
    <w:rsid w:val="006B1ACD"/>
    <w:rsid w:val="006B32A3"/>
    <w:rsid w:val="006B5543"/>
    <w:rsid w:val="006C78AA"/>
    <w:rsid w:val="006E0E9B"/>
    <w:rsid w:val="006E22BB"/>
    <w:rsid w:val="006E7947"/>
    <w:rsid w:val="007017CD"/>
    <w:rsid w:val="00711285"/>
    <w:rsid w:val="00723B71"/>
    <w:rsid w:val="00725613"/>
    <w:rsid w:val="0072584A"/>
    <w:rsid w:val="00730F58"/>
    <w:rsid w:val="0073140D"/>
    <w:rsid w:val="00743D21"/>
    <w:rsid w:val="007456B9"/>
    <w:rsid w:val="00763DE6"/>
    <w:rsid w:val="00765D46"/>
    <w:rsid w:val="00766F82"/>
    <w:rsid w:val="00771D02"/>
    <w:rsid w:val="00772C34"/>
    <w:rsid w:val="007744AE"/>
    <w:rsid w:val="0077488D"/>
    <w:rsid w:val="00776827"/>
    <w:rsid w:val="00777B95"/>
    <w:rsid w:val="0078107E"/>
    <w:rsid w:val="00782DBF"/>
    <w:rsid w:val="007A1312"/>
    <w:rsid w:val="007A6CFB"/>
    <w:rsid w:val="007B16EB"/>
    <w:rsid w:val="007B3BCE"/>
    <w:rsid w:val="007B41D2"/>
    <w:rsid w:val="007B7DC8"/>
    <w:rsid w:val="007C137B"/>
    <w:rsid w:val="007D0CE7"/>
    <w:rsid w:val="007D203C"/>
    <w:rsid w:val="007D25B2"/>
    <w:rsid w:val="007D2965"/>
    <w:rsid w:val="007D2A05"/>
    <w:rsid w:val="007D2E0E"/>
    <w:rsid w:val="007F27A6"/>
    <w:rsid w:val="007F2885"/>
    <w:rsid w:val="0080487E"/>
    <w:rsid w:val="008147B7"/>
    <w:rsid w:val="00815830"/>
    <w:rsid w:val="008177FC"/>
    <w:rsid w:val="008212D8"/>
    <w:rsid w:val="0082173A"/>
    <w:rsid w:val="00835C8E"/>
    <w:rsid w:val="00845B80"/>
    <w:rsid w:val="00845C81"/>
    <w:rsid w:val="00853A1B"/>
    <w:rsid w:val="0085588B"/>
    <w:rsid w:val="00855D3C"/>
    <w:rsid w:val="00864264"/>
    <w:rsid w:val="00866491"/>
    <w:rsid w:val="0086772D"/>
    <w:rsid w:val="00897121"/>
    <w:rsid w:val="008A4941"/>
    <w:rsid w:val="008A7D34"/>
    <w:rsid w:val="008B3132"/>
    <w:rsid w:val="008C0E81"/>
    <w:rsid w:val="008C4A62"/>
    <w:rsid w:val="008D2CC0"/>
    <w:rsid w:val="008E2418"/>
    <w:rsid w:val="008E4334"/>
    <w:rsid w:val="008E4CE5"/>
    <w:rsid w:val="008F39E7"/>
    <w:rsid w:val="00901E9B"/>
    <w:rsid w:val="009046FC"/>
    <w:rsid w:val="00913FBD"/>
    <w:rsid w:val="00926701"/>
    <w:rsid w:val="009538C1"/>
    <w:rsid w:val="00956C29"/>
    <w:rsid w:val="00971C15"/>
    <w:rsid w:val="009844BA"/>
    <w:rsid w:val="00991C18"/>
    <w:rsid w:val="00993947"/>
    <w:rsid w:val="009A2BCB"/>
    <w:rsid w:val="009A7A54"/>
    <w:rsid w:val="009A7E96"/>
    <w:rsid w:val="009B06A6"/>
    <w:rsid w:val="009B2268"/>
    <w:rsid w:val="009B4A3F"/>
    <w:rsid w:val="009C1841"/>
    <w:rsid w:val="009D3E14"/>
    <w:rsid w:val="009E5AD0"/>
    <w:rsid w:val="009F039B"/>
    <w:rsid w:val="009F289A"/>
    <w:rsid w:val="009F2C9A"/>
    <w:rsid w:val="009F5EDB"/>
    <w:rsid w:val="00A203AC"/>
    <w:rsid w:val="00A23A76"/>
    <w:rsid w:val="00A26705"/>
    <w:rsid w:val="00A4283A"/>
    <w:rsid w:val="00A457DA"/>
    <w:rsid w:val="00A5215F"/>
    <w:rsid w:val="00A60C3D"/>
    <w:rsid w:val="00A75F11"/>
    <w:rsid w:val="00A84ECE"/>
    <w:rsid w:val="00A90A9A"/>
    <w:rsid w:val="00AA4A2A"/>
    <w:rsid w:val="00AB5F2E"/>
    <w:rsid w:val="00AC3475"/>
    <w:rsid w:val="00AC3651"/>
    <w:rsid w:val="00AC5415"/>
    <w:rsid w:val="00AC7B10"/>
    <w:rsid w:val="00AD5571"/>
    <w:rsid w:val="00AE65A5"/>
    <w:rsid w:val="00AE65EE"/>
    <w:rsid w:val="00AF61C3"/>
    <w:rsid w:val="00B21272"/>
    <w:rsid w:val="00B27E2C"/>
    <w:rsid w:val="00B3333E"/>
    <w:rsid w:val="00B43A28"/>
    <w:rsid w:val="00B65952"/>
    <w:rsid w:val="00B71179"/>
    <w:rsid w:val="00B71630"/>
    <w:rsid w:val="00B8547A"/>
    <w:rsid w:val="00B92287"/>
    <w:rsid w:val="00B92510"/>
    <w:rsid w:val="00B93824"/>
    <w:rsid w:val="00B94907"/>
    <w:rsid w:val="00BA1A50"/>
    <w:rsid w:val="00BA30BF"/>
    <w:rsid w:val="00BA45A3"/>
    <w:rsid w:val="00BB04E4"/>
    <w:rsid w:val="00BC0910"/>
    <w:rsid w:val="00BC4562"/>
    <w:rsid w:val="00BC61DE"/>
    <w:rsid w:val="00BC7ED6"/>
    <w:rsid w:val="00BE011F"/>
    <w:rsid w:val="00BE4C3D"/>
    <w:rsid w:val="00BF1A02"/>
    <w:rsid w:val="00BF611A"/>
    <w:rsid w:val="00C06EAA"/>
    <w:rsid w:val="00C12EDF"/>
    <w:rsid w:val="00C16D6F"/>
    <w:rsid w:val="00C265F2"/>
    <w:rsid w:val="00C41F18"/>
    <w:rsid w:val="00C47EEC"/>
    <w:rsid w:val="00C566CA"/>
    <w:rsid w:val="00C60BF7"/>
    <w:rsid w:val="00C63806"/>
    <w:rsid w:val="00C7036C"/>
    <w:rsid w:val="00C72026"/>
    <w:rsid w:val="00C72630"/>
    <w:rsid w:val="00C800FC"/>
    <w:rsid w:val="00C81428"/>
    <w:rsid w:val="00C87883"/>
    <w:rsid w:val="00C90AC9"/>
    <w:rsid w:val="00CA7A0F"/>
    <w:rsid w:val="00CB5B4A"/>
    <w:rsid w:val="00CC380B"/>
    <w:rsid w:val="00CC4F43"/>
    <w:rsid w:val="00CC4FCE"/>
    <w:rsid w:val="00CD2D19"/>
    <w:rsid w:val="00CD6BD4"/>
    <w:rsid w:val="00CE2FA1"/>
    <w:rsid w:val="00CF640D"/>
    <w:rsid w:val="00CF7FED"/>
    <w:rsid w:val="00D00993"/>
    <w:rsid w:val="00D03991"/>
    <w:rsid w:val="00D34330"/>
    <w:rsid w:val="00D3502C"/>
    <w:rsid w:val="00D37217"/>
    <w:rsid w:val="00D438FE"/>
    <w:rsid w:val="00D513F5"/>
    <w:rsid w:val="00D532C6"/>
    <w:rsid w:val="00D63AB4"/>
    <w:rsid w:val="00D663C6"/>
    <w:rsid w:val="00D70C45"/>
    <w:rsid w:val="00D8216C"/>
    <w:rsid w:val="00D84C19"/>
    <w:rsid w:val="00D85B83"/>
    <w:rsid w:val="00D972D6"/>
    <w:rsid w:val="00DA5CBB"/>
    <w:rsid w:val="00DB021A"/>
    <w:rsid w:val="00DB68A6"/>
    <w:rsid w:val="00DC6AD5"/>
    <w:rsid w:val="00DD2527"/>
    <w:rsid w:val="00DD2A69"/>
    <w:rsid w:val="00DD2D73"/>
    <w:rsid w:val="00DE1346"/>
    <w:rsid w:val="00DE63A3"/>
    <w:rsid w:val="00DF74C3"/>
    <w:rsid w:val="00E03823"/>
    <w:rsid w:val="00E10096"/>
    <w:rsid w:val="00E11439"/>
    <w:rsid w:val="00E11C68"/>
    <w:rsid w:val="00E15531"/>
    <w:rsid w:val="00E2353C"/>
    <w:rsid w:val="00E265B4"/>
    <w:rsid w:val="00E27597"/>
    <w:rsid w:val="00E44E4C"/>
    <w:rsid w:val="00E4606B"/>
    <w:rsid w:val="00E46C1C"/>
    <w:rsid w:val="00E53536"/>
    <w:rsid w:val="00E55FDE"/>
    <w:rsid w:val="00E815F1"/>
    <w:rsid w:val="00E8454C"/>
    <w:rsid w:val="00E900E1"/>
    <w:rsid w:val="00E9435A"/>
    <w:rsid w:val="00E96165"/>
    <w:rsid w:val="00E96677"/>
    <w:rsid w:val="00EA325B"/>
    <w:rsid w:val="00EA36E4"/>
    <w:rsid w:val="00EA59BA"/>
    <w:rsid w:val="00EB4FAD"/>
    <w:rsid w:val="00EB576F"/>
    <w:rsid w:val="00EC03B8"/>
    <w:rsid w:val="00ED24F5"/>
    <w:rsid w:val="00ED52A9"/>
    <w:rsid w:val="00ED77ED"/>
    <w:rsid w:val="00EE0937"/>
    <w:rsid w:val="00EE398C"/>
    <w:rsid w:val="00EE56E5"/>
    <w:rsid w:val="00EE6637"/>
    <w:rsid w:val="00EF0AB5"/>
    <w:rsid w:val="00EF165C"/>
    <w:rsid w:val="00EF216A"/>
    <w:rsid w:val="00EF26E0"/>
    <w:rsid w:val="00EF2D6E"/>
    <w:rsid w:val="00EF7CA8"/>
    <w:rsid w:val="00F05AB6"/>
    <w:rsid w:val="00F2261E"/>
    <w:rsid w:val="00F33AA8"/>
    <w:rsid w:val="00F46A2F"/>
    <w:rsid w:val="00F51514"/>
    <w:rsid w:val="00F56AD5"/>
    <w:rsid w:val="00F57515"/>
    <w:rsid w:val="00F60C98"/>
    <w:rsid w:val="00F64894"/>
    <w:rsid w:val="00F96A08"/>
    <w:rsid w:val="00F9754D"/>
    <w:rsid w:val="00FB0DA0"/>
    <w:rsid w:val="00FC0805"/>
    <w:rsid w:val="00FC3CF5"/>
    <w:rsid w:val="00FD7B7D"/>
    <w:rsid w:val="00FE0DDF"/>
    <w:rsid w:val="00FE2A3C"/>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B80"/>
    <w:pPr>
      <w:jc w:val="both"/>
    </w:pPr>
    <w:rPr>
      <w:rFonts w:ascii="Liberation Serif" w:hAnsi="Liberation Serif"/>
      <w:sz w:val="18"/>
    </w:rPr>
  </w:style>
  <w:style w:type="paragraph" w:styleId="Ttulo1">
    <w:name w:val="heading 1"/>
    <w:basedOn w:val="Normal"/>
    <w:next w:val="Cuerpo"/>
    <w:link w:val="Ttulo1Car"/>
    <w:uiPriority w:val="9"/>
    <w:qFormat/>
    <w:rsid w:val="007D0CE7"/>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E265B4"/>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5F784B"/>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E265B4"/>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CE7"/>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E265B4"/>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F784B"/>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E265B4"/>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customStyle="1" w:styleId="GridTableLight">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pgrafe">
    <w:name w:val="caption"/>
    <w:basedOn w:val="Normal"/>
    <w:next w:val="Normal"/>
    <w:uiPriority w:val="35"/>
    <w:unhideWhenUsed/>
    <w:qFormat/>
    <w:rsid w:val="00FC3CF5"/>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Ttulo">
    <w:name w:val="Title"/>
    <w:basedOn w:val="Normal"/>
    <w:next w:val="Normal"/>
    <w:link w:val="Ttul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 w:type="table" w:customStyle="1" w:styleId="PlainTable3">
    <w:name w:val="Plain Table 3"/>
    <w:basedOn w:val="Tablanormal"/>
    <w:uiPriority w:val="43"/>
    <w:rsid w:val="00F96A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anormal"/>
    <w:uiPriority w:val="44"/>
    <w:rsid w:val="00F96A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anormal"/>
    <w:uiPriority w:val="42"/>
    <w:rsid w:val="00F96A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3">
    <w:name w:val="Grid Table 1 Light Accent 3"/>
    <w:basedOn w:val="Tablanormal"/>
    <w:uiPriority w:val="46"/>
    <w:rsid w:val="00F96A0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4Accent3">
    <w:name w:val="Grid Table 4 Accent 3"/>
    <w:basedOn w:val="Tablanormal"/>
    <w:uiPriority w:val="49"/>
    <w:rsid w:val="00F96A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Contents">
    <w:name w:val="Table Contents"/>
    <w:basedOn w:val="Normal"/>
    <w:rsid w:val="00517AA4"/>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517AA4"/>
    <w:rPr>
      <w:rFonts w:ascii="Garamond" w:hAnsi="Garamond"/>
      <w:caps/>
      <w:smallCaps/>
      <w:sz w:val="40"/>
    </w:rPr>
  </w:style>
  <w:style w:type="character" w:customStyle="1" w:styleId="UBuCentro">
    <w:name w:val="UBu_Centro"/>
    <w:basedOn w:val="UBugr"/>
    <w:rsid w:val="00517AA4"/>
    <w:rPr>
      <w:rFonts w:ascii="Liberation Serif" w:hAnsi="Liberation Serif"/>
      <w:smallCaps/>
      <w:sz w:val="40"/>
    </w:rPr>
  </w:style>
  <w:style w:type="character" w:customStyle="1" w:styleId="UBugr">
    <w:name w:val="UBu_gr"/>
    <w:rsid w:val="00517AA4"/>
    <w:rPr>
      <w:sz w:val="40"/>
    </w:rPr>
  </w:style>
  <w:style w:type="character" w:styleId="Textoennegrita">
    <w:name w:val="Strong"/>
    <w:basedOn w:val="Fuentedeprrafopredeter"/>
    <w:uiPriority w:val="22"/>
    <w:qFormat/>
    <w:rsid w:val="00DD2D7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B80"/>
    <w:pPr>
      <w:jc w:val="both"/>
    </w:pPr>
    <w:rPr>
      <w:rFonts w:ascii="Liberation Serif" w:hAnsi="Liberation Serif"/>
      <w:sz w:val="18"/>
    </w:rPr>
  </w:style>
  <w:style w:type="paragraph" w:styleId="Ttulo1">
    <w:name w:val="heading 1"/>
    <w:basedOn w:val="Normal"/>
    <w:next w:val="Cuerpo"/>
    <w:link w:val="Ttulo1Car"/>
    <w:uiPriority w:val="9"/>
    <w:qFormat/>
    <w:rsid w:val="007D0CE7"/>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E265B4"/>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5F784B"/>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E265B4"/>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CE7"/>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E265B4"/>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F784B"/>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E265B4"/>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customStyle="1" w:styleId="GridTableLight">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pgrafe">
    <w:name w:val="caption"/>
    <w:basedOn w:val="Normal"/>
    <w:next w:val="Normal"/>
    <w:uiPriority w:val="35"/>
    <w:unhideWhenUsed/>
    <w:qFormat/>
    <w:rsid w:val="00FC3CF5"/>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Ttulo">
    <w:name w:val="Title"/>
    <w:basedOn w:val="Normal"/>
    <w:next w:val="Normal"/>
    <w:link w:val="Ttul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 w:type="table" w:customStyle="1" w:styleId="PlainTable3">
    <w:name w:val="Plain Table 3"/>
    <w:basedOn w:val="Tablanormal"/>
    <w:uiPriority w:val="43"/>
    <w:rsid w:val="00F96A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anormal"/>
    <w:uiPriority w:val="44"/>
    <w:rsid w:val="00F96A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anormal"/>
    <w:uiPriority w:val="42"/>
    <w:rsid w:val="00F96A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3">
    <w:name w:val="Grid Table 1 Light Accent 3"/>
    <w:basedOn w:val="Tablanormal"/>
    <w:uiPriority w:val="46"/>
    <w:rsid w:val="00F96A0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4Accent3">
    <w:name w:val="Grid Table 4 Accent 3"/>
    <w:basedOn w:val="Tablanormal"/>
    <w:uiPriority w:val="49"/>
    <w:rsid w:val="00F96A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Contents">
    <w:name w:val="Table Contents"/>
    <w:basedOn w:val="Normal"/>
    <w:rsid w:val="00517AA4"/>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517AA4"/>
    <w:rPr>
      <w:rFonts w:ascii="Garamond" w:hAnsi="Garamond"/>
      <w:caps/>
      <w:smallCaps/>
      <w:sz w:val="40"/>
    </w:rPr>
  </w:style>
  <w:style w:type="character" w:customStyle="1" w:styleId="UBuCentro">
    <w:name w:val="UBu_Centro"/>
    <w:basedOn w:val="UBugr"/>
    <w:rsid w:val="00517AA4"/>
    <w:rPr>
      <w:rFonts w:ascii="Liberation Serif" w:hAnsi="Liberation Serif"/>
      <w:smallCaps/>
      <w:sz w:val="40"/>
    </w:rPr>
  </w:style>
  <w:style w:type="character" w:customStyle="1" w:styleId="UBugr">
    <w:name w:val="UBu_gr"/>
    <w:rsid w:val="00517AA4"/>
    <w:rPr>
      <w:sz w:val="40"/>
    </w:rPr>
  </w:style>
  <w:style w:type="character" w:styleId="Textoennegrita">
    <w:name w:val="Strong"/>
    <w:basedOn w:val="Fuentedeprrafopredeter"/>
    <w:uiPriority w:val="22"/>
    <w:qFormat/>
    <w:rsid w:val="00DD2D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eader" Target="header3.xml"/><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hyperlink" Target="https://maven.apache.org/" TargetMode="External"/><Relationship Id="rId84" Type="http://schemas.openxmlformats.org/officeDocument/2006/relationships/image" Target="media/image67.png"/><Relationship Id="rId89" Type="http://schemas.openxmlformats.org/officeDocument/2006/relationships/image" Target="media/image7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www.oracle.com/technetwork/java/javase/downloads/jdk8-downloads-2133151.html?ssSourceSiteId=otnes" TargetMode="External"/><Relationship Id="rId74" Type="http://schemas.openxmlformats.org/officeDocument/2006/relationships/image" Target="media/image59.png"/><Relationship Id="rId79" Type="http://schemas.openxmlformats.org/officeDocument/2006/relationships/image" Target="media/image63.png"/><Relationship Id="rId87" Type="http://schemas.openxmlformats.org/officeDocument/2006/relationships/image" Target="media/image70.png"/><Relationship Id="rId102" Type="http://schemas.openxmlformats.org/officeDocument/2006/relationships/image" Target="media/image85.png"/><Relationship Id="rId5" Type="http://schemas.openxmlformats.org/officeDocument/2006/relationships/settings" Target="settings.xml"/><Relationship Id="rId61" Type="http://schemas.openxmlformats.org/officeDocument/2006/relationships/hyperlink" Target="http://www.wampserver.com/en/" TargetMode="External"/><Relationship Id="rId82" Type="http://schemas.openxmlformats.org/officeDocument/2006/relationships/hyperlink" Target="http://localhost/AutoCorreccionJava_TFG/Profesores/registrar" TargetMode="External"/><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omments" Target="comments.xml"/><Relationship Id="rId43" Type="http://schemas.openxmlformats.org/officeDocument/2006/relationships/header" Target="header4.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6.png"/><Relationship Id="rId77" Type="http://schemas.openxmlformats.org/officeDocument/2006/relationships/image" Target="media/image61.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download.moodle.org/releases/latest/" TargetMode="External"/><Relationship Id="rId80" Type="http://schemas.openxmlformats.org/officeDocument/2006/relationships/image" Target="media/image64.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5.png"/><Relationship Id="rId103" Type="http://schemas.openxmlformats.org/officeDocument/2006/relationships/image" Target="media/image86.png"/><Relationship Id="rId108"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hyperlink" Target="http://cakephp.org/" TargetMode="External"/><Relationship Id="rId75" Type="http://schemas.openxmlformats.org/officeDocument/2006/relationships/image" Target="media/image60.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3.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hyperlink" Target="file:///C:\Users\&#193;lvaro\Documents\GitHub\TFG_Autocorrecc_Java\Documentaci&#243;n\Anexos.docx" TargetMode="External"/><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moodle.org/plugins/pluginversions.php?plugin=local_ltiprovider" TargetMode="External"/><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5.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3.emf"/></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8A5A4-6209-488E-87AC-F07B51AEB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- 2.dotx</Template>
  <TotalTime>432</TotalTime>
  <Pages>113</Pages>
  <Words>18716</Words>
  <Characters>102943</Characters>
  <Application>Microsoft Office Word</Application>
  <DocSecurity>0</DocSecurity>
  <Lines>857</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BRUNO BARUQUE ZANON</cp:lastModifiedBy>
  <cp:revision>39</cp:revision>
  <dcterms:created xsi:type="dcterms:W3CDTF">2016-01-30T17:56:00Z</dcterms:created>
  <dcterms:modified xsi:type="dcterms:W3CDTF">2016-02-03T19:04:00Z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id="lOtD065e"/&gt;&lt;style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