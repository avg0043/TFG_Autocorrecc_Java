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68F1C" w14:textId="6F57CEB8" w:rsidR="00EC0602" w:rsidRDefault="00EC0602">
      <w:pPr>
        <w:rPr>
          <w:b/>
          <w:sz w:val="28"/>
        </w:rPr>
      </w:pPr>
    </w:p>
    <w:p w14:paraId="3FCD17AE" w14:textId="63B6F0D5" w:rsidR="00EC0602" w:rsidRDefault="00EC0602">
      <w:pPr>
        <w:rPr>
          <w:b/>
          <w:sz w:val="28"/>
        </w:rPr>
      </w:pPr>
    </w:p>
    <w:p w14:paraId="2DD7F394" w14:textId="77777777" w:rsidR="00CB7E3D" w:rsidRDefault="00CB7E3D">
      <w:pPr>
        <w:rPr>
          <w:b/>
          <w:sz w:val="28"/>
        </w:rPr>
      </w:pPr>
    </w:p>
    <w:p w14:paraId="3DC59448" w14:textId="77777777" w:rsidR="00A61068" w:rsidRDefault="00A61068">
      <w:pPr>
        <w:rPr>
          <w:b/>
          <w:sz w:val="28"/>
        </w:rPr>
      </w:pPr>
    </w:p>
    <w:p w14:paraId="5FD6728F" w14:textId="6BC7598E" w:rsidR="00A61068" w:rsidRDefault="001F557F">
      <w:pPr>
        <w:rPr>
          <w:b/>
          <w:sz w:val="28"/>
        </w:rPr>
      </w:pPr>
      <w:r>
        <w:rPr>
          <w:b/>
          <w:noProof/>
          <w:sz w:val="28"/>
          <w:lang w:eastAsia="es-ES"/>
        </w:rPr>
        <mc:AlternateContent>
          <mc:Choice Requires="wps">
            <w:drawing>
              <wp:anchor distT="0" distB="0" distL="114300" distR="114300" simplePos="0" relativeHeight="251659264" behindDoc="0" locked="0" layoutInCell="1" allowOverlap="1" wp14:anchorId="2E00F173" wp14:editId="5445F2E9">
                <wp:simplePos x="0" y="0"/>
                <wp:positionH relativeFrom="column">
                  <wp:posOffset>405230</wp:posOffset>
                </wp:positionH>
                <wp:positionV relativeFrom="paragraph">
                  <wp:posOffset>133350</wp:posOffset>
                </wp:positionV>
                <wp:extent cx="2576195" cy="969645"/>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841A3" w14:textId="490D9994" w:rsidR="0042650A" w:rsidRPr="00CB7E3D" w:rsidRDefault="0042650A"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5C2FADD0" w:rsidR="0042650A" w:rsidRPr="00CB7E3D" w:rsidRDefault="0042650A" w:rsidP="00CB7E3D">
                            <w:pPr>
                              <w:jc w:val="center"/>
                              <w:rPr>
                                <w:b/>
                              </w:rPr>
                            </w:pPr>
                            <w:r w:rsidRPr="00CB7E3D">
                              <w:rPr>
                                <w:b/>
                              </w:rPr>
                              <w:t>Autocorrección de prácticas en Java: Aplicación que permite la corrección de prácticas realiza</w:t>
                            </w:r>
                            <w:r>
                              <w:rPr>
                                <w:b/>
                              </w:rPr>
                              <w:t>da</w:t>
                            </w:r>
                            <w:r w:rsidRPr="00CB7E3D">
                              <w:rPr>
                                <w:b/>
                              </w:rPr>
                              <w:t>s en lenguaje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0F173" id="_x0000_t202" coordsize="21600,21600" o:spt="202" path="m,l,21600r21600,l21600,xe">
                <v:stroke joinstyle="miter"/>
                <v:path gradientshapeok="t" o:connecttype="rect"/>
              </v:shapetype>
              <v:shape id="Cuadro de texto 11" o:spid="_x0000_s1026" type="#_x0000_t202" style="position:absolute;margin-left:31.9pt;margin-top:10.5pt;width:202.85pt;height:7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" fillcolor="#f2f2f2 [3052]" stroked="f" strokeweight=".5pt">
                <v:textbox>
                  <w:txbxContent>
                    <w:p w14:paraId="27A841A3" w14:textId="490D9994" w:rsidR="0042650A" w:rsidRPr="00CB7E3D" w:rsidRDefault="0042650A"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5C2FADD0" w:rsidR="0042650A" w:rsidRPr="00CB7E3D" w:rsidRDefault="0042650A" w:rsidP="00CB7E3D">
                      <w:pPr>
                        <w:jc w:val="center"/>
                        <w:rPr>
                          <w:b/>
                        </w:rPr>
                      </w:pPr>
                      <w:r w:rsidRPr="00CB7E3D">
                        <w:rPr>
                          <w:b/>
                        </w:rPr>
                        <w:t>Autocorrección de prácticas en Java: Aplicación que permite la corrección de prácticas realiza</w:t>
                      </w:r>
                      <w:r>
                        <w:rPr>
                          <w:b/>
                        </w:rPr>
                        <w:t>da</w:t>
                      </w:r>
                      <w:r w:rsidRPr="00CB7E3D">
                        <w:rPr>
                          <w:b/>
                        </w:rPr>
                        <w:t>s en lenguaje Java.</w:t>
                      </w:r>
                    </w:p>
                  </w:txbxContent>
                </v:textbox>
              </v:shape>
            </w:pict>
          </mc:Fallback>
        </mc:AlternateContent>
      </w:r>
      <w:r w:rsidRPr="00CB7E3D">
        <w:rPr>
          <w:b/>
          <w:noProof/>
          <w:sz w:val="28"/>
          <w:lang w:eastAsia="es-ES"/>
        </w:rPr>
        <w:drawing>
          <wp:anchor distT="0" distB="0" distL="114300" distR="114300" simplePos="0" relativeHeight="251660288" behindDoc="0" locked="0" layoutInCell="1" allowOverlap="1" wp14:anchorId="163D4972" wp14:editId="59C37EE4">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5C113" w14:textId="77777777" w:rsidR="00A61068" w:rsidRDefault="00A61068">
      <w:pPr>
        <w:rPr>
          <w:b/>
          <w:sz w:val="28"/>
        </w:rPr>
      </w:pPr>
    </w:p>
    <w:p w14:paraId="50A84371" w14:textId="77777777" w:rsidR="00CB7E3D" w:rsidRDefault="00CB7E3D">
      <w:pPr>
        <w:rPr>
          <w:b/>
          <w:sz w:val="28"/>
        </w:rPr>
      </w:pPr>
    </w:p>
    <w:p w14:paraId="293BD69A" w14:textId="77777777" w:rsidR="005757FC" w:rsidRDefault="005757FC" w:rsidP="00CB7E3D"/>
    <w:p w14:paraId="77A4A111" w14:textId="2EFCC9AC" w:rsidR="00A61068" w:rsidRDefault="00A61068">
      <w:r>
        <w:br w:type="page"/>
      </w:r>
      <w:r w:rsidR="00CB6313">
        <w:rPr>
          <w:rStyle w:val="Refdecomentario"/>
        </w:rPr>
        <w:commentReference w:id="0"/>
      </w:r>
    </w:p>
    <w:p w14:paraId="32D1A82C" w14:textId="77777777" w:rsidR="005757FC" w:rsidRDefault="005757FC" w:rsidP="00CB7E3D"/>
    <w:p w14:paraId="01C40230" w14:textId="77777777" w:rsidR="005757FC" w:rsidRDefault="005757FC" w:rsidP="00CB7E3D"/>
    <w:p w14:paraId="5794AC66" w14:textId="77777777" w:rsidR="005757FC" w:rsidRDefault="005757FC" w:rsidP="00CB7E3D"/>
    <w:p w14:paraId="0B044487" w14:textId="77777777" w:rsidR="00A61068" w:rsidRDefault="00A61068" w:rsidP="00CB7E3D">
      <w:pPr>
        <w:sectPr w:rsidR="00A61068" w:rsidSect="00A300DD">
          <w:headerReference w:type="even" r:id="rId11"/>
          <w:headerReference w:type="first" r:id="rId12"/>
          <w:type w:val="evenPage"/>
          <w:pgSz w:w="8419" w:h="11906" w:orient="landscape" w:code="9"/>
          <w:pgMar w:top="851" w:right="851" w:bottom="851" w:left="851" w:header="567" w:footer="567" w:gutter="397"/>
          <w:cols w:space="708"/>
          <w:titlePg/>
          <w:docGrid w:linePitch="360"/>
        </w:sectPr>
      </w:pPr>
    </w:p>
    <w:p w14:paraId="7DA6B166" w14:textId="7C41FFEE" w:rsidR="005757FC" w:rsidRDefault="005757FC" w:rsidP="00CB7E3D"/>
    <w:p w14:paraId="7EF09FEB" w14:textId="77777777" w:rsidR="005757FC" w:rsidRDefault="005757FC" w:rsidP="00CB7E3D"/>
    <w:p w14:paraId="0A64DF26" w14:textId="77777777" w:rsidR="00CB7E3D" w:rsidRPr="00CB7E3D" w:rsidRDefault="00CB7E3D" w:rsidP="001F557F">
      <w:pPr>
        <w:ind w:left="708"/>
      </w:pPr>
      <w:r w:rsidRPr="00CB7E3D">
        <w:t xml:space="preserve">D. Bruno Baruque </w:t>
      </w:r>
      <w:proofErr w:type="spellStart"/>
      <w:r w:rsidRPr="00CB7E3D">
        <w:t>Zanón</w:t>
      </w:r>
      <w:proofErr w:type="spellEnd"/>
      <w:r w:rsidRPr="00CB7E3D">
        <w:t>, profesor del departamento de Ingeniería Civil, área de Lenguajes y Sistemas Informáticos.</w:t>
      </w:r>
    </w:p>
    <w:p w14:paraId="50A0864B" w14:textId="77777777" w:rsidR="00CB7E3D" w:rsidRPr="00CB7E3D" w:rsidRDefault="00CB7E3D" w:rsidP="001F557F">
      <w:pPr>
        <w:ind w:left="708"/>
      </w:pPr>
      <w:r w:rsidRPr="00CB7E3D">
        <w:t>Expone:</w:t>
      </w:r>
    </w:p>
    <w:p w14:paraId="61B8B4A3" w14:textId="77777777" w:rsidR="00CB7E3D" w:rsidRDefault="00CB7E3D" w:rsidP="001F557F">
      <w:pPr>
        <w:ind w:left="708"/>
      </w:pPr>
      <w:r w:rsidRPr="00CB7E3D">
        <w:t>Que el alumno D. Álvaro Vázquez Gómez, con DNI 71293190K</w:t>
      </w:r>
      <w:r>
        <w:t xml:space="preserve">, ha realizado el Trabajo final del </w:t>
      </w:r>
      <w:proofErr w:type="spellStart"/>
      <w:r>
        <w:t>GºIng.Informática</w:t>
      </w:r>
      <w:proofErr w:type="spellEnd"/>
      <w:r>
        <w:t xml:space="preserve"> titulado: Autocorrección de prácticas en Java.</w:t>
      </w:r>
    </w:p>
    <w:p w14:paraId="0461086F" w14:textId="77777777" w:rsidR="00CB7E3D" w:rsidRDefault="00CB7E3D" w:rsidP="001F557F">
      <w:pPr>
        <w:ind w:left="708"/>
      </w:pPr>
      <w:r>
        <w:t>Y que dicho trabajo ha sido realizado por el alumno bajo la dirección del que suscribe, en virtud de lo cual, Se autoriza su presentación y defensa.</w:t>
      </w:r>
    </w:p>
    <w:p w14:paraId="01F7843B" w14:textId="4899FEA2" w:rsidR="00CB7E3D" w:rsidRDefault="00CB7E3D" w:rsidP="001F557F">
      <w:pPr>
        <w:ind w:left="708"/>
        <w:jc w:val="center"/>
      </w:pPr>
      <w:r>
        <w:t xml:space="preserve">En Burgos a </w:t>
      </w:r>
      <w:r w:rsidR="00C57349">
        <w:t>10</w:t>
      </w:r>
      <w:r>
        <w:t xml:space="preserve"> de </w:t>
      </w:r>
      <w:r w:rsidR="00C57349">
        <w:t>Febrero</w:t>
      </w:r>
      <w:r>
        <w:t xml:space="preserve"> de 2016</w:t>
      </w:r>
    </w:p>
    <w:p w14:paraId="65DC9E40" w14:textId="77777777" w:rsidR="00CB7E3D" w:rsidRDefault="00CB7E3D" w:rsidP="001F557F">
      <w:pPr>
        <w:ind w:left="708"/>
        <w:jc w:val="center"/>
      </w:pPr>
    </w:p>
    <w:p w14:paraId="5BAFF56F" w14:textId="77777777" w:rsidR="00CB7E3D" w:rsidRDefault="00CB7E3D" w:rsidP="001F557F">
      <w:pPr>
        <w:ind w:left="708"/>
        <w:jc w:val="center"/>
      </w:pPr>
    </w:p>
    <w:p w14:paraId="41EB4B6C" w14:textId="77777777" w:rsidR="00E348A1" w:rsidRDefault="00CB7E3D" w:rsidP="001F557F">
      <w:pPr>
        <w:ind w:left="708"/>
        <w:jc w:val="center"/>
        <w:sectPr w:rsidR="00E348A1" w:rsidSect="00A300DD">
          <w:headerReference w:type="even" r:id="rId13"/>
          <w:headerReference w:type="default" r:id="rId14"/>
          <w:pgSz w:w="8419" w:h="11906" w:orient="landscape" w:code="9"/>
          <w:pgMar w:top="851" w:right="851" w:bottom="851" w:left="851" w:header="567" w:footer="567" w:gutter="397"/>
          <w:cols w:space="708"/>
          <w:titlePg/>
          <w:docGrid w:linePitch="360"/>
        </w:sectPr>
      </w:pPr>
      <w:r>
        <w:t xml:space="preserve">Bruno Baruque </w:t>
      </w:r>
      <w:proofErr w:type="spellStart"/>
      <w:r>
        <w:t>Zanón</w:t>
      </w:r>
      <w:proofErr w:type="spellEnd"/>
    </w:p>
    <w:p w14:paraId="1E67EF16" w14:textId="03968EA7" w:rsidR="00E348A1" w:rsidRDefault="00E348A1" w:rsidP="00CB7E3D">
      <w:pPr>
        <w:jc w:val="center"/>
        <w:sectPr w:rsidR="00E348A1" w:rsidSect="00A300DD">
          <w:headerReference w:type="first" r:id="rId15"/>
          <w:pgSz w:w="8419" w:h="11906" w:orient="landscape" w:code="9"/>
          <w:pgMar w:top="851" w:right="851" w:bottom="851" w:left="851" w:header="567" w:footer="567" w:gutter="397"/>
          <w:cols w:space="708"/>
          <w:titlePg/>
          <w:docGrid w:linePitch="360"/>
        </w:sectPr>
      </w:pPr>
    </w:p>
    <w:p w14:paraId="571C8F98" w14:textId="1093ED0E" w:rsidR="0056499F" w:rsidRDefault="0056499F" w:rsidP="0056499F">
      <w:pPr>
        <w:rPr>
          <w:b/>
          <w:sz w:val="28"/>
        </w:rPr>
      </w:pPr>
      <w:r>
        <w:rPr>
          <w:b/>
          <w:sz w:val="28"/>
        </w:rPr>
        <w:lastRenderedPageBreak/>
        <w:t>Índice de contenido</w:t>
      </w:r>
    </w:p>
    <w:p w14:paraId="75A3E4A9" w14:textId="77777777" w:rsidR="00C57349" w:rsidRDefault="00144CD1">
      <w:pPr>
        <w:pStyle w:val="TDC1"/>
        <w:tabs>
          <w:tab w:val="left" w:pos="480"/>
          <w:tab w:val="right" w:leader="dot" w:pos="6310"/>
        </w:tabs>
        <w:rPr>
          <w:rFonts w:asciiTheme="minorHAnsi" w:eastAsiaTheme="minorEastAsia" w:hAnsiTheme="minorHAnsi"/>
          <w:noProof/>
          <w:lang w:eastAsia="es-ES"/>
        </w:rPr>
      </w:pPr>
      <w:r>
        <w:rPr>
          <w:b/>
          <w:sz w:val="28"/>
        </w:rPr>
        <w:fldChar w:fldCharType="begin"/>
      </w:r>
      <w:r>
        <w:rPr>
          <w:b/>
          <w:sz w:val="28"/>
        </w:rPr>
        <w:instrText xml:space="preserve"> TOC \o "1-4" \h \z \u </w:instrText>
      </w:r>
      <w:r>
        <w:rPr>
          <w:b/>
          <w:sz w:val="28"/>
        </w:rPr>
        <w:fldChar w:fldCharType="separate"/>
      </w:r>
      <w:hyperlink w:anchor="_Toc441850784" w:history="1">
        <w:r w:rsidR="00C57349" w:rsidRPr="00DD1F50">
          <w:rPr>
            <w:rStyle w:val="Hipervnculo"/>
            <w:noProof/>
          </w:rPr>
          <w:t>I -</w:t>
        </w:r>
        <w:r w:rsidR="00C57349">
          <w:rPr>
            <w:rFonts w:asciiTheme="minorHAnsi" w:eastAsiaTheme="minorEastAsia" w:hAnsiTheme="minorHAnsi"/>
            <w:noProof/>
            <w:lang w:eastAsia="es-ES"/>
          </w:rPr>
          <w:tab/>
        </w:r>
        <w:r w:rsidR="00C57349" w:rsidRPr="00DD1F50">
          <w:rPr>
            <w:rStyle w:val="Hipervnculo"/>
            <w:noProof/>
          </w:rPr>
          <w:t>Introducción</w:t>
        </w:r>
        <w:r w:rsidR="00C57349">
          <w:rPr>
            <w:noProof/>
            <w:webHidden/>
          </w:rPr>
          <w:tab/>
        </w:r>
        <w:r w:rsidR="00C57349">
          <w:rPr>
            <w:noProof/>
            <w:webHidden/>
          </w:rPr>
          <w:fldChar w:fldCharType="begin"/>
        </w:r>
        <w:r w:rsidR="00C57349">
          <w:rPr>
            <w:noProof/>
            <w:webHidden/>
          </w:rPr>
          <w:instrText xml:space="preserve"> PAGEREF _Toc441850784 \h </w:instrText>
        </w:r>
        <w:r w:rsidR="00C57349">
          <w:rPr>
            <w:noProof/>
            <w:webHidden/>
          </w:rPr>
        </w:r>
        <w:r w:rsidR="00C57349">
          <w:rPr>
            <w:noProof/>
            <w:webHidden/>
          </w:rPr>
          <w:fldChar w:fldCharType="separate"/>
        </w:r>
        <w:r w:rsidR="00C57349">
          <w:rPr>
            <w:noProof/>
            <w:webHidden/>
          </w:rPr>
          <w:t>7</w:t>
        </w:r>
        <w:r w:rsidR="00C57349">
          <w:rPr>
            <w:noProof/>
            <w:webHidden/>
          </w:rPr>
          <w:fldChar w:fldCharType="end"/>
        </w:r>
      </w:hyperlink>
    </w:p>
    <w:p w14:paraId="2B881564" w14:textId="77777777" w:rsidR="00C57349" w:rsidRDefault="0042650A">
      <w:pPr>
        <w:pStyle w:val="TDC1"/>
        <w:tabs>
          <w:tab w:val="left" w:pos="660"/>
          <w:tab w:val="right" w:leader="dot" w:pos="6310"/>
        </w:tabs>
        <w:rPr>
          <w:rFonts w:asciiTheme="minorHAnsi" w:eastAsiaTheme="minorEastAsia" w:hAnsiTheme="minorHAnsi"/>
          <w:noProof/>
          <w:lang w:eastAsia="es-ES"/>
        </w:rPr>
      </w:pPr>
      <w:hyperlink w:anchor="_Toc441850785" w:history="1">
        <w:r w:rsidR="00C57349" w:rsidRPr="00DD1F50">
          <w:rPr>
            <w:rStyle w:val="Hipervnculo"/>
            <w:noProof/>
          </w:rPr>
          <w:t>II -</w:t>
        </w:r>
        <w:r w:rsidR="00C57349">
          <w:rPr>
            <w:rFonts w:asciiTheme="minorHAnsi" w:eastAsiaTheme="minorEastAsia" w:hAnsiTheme="minorHAnsi"/>
            <w:noProof/>
            <w:lang w:eastAsia="es-ES"/>
          </w:rPr>
          <w:tab/>
        </w:r>
        <w:r w:rsidR="00C57349" w:rsidRPr="00DD1F50">
          <w:rPr>
            <w:rStyle w:val="Hipervnculo"/>
            <w:noProof/>
          </w:rPr>
          <w:t>Objetivos del proyecto</w:t>
        </w:r>
        <w:r w:rsidR="00C57349">
          <w:rPr>
            <w:noProof/>
            <w:webHidden/>
          </w:rPr>
          <w:tab/>
        </w:r>
        <w:r w:rsidR="00C57349">
          <w:rPr>
            <w:noProof/>
            <w:webHidden/>
          </w:rPr>
          <w:fldChar w:fldCharType="begin"/>
        </w:r>
        <w:r w:rsidR="00C57349">
          <w:rPr>
            <w:noProof/>
            <w:webHidden/>
          </w:rPr>
          <w:instrText xml:space="preserve"> PAGEREF _Toc441850785 \h </w:instrText>
        </w:r>
        <w:r w:rsidR="00C57349">
          <w:rPr>
            <w:noProof/>
            <w:webHidden/>
          </w:rPr>
        </w:r>
        <w:r w:rsidR="00C57349">
          <w:rPr>
            <w:noProof/>
            <w:webHidden/>
          </w:rPr>
          <w:fldChar w:fldCharType="separate"/>
        </w:r>
        <w:r w:rsidR="00C57349">
          <w:rPr>
            <w:noProof/>
            <w:webHidden/>
          </w:rPr>
          <w:t>9</w:t>
        </w:r>
        <w:r w:rsidR="00C57349">
          <w:rPr>
            <w:noProof/>
            <w:webHidden/>
          </w:rPr>
          <w:fldChar w:fldCharType="end"/>
        </w:r>
      </w:hyperlink>
    </w:p>
    <w:p w14:paraId="1EA969AF" w14:textId="77777777" w:rsidR="00C57349" w:rsidRDefault="0042650A">
      <w:pPr>
        <w:pStyle w:val="TDC2"/>
        <w:tabs>
          <w:tab w:val="left" w:pos="660"/>
          <w:tab w:val="right" w:leader="dot" w:pos="6310"/>
        </w:tabs>
        <w:rPr>
          <w:rFonts w:asciiTheme="minorHAnsi" w:eastAsiaTheme="minorEastAsia" w:hAnsiTheme="minorHAnsi"/>
          <w:noProof/>
          <w:lang w:eastAsia="es-ES"/>
        </w:rPr>
      </w:pPr>
      <w:hyperlink w:anchor="_Toc441850786" w:history="1">
        <w:r w:rsidR="00C57349" w:rsidRPr="00DD1F50">
          <w:rPr>
            <w:rStyle w:val="Hipervnculo"/>
            <w:noProof/>
          </w:rPr>
          <w:t>1.</w:t>
        </w:r>
        <w:r w:rsidR="00C57349">
          <w:rPr>
            <w:rFonts w:asciiTheme="minorHAnsi" w:eastAsiaTheme="minorEastAsia" w:hAnsiTheme="minorHAnsi"/>
            <w:noProof/>
            <w:lang w:eastAsia="es-ES"/>
          </w:rPr>
          <w:tab/>
        </w:r>
        <w:r w:rsidR="00C57349" w:rsidRPr="00DD1F50">
          <w:rPr>
            <w:rStyle w:val="Hipervnculo"/>
            <w:noProof/>
          </w:rPr>
          <w:t>Objetivos funcionales</w:t>
        </w:r>
        <w:r w:rsidR="00C57349">
          <w:rPr>
            <w:noProof/>
            <w:webHidden/>
          </w:rPr>
          <w:tab/>
        </w:r>
        <w:r w:rsidR="00C57349">
          <w:rPr>
            <w:noProof/>
            <w:webHidden/>
          </w:rPr>
          <w:fldChar w:fldCharType="begin"/>
        </w:r>
        <w:r w:rsidR="00C57349">
          <w:rPr>
            <w:noProof/>
            <w:webHidden/>
          </w:rPr>
          <w:instrText xml:space="preserve"> PAGEREF _Toc441850786 \h </w:instrText>
        </w:r>
        <w:r w:rsidR="00C57349">
          <w:rPr>
            <w:noProof/>
            <w:webHidden/>
          </w:rPr>
        </w:r>
        <w:r w:rsidR="00C57349">
          <w:rPr>
            <w:noProof/>
            <w:webHidden/>
          </w:rPr>
          <w:fldChar w:fldCharType="separate"/>
        </w:r>
        <w:r w:rsidR="00C57349">
          <w:rPr>
            <w:noProof/>
            <w:webHidden/>
          </w:rPr>
          <w:t>9</w:t>
        </w:r>
        <w:r w:rsidR="00C57349">
          <w:rPr>
            <w:noProof/>
            <w:webHidden/>
          </w:rPr>
          <w:fldChar w:fldCharType="end"/>
        </w:r>
      </w:hyperlink>
    </w:p>
    <w:p w14:paraId="64481592" w14:textId="77777777" w:rsidR="00C57349" w:rsidRDefault="0042650A">
      <w:pPr>
        <w:pStyle w:val="TDC2"/>
        <w:tabs>
          <w:tab w:val="left" w:pos="660"/>
          <w:tab w:val="right" w:leader="dot" w:pos="6310"/>
        </w:tabs>
        <w:rPr>
          <w:rFonts w:asciiTheme="minorHAnsi" w:eastAsiaTheme="minorEastAsia" w:hAnsiTheme="minorHAnsi"/>
          <w:noProof/>
          <w:lang w:eastAsia="es-ES"/>
        </w:rPr>
      </w:pPr>
      <w:hyperlink w:anchor="_Toc441850787" w:history="1">
        <w:r w:rsidR="00C57349" w:rsidRPr="00DD1F50">
          <w:rPr>
            <w:rStyle w:val="Hipervnculo"/>
            <w:noProof/>
          </w:rPr>
          <w:t>2.</w:t>
        </w:r>
        <w:r w:rsidR="00C57349">
          <w:rPr>
            <w:rFonts w:asciiTheme="minorHAnsi" w:eastAsiaTheme="minorEastAsia" w:hAnsiTheme="minorHAnsi"/>
            <w:noProof/>
            <w:lang w:eastAsia="es-ES"/>
          </w:rPr>
          <w:tab/>
        </w:r>
        <w:r w:rsidR="00C57349" w:rsidRPr="00DD1F50">
          <w:rPr>
            <w:rStyle w:val="Hipervnculo"/>
            <w:noProof/>
          </w:rPr>
          <w:t>Objetivos de carácter técnico</w:t>
        </w:r>
        <w:r w:rsidR="00C57349">
          <w:rPr>
            <w:noProof/>
            <w:webHidden/>
          </w:rPr>
          <w:tab/>
        </w:r>
        <w:r w:rsidR="00C57349">
          <w:rPr>
            <w:noProof/>
            <w:webHidden/>
          </w:rPr>
          <w:fldChar w:fldCharType="begin"/>
        </w:r>
        <w:r w:rsidR="00C57349">
          <w:rPr>
            <w:noProof/>
            <w:webHidden/>
          </w:rPr>
          <w:instrText xml:space="preserve"> PAGEREF _Toc441850787 \h </w:instrText>
        </w:r>
        <w:r w:rsidR="00C57349">
          <w:rPr>
            <w:noProof/>
            <w:webHidden/>
          </w:rPr>
        </w:r>
        <w:r w:rsidR="00C57349">
          <w:rPr>
            <w:noProof/>
            <w:webHidden/>
          </w:rPr>
          <w:fldChar w:fldCharType="separate"/>
        </w:r>
        <w:r w:rsidR="00C57349">
          <w:rPr>
            <w:noProof/>
            <w:webHidden/>
          </w:rPr>
          <w:t>11</w:t>
        </w:r>
        <w:r w:rsidR="00C57349">
          <w:rPr>
            <w:noProof/>
            <w:webHidden/>
          </w:rPr>
          <w:fldChar w:fldCharType="end"/>
        </w:r>
      </w:hyperlink>
    </w:p>
    <w:p w14:paraId="3C706851" w14:textId="77777777" w:rsidR="00C57349" w:rsidRDefault="0042650A">
      <w:pPr>
        <w:pStyle w:val="TDC1"/>
        <w:tabs>
          <w:tab w:val="left" w:pos="660"/>
          <w:tab w:val="right" w:leader="dot" w:pos="6310"/>
        </w:tabs>
        <w:rPr>
          <w:rFonts w:asciiTheme="minorHAnsi" w:eastAsiaTheme="minorEastAsia" w:hAnsiTheme="minorHAnsi"/>
          <w:noProof/>
          <w:lang w:eastAsia="es-ES"/>
        </w:rPr>
      </w:pPr>
      <w:hyperlink w:anchor="_Toc441850788" w:history="1">
        <w:r w:rsidR="00C57349" w:rsidRPr="00DD1F50">
          <w:rPr>
            <w:rStyle w:val="Hipervnculo"/>
            <w:noProof/>
          </w:rPr>
          <w:t>III -</w:t>
        </w:r>
        <w:r w:rsidR="00C57349">
          <w:rPr>
            <w:rFonts w:asciiTheme="minorHAnsi" w:eastAsiaTheme="minorEastAsia" w:hAnsiTheme="minorHAnsi"/>
            <w:noProof/>
            <w:lang w:eastAsia="es-ES"/>
          </w:rPr>
          <w:tab/>
        </w:r>
        <w:r w:rsidR="00C57349" w:rsidRPr="00DD1F50">
          <w:rPr>
            <w:rStyle w:val="Hipervnculo"/>
            <w:noProof/>
          </w:rPr>
          <w:t>Conceptos Teóricos</w:t>
        </w:r>
        <w:r w:rsidR="00C57349">
          <w:rPr>
            <w:noProof/>
            <w:webHidden/>
          </w:rPr>
          <w:tab/>
        </w:r>
        <w:r w:rsidR="00C57349">
          <w:rPr>
            <w:noProof/>
            <w:webHidden/>
          </w:rPr>
          <w:fldChar w:fldCharType="begin"/>
        </w:r>
        <w:r w:rsidR="00C57349">
          <w:rPr>
            <w:noProof/>
            <w:webHidden/>
          </w:rPr>
          <w:instrText xml:space="preserve"> PAGEREF _Toc441850788 \h </w:instrText>
        </w:r>
        <w:r w:rsidR="00C57349">
          <w:rPr>
            <w:noProof/>
            <w:webHidden/>
          </w:rPr>
        </w:r>
        <w:r w:rsidR="00C57349">
          <w:rPr>
            <w:noProof/>
            <w:webHidden/>
          </w:rPr>
          <w:fldChar w:fldCharType="separate"/>
        </w:r>
        <w:r w:rsidR="00C57349">
          <w:rPr>
            <w:noProof/>
            <w:webHidden/>
          </w:rPr>
          <w:t>12</w:t>
        </w:r>
        <w:r w:rsidR="00C57349">
          <w:rPr>
            <w:noProof/>
            <w:webHidden/>
          </w:rPr>
          <w:fldChar w:fldCharType="end"/>
        </w:r>
      </w:hyperlink>
    </w:p>
    <w:p w14:paraId="3F5EC2F1" w14:textId="77777777" w:rsidR="00C57349" w:rsidRDefault="0042650A">
      <w:pPr>
        <w:pStyle w:val="TDC2"/>
        <w:tabs>
          <w:tab w:val="left" w:pos="660"/>
          <w:tab w:val="right" w:leader="dot" w:pos="6310"/>
        </w:tabs>
        <w:rPr>
          <w:rFonts w:asciiTheme="minorHAnsi" w:eastAsiaTheme="minorEastAsia" w:hAnsiTheme="minorHAnsi"/>
          <w:noProof/>
          <w:lang w:eastAsia="es-ES"/>
        </w:rPr>
      </w:pPr>
      <w:hyperlink w:anchor="_Toc441850789" w:history="1">
        <w:r w:rsidR="00C57349" w:rsidRPr="00DD1F50">
          <w:rPr>
            <w:rStyle w:val="Hipervnculo"/>
            <w:noProof/>
          </w:rPr>
          <w:t>1.</w:t>
        </w:r>
        <w:r w:rsidR="00C57349">
          <w:rPr>
            <w:rFonts w:asciiTheme="minorHAnsi" w:eastAsiaTheme="minorEastAsia" w:hAnsiTheme="minorHAnsi"/>
            <w:noProof/>
            <w:lang w:eastAsia="es-ES"/>
          </w:rPr>
          <w:tab/>
        </w:r>
        <w:r w:rsidR="00C57349" w:rsidRPr="00DD1F50">
          <w:rPr>
            <w:rStyle w:val="Hipervnculo"/>
            <w:noProof/>
          </w:rPr>
          <w:t>Learning Management System (LMS)</w:t>
        </w:r>
        <w:r w:rsidR="00C57349">
          <w:rPr>
            <w:noProof/>
            <w:webHidden/>
          </w:rPr>
          <w:tab/>
        </w:r>
        <w:r w:rsidR="00C57349">
          <w:rPr>
            <w:noProof/>
            <w:webHidden/>
          </w:rPr>
          <w:fldChar w:fldCharType="begin"/>
        </w:r>
        <w:r w:rsidR="00C57349">
          <w:rPr>
            <w:noProof/>
            <w:webHidden/>
          </w:rPr>
          <w:instrText xml:space="preserve"> PAGEREF _Toc441850789 \h </w:instrText>
        </w:r>
        <w:r w:rsidR="00C57349">
          <w:rPr>
            <w:noProof/>
            <w:webHidden/>
          </w:rPr>
        </w:r>
        <w:r w:rsidR="00C57349">
          <w:rPr>
            <w:noProof/>
            <w:webHidden/>
          </w:rPr>
          <w:fldChar w:fldCharType="separate"/>
        </w:r>
        <w:r w:rsidR="00C57349">
          <w:rPr>
            <w:noProof/>
            <w:webHidden/>
          </w:rPr>
          <w:t>12</w:t>
        </w:r>
        <w:r w:rsidR="00C57349">
          <w:rPr>
            <w:noProof/>
            <w:webHidden/>
          </w:rPr>
          <w:fldChar w:fldCharType="end"/>
        </w:r>
      </w:hyperlink>
    </w:p>
    <w:p w14:paraId="31697763" w14:textId="77777777" w:rsidR="00C57349" w:rsidRDefault="0042650A">
      <w:pPr>
        <w:pStyle w:val="TDC2"/>
        <w:tabs>
          <w:tab w:val="left" w:pos="660"/>
          <w:tab w:val="right" w:leader="dot" w:pos="6310"/>
        </w:tabs>
        <w:rPr>
          <w:rFonts w:asciiTheme="minorHAnsi" w:eastAsiaTheme="minorEastAsia" w:hAnsiTheme="minorHAnsi"/>
          <w:noProof/>
          <w:lang w:eastAsia="es-ES"/>
        </w:rPr>
      </w:pPr>
      <w:hyperlink w:anchor="_Toc441850790" w:history="1">
        <w:r w:rsidR="00C57349" w:rsidRPr="00DD1F50">
          <w:rPr>
            <w:rStyle w:val="Hipervnculo"/>
            <w:noProof/>
          </w:rPr>
          <w:t>2.</w:t>
        </w:r>
        <w:r w:rsidR="00C57349">
          <w:rPr>
            <w:rFonts w:asciiTheme="minorHAnsi" w:eastAsiaTheme="minorEastAsia" w:hAnsiTheme="minorHAnsi"/>
            <w:noProof/>
            <w:lang w:eastAsia="es-ES"/>
          </w:rPr>
          <w:tab/>
        </w:r>
        <w:r w:rsidR="00C57349" w:rsidRPr="00DD1F50">
          <w:rPr>
            <w:rStyle w:val="Hipervnculo"/>
            <w:noProof/>
          </w:rPr>
          <w:t>Plataforma Moodle</w:t>
        </w:r>
        <w:r w:rsidR="00C57349">
          <w:rPr>
            <w:noProof/>
            <w:webHidden/>
          </w:rPr>
          <w:tab/>
        </w:r>
        <w:r w:rsidR="00C57349">
          <w:rPr>
            <w:noProof/>
            <w:webHidden/>
          </w:rPr>
          <w:fldChar w:fldCharType="begin"/>
        </w:r>
        <w:r w:rsidR="00C57349">
          <w:rPr>
            <w:noProof/>
            <w:webHidden/>
          </w:rPr>
          <w:instrText xml:space="preserve"> PAGEREF _Toc441850790 \h </w:instrText>
        </w:r>
        <w:r w:rsidR="00C57349">
          <w:rPr>
            <w:noProof/>
            <w:webHidden/>
          </w:rPr>
        </w:r>
        <w:r w:rsidR="00C57349">
          <w:rPr>
            <w:noProof/>
            <w:webHidden/>
          </w:rPr>
          <w:fldChar w:fldCharType="separate"/>
        </w:r>
        <w:r w:rsidR="00C57349">
          <w:rPr>
            <w:noProof/>
            <w:webHidden/>
          </w:rPr>
          <w:t>13</w:t>
        </w:r>
        <w:r w:rsidR="00C57349">
          <w:rPr>
            <w:noProof/>
            <w:webHidden/>
          </w:rPr>
          <w:fldChar w:fldCharType="end"/>
        </w:r>
      </w:hyperlink>
    </w:p>
    <w:p w14:paraId="3615D0A8" w14:textId="77777777" w:rsidR="00C57349" w:rsidRDefault="0042650A">
      <w:pPr>
        <w:pStyle w:val="TDC2"/>
        <w:tabs>
          <w:tab w:val="left" w:pos="660"/>
          <w:tab w:val="right" w:leader="dot" w:pos="6310"/>
        </w:tabs>
        <w:rPr>
          <w:rFonts w:asciiTheme="minorHAnsi" w:eastAsiaTheme="minorEastAsia" w:hAnsiTheme="minorHAnsi"/>
          <w:noProof/>
          <w:lang w:eastAsia="es-ES"/>
        </w:rPr>
      </w:pPr>
      <w:hyperlink w:anchor="_Toc441850791" w:history="1">
        <w:r w:rsidR="00C57349" w:rsidRPr="00DD1F50">
          <w:rPr>
            <w:rStyle w:val="Hipervnculo"/>
            <w:noProof/>
          </w:rPr>
          <w:t>3.</w:t>
        </w:r>
        <w:r w:rsidR="00C57349">
          <w:rPr>
            <w:rFonts w:asciiTheme="minorHAnsi" w:eastAsiaTheme="minorEastAsia" w:hAnsiTheme="minorHAnsi"/>
            <w:noProof/>
            <w:lang w:eastAsia="es-ES"/>
          </w:rPr>
          <w:tab/>
        </w:r>
        <w:r w:rsidR="00C57349" w:rsidRPr="00DD1F50">
          <w:rPr>
            <w:rStyle w:val="Hipervnculo"/>
            <w:noProof/>
          </w:rPr>
          <w:t>Software QA</w:t>
        </w:r>
        <w:r w:rsidR="00C57349">
          <w:rPr>
            <w:noProof/>
            <w:webHidden/>
          </w:rPr>
          <w:tab/>
        </w:r>
        <w:r w:rsidR="00C57349">
          <w:rPr>
            <w:noProof/>
            <w:webHidden/>
          </w:rPr>
          <w:fldChar w:fldCharType="begin"/>
        </w:r>
        <w:r w:rsidR="00C57349">
          <w:rPr>
            <w:noProof/>
            <w:webHidden/>
          </w:rPr>
          <w:instrText xml:space="preserve"> PAGEREF _Toc441850791 \h </w:instrText>
        </w:r>
        <w:r w:rsidR="00C57349">
          <w:rPr>
            <w:noProof/>
            <w:webHidden/>
          </w:rPr>
        </w:r>
        <w:r w:rsidR="00C57349">
          <w:rPr>
            <w:noProof/>
            <w:webHidden/>
          </w:rPr>
          <w:fldChar w:fldCharType="separate"/>
        </w:r>
        <w:r w:rsidR="00C57349">
          <w:rPr>
            <w:noProof/>
            <w:webHidden/>
          </w:rPr>
          <w:t>15</w:t>
        </w:r>
        <w:r w:rsidR="00C57349">
          <w:rPr>
            <w:noProof/>
            <w:webHidden/>
          </w:rPr>
          <w:fldChar w:fldCharType="end"/>
        </w:r>
      </w:hyperlink>
    </w:p>
    <w:p w14:paraId="7DF27FA4" w14:textId="77777777" w:rsidR="00C57349" w:rsidRDefault="0042650A">
      <w:pPr>
        <w:pStyle w:val="TDC1"/>
        <w:tabs>
          <w:tab w:val="left" w:pos="660"/>
          <w:tab w:val="right" w:leader="dot" w:pos="6310"/>
        </w:tabs>
        <w:rPr>
          <w:rFonts w:asciiTheme="minorHAnsi" w:eastAsiaTheme="minorEastAsia" w:hAnsiTheme="minorHAnsi"/>
          <w:noProof/>
          <w:lang w:eastAsia="es-ES"/>
        </w:rPr>
      </w:pPr>
      <w:hyperlink w:anchor="_Toc441850792" w:history="1">
        <w:r w:rsidR="00C57349" w:rsidRPr="00DD1F50">
          <w:rPr>
            <w:rStyle w:val="Hipervnculo"/>
            <w:noProof/>
          </w:rPr>
          <w:t>IV -</w:t>
        </w:r>
        <w:r w:rsidR="00C57349">
          <w:rPr>
            <w:rFonts w:asciiTheme="minorHAnsi" w:eastAsiaTheme="minorEastAsia" w:hAnsiTheme="minorHAnsi"/>
            <w:noProof/>
            <w:lang w:eastAsia="es-ES"/>
          </w:rPr>
          <w:tab/>
        </w:r>
        <w:r w:rsidR="00C57349" w:rsidRPr="00DD1F50">
          <w:rPr>
            <w:rStyle w:val="Hipervnculo"/>
            <w:noProof/>
          </w:rPr>
          <w:t>Técnicas y herramientas</w:t>
        </w:r>
        <w:r w:rsidR="00C57349">
          <w:rPr>
            <w:noProof/>
            <w:webHidden/>
          </w:rPr>
          <w:tab/>
        </w:r>
        <w:r w:rsidR="00C57349">
          <w:rPr>
            <w:noProof/>
            <w:webHidden/>
          </w:rPr>
          <w:fldChar w:fldCharType="begin"/>
        </w:r>
        <w:r w:rsidR="00C57349">
          <w:rPr>
            <w:noProof/>
            <w:webHidden/>
          </w:rPr>
          <w:instrText xml:space="preserve"> PAGEREF _Toc441850792 \h </w:instrText>
        </w:r>
        <w:r w:rsidR="00C57349">
          <w:rPr>
            <w:noProof/>
            <w:webHidden/>
          </w:rPr>
        </w:r>
        <w:r w:rsidR="00C57349">
          <w:rPr>
            <w:noProof/>
            <w:webHidden/>
          </w:rPr>
          <w:fldChar w:fldCharType="separate"/>
        </w:r>
        <w:r w:rsidR="00C57349">
          <w:rPr>
            <w:noProof/>
            <w:webHidden/>
          </w:rPr>
          <w:t>18</w:t>
        </w:r>
        <w:r w:rsidR="00C57349">
          <w:rPr>
            <w:noProof/>
            <w:webHidden/>
          </w:rPr>
          <w:fldChar w:fldCharType="end"/>
        </w:r>
      </w:hyperlink>
    </w:p>
    <w:p w14:paraId="5B17A2C6" w14:textId="77777777" w:rsidR="00C57349" w:rsidRDefault="0042650A">
      <w:pPr>
        <w:pStyle w:val="TDC2"/>
        <w:tabs>
          <w:tab w:val="left" w:pos="660"/>
          <w:tab w:val="right" w:leader="dot" w:pos="6310"/>
        </w:tabs>
        <w:rPr>
          <w:rFonts w:asciiTheme="minorHAnsi" w:eastAsiaTheme="minorEastAsia" w:hAnsiTheme="minorHAnsi"/>
          <w:noProof/>
          <w:lang w:eastAsia="es-ES"/>
        </w:rPr>
      </w:pPr>
      <w:hyperlink w:anchor="_Toc441850793" w:history="1">
        <w:r w:rsidR="00C57349" w:rsidRPr="00DD1F50">
          <w:rPr>
            <w:rStyle w:val="Hipervnculo"/>
            <w:noProof/>
          </w:rPr>
          <w:t>1.</w:t>
        </w:r>
        <w:r w:rsidR="00C57349">
          <w:rPr>
            <w:rFonts w:asciiTheme="minorHAnsi" w:eastAsiaTheme="minorEastAsia" w:hAnsiTheme="minorHAnsi"/>
            <w:noProof/>
            <w:lang w:eastAsia="es-ES"/>
          </w:rPr>
          <w:tab/>
        </w:r>
        <w:r w:rsidR="00C57349" w:rsidRPr="00DD1F50">
          <w:rPr>
            <w:rStyle w:val="Hipervnculo"/>
            <w:noProof/>
          </w:rPr>
          <w:t>Técnicas de desarrollo</w:t>
        </w:r>
        <w:r w:rsidR="00C57349">
          <w:rPr>
            <w:noProof/>
            <w:webHidden/>
          </w:rPr>
          <w:tab/>
        </w:r>
        <w:r w:rsidR="00C57349">
          <w:rPr>
            <w:noProof/>
            <w:webHidden/>
          </w:rPr>
          <w:fldChar w:fldCharType="begin"/>
        </w:r>
        <w:r w:rsidR="00C57349">
          <w:rPr>
            <w:noProof/>
            <w:webHidden/>
          </w:rPr>
          <w:instrText xml:space="preserve"> PAGEREF _Toc441850793 \h </w:instrText>
        </w:r>
        <w:r w:rsidR="00C57349">
          <w:rPr>
            <w:noProof/>
            <w:webHidden/>
          </w:rPr>
        </w:r>
        <w:r w:rsidR="00C57349">
          <w:rPr>
            <w:noProof/>
            <w:webHidden/>
          </w:rPr>
          <w:fldChar w:fldCharType="separate"/>
        </w:r>
        <w:r w:rsidR="00C57349">
          <w:rPr>
            <w:noProof/>
            <w:webHidden/>
          </w:rPr>
          <w:t>18</w:t>
        </w:r>
        <w:r w:rsidR="00C57349">
          <w:rPr>
            <w:noProof/>
            <w:webHidden/>
          </w:rPr>
          <w:fldChar w:fldCharType="end"/>
        </w:r>
      </w:hyperlink>
    </w:p>
    <w:p w14:paraId="34CC6ADC" w14:textId="77777777" w:rsidR="00C57349" w:rsidRDefault="0042650A">
      <w:pPr>
        <w:pStyle w:val="TDC3"/>
        <w:tabs>
          <w:tab w:val="left" w:pos="1100"/>
          <w:tab w:val="right" w:leader="dot" w:pos="6310"/>
        </w:tabs>
        <w:rPr>
          <w:rFonts w:asciiTheme="minorHAnsi" w:eastAsiaTheme="minorEastAsia" w:hAnsiTheme="minorHAnsi"/>
          <w:noProof/>
          <w:lang w:eastAsia="es-ES"/>
        </w:rPr>
      </w:pPr>
      <w:hyperlink w:anchor="_Toc441850794" w:history="1">
        <w:r w:rsidR="00C57349" w:rsidRPr="00DD1F50">
          <w:rPr>
            <w:rStyle w:val="Hipervnculo"/>
            <w:noProof/>
          </w:rPr>
          <w:t>1.1.</w:t>
        </w:r>
        <w:r w:rsidR="00C57349">
          <w:rPr>
            <w:rFonts w:asciiTheme="minorHAnsi" w:eastAsiaTheme="minorEastAsia" w:hAnsiTheme="minorHAnsi"/>
            <w:noProof/>
            <w:lang w:eastAsia="es-ES"/>
          </w:rPr>
          <w:tab/>
        </w:r>
        <w:r w:rsidR="00C57349" w:rsidRPr="00DD1F50">
          <w:rPr>
            <w:rStyle w:val="Hipervnculo"/>
            <w:noProof/>
          </w:rPr>
          <w:t>LTI</w:t>
        </w:r>
        <w:r w:rsidR="00C57349">
          <w:rPr>
            <w:noProof/>
            <w:webHidden/>
          </w:rPr>
          <w:tab/>
        </w:r>
        <w:r w:rsidR="00C57349">
          <w:rPr>
            <w:noProof/>
            <w:webHidden/>
          </w:rPr>
          <w:fldChar w:fldCharType="begin"/>
        </w:r>
        <w:r w:rsidR="00C57349">
          <w:rPr>
            <w:noProof/>
            <w:webHidden/>
          </w:rPr>
          <w:instrText xml:space="preserve"> PAGEREF _Toc441850794 \h </w:instrText>
        </w:r>
        <w:r w:rsidR="00C57349">
          <w:rPr>
            <w:noProof/>
            <w:webHidden/>
          </w:rPr>
        </w:r>
        <w:r w:rsidR="00C57349">
          <w:rPr>
            <w:noProof/>
            <w:webHidden/>
          </w:rPr>
          <w:fldChar w:fldCharType="separate"/>
        </w:r>
        <w:r w:rsidR="00C57349">
          <w:rPr>
            <w:noProof/>
            <w:webHidden/>
          </w:rPr>
          <w:t>18</w:t>
        </w:r>
        <w:r w:rsidR="00C57349">
          <w:rPr>
            <w:noProof/>
            <w:webHidden/>
          </w:rPr>
          <w:fldChar w:fldCharType="end"/>
        </w:r>
      </w:hyperlink>
    </w:p>
    <w:p w14:paraId="212C471A" w14:textId="77777777" w:rsidR="00C57349" w:rsidRDefault="0042650A">
      <w:pPr>
        <w:pStyle w:val="TDC3"/>
        <w:tabs>
          <w:tab w:val="left" w:pos="1100"/>
          <w:tab w:val="right" w:leader="dot" w:pos="6310"/>
        </w:tabs>
        <w:rPr>
          <w:rFonts w:asciiTheme="minorHAnsi" w:eastAsiaTheme="minorEastAsia" w:hAnsiTheme="minorHAnsi"/>
          <w:noProof/>
          <w:lang w:eastAsia="es-ES"/>
        </w:rPr>
      </w:pPr>
      <w:hyperlink w:anchor="_Toc441850795" w:history="1">
        <w:r w:rsidR="00C57349" w:rsidRPr="00DD1F50">
          <w:rPr>
            <w:rStyle w:val="Hipervnculo"/>
            <w:noProof/>
          </w:rPr>
          <w:t>1.2.</w:t>
        </w:r>
        <w:r w:rsidR="00C57349">
          <w:rPr>
            <w:rFonts w:asciiTheme="minorHAnsi" w:eastAsiaTheme="minorEastAsia" w:hAnsiTheme="minorHAnsi"/>
            <w:noProof/>
            <w:lang w:eastAsia="es-ES"/>
          </w:rPr>
          <w:tab/>
        </w:r>
        <w:r w:rsidR="00C57349" w:rsidRPr="00DD1F50">
          <w:rPr>
            <w:rStyle w:val="Hipervnculo"/>
            <w:noProof/>
          </w:rPr>
          <w:t>Modelo-vista-controlador (MVC)</w:t>
        </w:r>
        <w:r w:rsidR="00C57349">
          <w:rPr>
            <w:noProof/>
            <w:webHidden/>
          </w:rPr>
          <w:tab/>
        </w:r>
        <w:r w:rsidR="00C57349">
          <w:rPr>
            <w:noProof/>
            <w:webHidden/>
          </w:rPr>
          <w:fldChar w:fldCharType="begin"/>
        </w:r>
        <w:r w:rsidR="00C57349">
          <w:rPr>
            <w:noProof/>
            <w:webHidden/>
          </w:rPr>
          <w:instrText xml:space="preserve"> PAGEREF _Toc441850795 \h </w:instrText>
        </w:r>
        <w:r w:rsidR="00C57349">
          <w:rPr>
            <w:noProof/>
            <w:webHidden/>
          </w:rPr>
        </w:r>
        <w:r w:rsidR="00C57349">
          <w:rPr>
            <w:noProof/>
            <w:webHidden/>
          </w:rPr>
          <w:fldChar w:fldCharType="separate"/>
        </w:r>
        <w:r w:rsidR="00C57349">
          <w:rPr>
            <w:noProof/>
            <w:webHidden/>
          </w:rPr>
          <w:t>18</w:t>
        </w:r>
        <w:r w:rsidR="00C57349">
          <w:rPr>
            <w:noProof/>
            <w:webHidden/>
          </w:rPr>
          <w:fldChar w:fldCharType="end"/>
        </w:r>
      </w:hyperlink>
    </w:p>
    <w:p w14:paraId="3AB0675E" w14:textId="77777777" w:rsidR="00C57349" w:rsidRDefault="0042650A">
      <w:pPr>
        <w:pStyle w:val="TDC3"/>
        <w:tabs>
          <w:tab w:val="left" w:pos="1100"/>
          <w:tab w:val="right" w:leader="dot" w:pos="6310"/>
        </w:tabs>
        <w:rPr>
          <w:rFonts w:asciiTheme="minorHAnsi" w:eastAsiaTheme="minorEastAsia" w:hAnsiTheme="minorHAnsi"/>
          <w:noProof/>
          <w:lang w:eastAsia="es-ES"/>
        </w:rPr>
      </w:pPr>
      <w:hyperlink w:anchor="_Toc441850796" w:history="1">
        <w:r w:rsidR="00C57349" w:rsidRPr="00DD1F50">
          <w:rPr>
            <w:rStyle w:val="Hipervnculo"/>
            <w:noProof/>
          </w:rPr>
          <w:t>1.3.</w:t>
        </w:r>
        <w:r w:rsidR="00C57349">
          <w:rPr>
            <w:rFonts w:asciiTheme="minorHAnsi" w:eastAsiaTheme="minorEastAsia" w:hAnsiTheme="minorHAnsi"/>
            <w:noProof/>
            <w:lang w:eastAsia="es-ES"/>
          </w:rPr>
          <w:tab/>
        </w:r>
        <w:r w:rsidR="00C57349" w:rsidRPr="00DD1F50">
          <w:rPr>
            <w:rStyle w:val="Hipervnculo"/>
            <w:noProof/>
          </w:rPr>
          <w:t>Desarrollo ágil de software</w:t>
        </w:r>
        <w:r w:rsidR="00C57349">
          <w:rPr>
            <w:noProof/>
            <w:webHidden/>
          </w:rPr>
          <w:tab/>
        </w:r>
        <w:r w:rsidR="00C57349">
          <w:rPr>
            <w:noProof/>
            <w:webHidden/>
          </w:rPr>
          <w:fldChar w:fldCharType="begin"/>
        </w:r>
        <w:r w:rsidR="00C57349">
          <w:rPr>
            <w:noProof/>
            <w:webHidden/>
          </w:rPr>
          <w:instrText xml:space="preserve"> PAGEREF _Toc441850796 \h </w:instrText>
        </w:r>
        <w:r w:rsidR="00C57349">
          <w:rPr>
            <w:noProof/>
            <w:webHidden/>
          </w:rPr>
        </w:r>
        <w:r w:rsidR="00C57349">
          <w:rPr>
            <w:noProof/>
            <w:webHidden/>
          </w:rPr>
          <w:fldChar w:fldCharType="separate"/>
        </w:r>
        <w:r w:rsidR="00C57349">
          <w:rPr>
            <w:noProof/>
            <w:webHidden/>
          </w:rPr>
          <w:t>20</w:t>
        </w:r>
        <w:r w:rsidR="00C57349">
          <w:rPr>
            <w:noProof/>
            <w:webHidden/>
          </w:rPr>
          <w:fldChar w:fldCharType="end"/>
        </w:r>
      </w:hyperlink>
    </w:p>
    <w:p w14:paraId="1C7A6076" w14:textId="77777777" w:rsidR="00C57349" w:rsidRDefault="0042650A">
      <w:pPr>
        <w:pStyle w:val="TDC4"/>
        <w:tabs>
          <w:tab w:val="left" w:pos="1540"/>
          <w:tab w:val="right" w:leader="dot" w:pos="6310"/>
        </w:tabs>
        <w:rPr>
          <w:rFonts w:asciiTheme="minorHAnsi" w:eastAsiaTheme="minorEastAsia" w:hAnsiTheme="minorHAnsi"/>
          <w:noProof/>
          <w:lang w:eastAsia="es-ES"/>
        </w:rPr>
      </w:pPr>
      <w:hyperlink w:anchor="_Toc441850797" w:history="1">
        <w:r w:rsidR="00C57349" w:rsidRPr="00DD1F50">
          <w:rPr>
            <w:rStyle w:val="Hipervnculo"/>
            <w:noProof/>
          </w:rPr>
          <w:t>1.3.1.</w:t>
        </w:r>
        <w:r w:rsidR="00C57349">
          <w:rPr>
            <w:rFonts w:asciiTheme="minorHAnsi" w:eastAsiaTheme="minorEastAsia" w:hAnsiTheme="minorHAnsi"/>
            <w:noProof/>
            <w:lang w:eastAsia="es-ES"/>
          </w:rPr>
          <w:tab/>
        </w:r>
        <w:r w:rsidR="00C57349" w:rsidRPr="00DD1F50">
          <w:rPr>
            <w:rStyle w:val="Hipervnculo"/>
            <w:noProof/>
          </w:rPr>
          <w:t>SCRUM</w:t>
        </w:r>
        <w:r w:rsidR="00C57349">
          <w:rPr>
            <w:noProof/>
            <w:webHidden/>
          </w:rPr>
          <w:tab/>
        </w:r>
        <w:r w:rsidR="00C57349">
          <w:rPr>
            <w:noProof/>
            <w:webHidden/>
          </w:rPr>
          <w:fldChar w:fldCharType="begin"/>
        </w:r>
        <w:r w:rsidR="00C57349">
          <w:rPr>
            <w:noProof/>
            <w:webHidden/>
          </w:rPr>
          <w:instrText xml:space="preserve"> PAGEREF _Toc441850797 \h </w:instrText>
        </w:r>
        <w:r w:rsidR="00C57349">
          <w:rPr>
            <w:noProof/>
            <w:webHidden/>
          </w:rPr>
        </w:r>
        <w:r w:rsidR="00C57349">
          <w:rPr>
            <w:noProof/>
            <w:webHidden/>
          </w:rPr>
          <w:fldChar w:fldCharType="separate"/>
        </w:r>
        <w:r w:rsidR="00C57349">
          <w:rPr>
            <w:noProof/>
            <w:webHidden/>
          </w:rPr>
          <w:t>20</w:t>
        </w:r>
        <w:r w:rsidR="00C57349">
          <w:rPr>
            <w:noProof/>
            <w:webHidden/>
          </w:rPr>
          <w:fldChar w:fldCharType="end"/>
        </w:r>
      </w:hyperlink>
    </w:p>
    <w:p w14:paraId="1DD34425" w14:textId="77777777" w:rsidR="00C57349" w:rsidRDefault="0042650A">
      <w:pPr>
        <w:pStyle w:val="TDC2"/>
        <w:tabs>
          <w:tab w:val="left" w:pos="660"/>
          <w:tab w:val="right" w:leader="dot" w:pos="6310"/>
        </w:tabs>
        <w:rPr>
          <w:rFonts w:asciiTheme="minorHAnsi" w:eastAsiaTheme="minorEastAsia" w:hAnsiTheme="minorHAnsi"/>
          <w:noProof/>
          <w:lang w:eastAsia="es-ES"/>
        </w:rPr>
      </w:pPr>
      <w:hyperlink w:anchor="_Toc441850798" w:history="1">
        <w:r w:rsidR="00C57349" w:rsidRPr="00DD1F50">
          <w:rPr>
            <w:rStyle w:val="Hipervnculo"/>
            <w:noProof/>
          </w:rPr>
          <w:t>2.</w:t>
        </w:r>
        <w:r w:rsidR="00C57349">
          <w:rPr>
            <w:rFonts w:asciiTheme="minorHAnsi" w:eastAsiaTheme="minorEastAsia" w:hAnsiTheme="minorHAnsi"/>
            <w:noProof/>
            <w:lang w:eastAsia="es-ES"/>
          </w:rPr>
          <w:tab/>
        </w:r>
        <w:r w:rsidR="00C57349" w:rsidRPr="00DD1F50">
          <w:rPr>
            <w:rStyle w:val="Hipervnculo"/>
            <w:noProof/>
          </w:rPr>
          <w:t>Herramientas de software</w:t>
        </w:r>
        <w:r w:rsidR="00C57349">
          <w:rPr>
            <w:noProof/>
            <w:webHidden/>
          </w:rPr>
          <w:tab/>
        </w:r>
        <w:r w:rsidR="00C57349">
          <w:rPr>
            <w:noProof/>
            <w:webHidden/>
          </w:rPr>
          <w:fldChar w:fldCharType="begin"/>
        </w:r>
        <w:r w:rsidR="00C57349">
          <w:rPr>
            <w:noProof/>
            <w:webHidden/>
          </w:rPr>
          <w:instrText xml:space="preserve"> PAGEREF _Toc441850798 \h </w:instrText>
        </w:r>
        <w:r w:rsidR="00C57349">
          <w:rPr>
            <w:noProof/>
            <w:webHidden/>
          </w:rPr>
        </w:r>
        <w:r w:rsidR="00C57349">
          <w:rPr>
            <w:noProof/>
            <w:webHidden/>
          </w:rPr>
          <w:fldChar w:fldCharType="separate"/>
        </w:r>
        <w:r w:rsidR="00C57349">
          <w:rPr>
            <w:noProof/>
            <w:webHidden/>
          </w:rPr>
          <w:t>21</w:t>
        </w:r>
        <w:r w:rsidR="00C57349">
          <w:rPr>
            <w:noProof/>
            <w:webHidden/>
          </w:rPr>
          <w:fldChar w:fldCharType="end"/>
        </w:r>
      </w:hyperlink>
    </w:p>
    <w:p w14:paraId="4CE9F889" w14:textId="77777777" w:rsidR="00C57349" w:rsidRDefault="0042650A">
      <w:pPr>
        <w:pStyle w:val="TDC3"/>
        <w:tabs>
          <w:tab w:val="left" w:pos="1100"/>
          <w:tab w:val="right" w:leader="dot" w:pos="6310"/>
        </w:tabs>
        <w:rPr>
          <w:rFonts w:asciiTheme="minorHAnsi" w:eastAsiaTheme="minorEastAsia" w:hAnsiTheme="minorHAnsi"/>
          <w:noProof/>
          <w:lang w:eastAsia="es-ES"/>
        </w:rPr>
      </w:pPr>
      <w:hyperlink w:anchor="_Toc441850799" w:history="1">
        <w:r w:rsidR="00C57349" w:rsidRPr="00DD1F50">
          <w:rPr>
            <w:rStyle w:val="Hipervnculo"/>
            <w:noProof/>
          </w:rPr>
          <w:t>2.1.</w:t>
        </w:r>
        <w:r w:rsidR="00C57349">
          <w:rPr>
            <w:rFonts w:asciiTheme="minorHAnsi" w:eastAsiaTheme="minorEastAsia" w:hAnsiTheme="minorHAnsi"/>
            <w:noProof/>
            <w:lang w:eastAsia="es-ES"/>
          </w:rPr>
          <w:tab/>
        </w:r>
        <w:r w:rsidR="00C57349" w:rsidRPr="00DD1F50">
          <w:rPr>
            <w:rStyle w:val="Hipervnculo"/>
            <w:noProof/>
          </w:rPr>
          <w:t>Lenguajes</w:t>
        </w:r>
        <w:r w:rsidR="00C57349">
          <w:rPr>
            <w:noProof/>
            <w:webHidden/>
          </w:rPr>
          <w:tab/>
        </w:r>
        <w:r w:rsidR="00C57349">
          <w:rPr>
            <w:noProof/>
            <w:webHidden/>
          </w:rPr>
          <w:fldChar w:fldCharType="begin"/>
        </w:r>
        <w:r w:rsidR="00C57349">
          <w:rPr>
            <w:noProof/>
            <w:webHidden/>
          </w:rPr>
          <w:instrText xml:space="preserve"> PAGEREF _Toc441850799 \h </w:instrText>
        </w:r>
        <w:r w:rsidR="00C57349">
          <w:rPr>
            <w:noProof/>
            <w:webHidden/>
          </w:rPr>
        </w:r>
        <w:r w:rsidR="00C57349">
          <w:rPr>
            <w:noProof/>
            <w:webHidden/>
          </w:rPr>
          <w:fldChar w:fldCharType="separate"/>
        </w:r>
        <w:r w:rsidR="00C57349">
          <w:rPr>
            <w:noProof/>
            <w:webHidden/>
          </w:rPr>
          <w:t>21</w:t>
        </w:r>
        <w:r w:rsidR="00C57349">
          <w:rPr>
            <w:noProof/>
            <w:webHidden/>
          </w:rPr>
          <w:fldChar w:fldCharType="end"/>
        </w:r>
      </w:hyperlink>
    </w:p>
    <w:p w14:paraId="46F08958" w14:textId="77777777" w:rsidR="00C57349" w:rsidRDefault="0042650A">
      <w:pPr>
        <w:pStyle w:val="TDC4"/>
        <w:tabs>
          <w:tab w:val="left" w:pos="1540"/>
          <w:tab w:val="right" w:leader="dot" w:pos="6310"/>
        </w:tabs>
        <w:rPr>
          <w:rFonts w:asciiTheme="minorHAnsi" w:eastAsiaTheme="minorEastAsia" w:hAnsiTheme="minorHAnsi"/>
          <w:noProof/>
          <w:lang w:eastAsia="es-ES"/>
        </w:rPr>
      </w:pPr>
      <w:hyperlink w:anchor="_Toc441850800" w:history="1">
        <w:r w:rsidR="00C57349" w:rsidRPr="00DD1F50">
          <w:rPr>
            <w:rStyle w:val="Hipervnculo"/>
            <w:noProof/>
          </w:rPr>
          <w:t>2.1.1.</w:t>
        </w:r>
        <w:r w:rsidR="00C57349">
          <w:rPr>
            <w:rFonts w:asciiTheme="minorHAnsi" w:eastAsiaTheme="minorEastAsia" w:hAnsiTheme="minorHAnsi"/>
            <w:noProof/>
            <w:lang w:eastAsia="es-ES"/>
          </w:rPr>
          <w:tab/>
        </w:r>
        <w:r w:rsidR="00C57349" w:rsidRPr="00DD1F50">
          <w:rPr>
            <w:rStyle w:val="Hipervnculo"/>
            <w:noProof/>
          </w:rPr>
          <w:t>HTML5</w:t>
        </w:r>
        <w:r w:rsidR="00C57349">
          <w:rPr>
            <w:noProof/>
            <w:webHidden/>
          </w:rPr>
          <w:tab/>
        </w:r>
        <w:r w:rsidR="00C57349">
          <w:rPr>
            <w:noProof/>
            <w:webHidden/>
          </w:rPr>
          <w:fldChar w:fldCharType="begin"/>
        </w:r>
        <w:r w:rsidR="00C57349">
          <w:rPr>
            <w:noProof/>
            <w:webHidden/>
          </w:rPr>
          <w:instrText xml:space="preserve"> PAGEREF _Toc441850800 \h </w:instrText>
        </w:r>
        <w:r w:rsidR="00C57349">
          <w:rPr>
            <w:noProof/>
            <w:webHidden/>
          </w:rPr>
        </w:r>
        <w:r w:rsidR="00C57349">
          <w:rPr>
            <w:noProof/>
            <w:webHidden/>
          </w:rPr>
          <w:fldChar w:fldCharType="separate"/>
        </w:r>
        <w:r w:rsidR="00C57349">
          <w:rPr>
            <w:noProof/>
            <w:webHidden/>
          </w:rPr>
          <w:t>21</w:t>
        </w:r>
        <w:r w:rsidR="00C57349">
          <w:rPr>
            <w:noProof/>
            <w:webHidden/>
          </w:rPr>
          <w:fldChar w:fldCharType="end"/>
        </w:r>
      </w:hyperlink>
    </w:p>
    <w:p w14:paraId="14D1CC30" w14:textId="77777777" w:rsidR="00C57349" w:rsidRDefault="0042650A">
      <w:pPr>
        <w:pStyle w:val="TDC4"/>
        <w:tabs>
          <w:tab w:val="left" w:pos="1540"/>
          <w:tab w:val="right" w:leader="dot" w:pos="6310"/>
        </w:tabs>
        <w:rPr>
          <w:rFonts w:asciiTheme="minorHAnsi" w:eastAsiaTheme="minorEastAsia" w:hAnsiTheme="minorHAnsi"/>
          <w:noProof/>
          <w:lang w:eastAsia="es-ES"/>
        </w:rPr>
      </w:pPr>
      <w:hyperlink w:anchor="_Toc441850801" w:history="1">
        <w:r w:rsidR="00C57349" w:rsidRPr="00DD1F50">
          <w:rPr>
            <w:rStyle w:val="Hipervnculo"/>
            <w:noProof/>
          </w:rPr>
          <w:t>2.1.2.</w:t>
        </w:r>
        <w:r w:rsidR="00C57349">
          <w:rPr>
            <w:rFonts w:asciiTheme="minorHAnsi" w:eastAsiaTheme="minorEastAsia" w:hAnsiTheme="minorHAnsi"/>
            <w:noProof/>
            <w:lang w:eastAsia="es-ES"/>
          </w:rPr>
          <w:tab/>
        </w:r>
        <w:r w:rsidR="00C57349" w:rsidRPr="00DD1F50">
          <w:rPr>
            <w:rStyle w:val="Hipervnculo"/>
            <w:noProof/>
          </w:rPr>
          <w:t>PHP</w:t>
        </w:r>
        <w:r w:rsidR="00C57349">
          <w:rPr>
            <w:noProof/>
            <w:webHidden/>
          </w:rPr>
          <w:tab/>
        </w:r>
        <w:r w:rsidR="00C57349">
          <w:rPr>
            <w:noProof/>
            <w:webHidden/>
          </w:rPr>
          <w:fldChar w:fldCharType="begin"/>
        </w:r>
        <w:r w:rsidR="00C57349">
          <w:rPr>
            <w:noProof/>
            <w:webHidden/>
          </w:rPr>
          <w:instrText xml:space="preserve"> PAGEREF _Toc441850801 \h </w:instrText>
        </w:r>
        <w:r w:rsidR="00C57349">
          <w:rPr>
            <w:noProof/>
            <w:webHidden/>
          </w:rPr>
        </w:r>
        <w:r w:rsidR="00C57349">
          <w:rPr>
            <w:noProof/>
            <w:webHidden/>
          </w:rPr>
          <w:fldChar w:fldCharType="separate"/>
        </w:r>
        <w:r w:rsidR="00C57349">
          <w:rPr>
            <w:noProof/>
            <w:webHidden/>
          </w:rPr>
          <w:t>22</w:t>
        </w:r>
        <w:r w:rsidR="00C57349">
          <w:rPr>
            <w:noProof/>
            <w:webHidden/>
          </w:rPr>
          <w:fldChar w:fldCharType="end"/>
        </w:r>
      </w:hyperlink>
    </w:p>
    <w:p w14:paraId="4F931166" w14:textId="77777777" w:rsidR="00C57349" w:rsidRDefault="0042650A">
      <w:pPr>
        <w:pStyle w:val="TDC4"/>
        <w:tabs>
          <w:tab w:val="left" w:pos="1540"/>
          <w:tab w:val="right" w:leader="dot" w:pos="6310"/>
        </w:tabs>
        <w:rPr>
          <w:rFonts w:asciiTheme="minorHAnsi" w:eastAsiaTheme="minorEastAsia" w:hAnsiTheme="minorHAnsi"/>
          <w:noProof/>
          <w:lang w:eastAsia="es-ES"/>
        </w:rPr>
      </w:pPr>
      <w:hyperlink w:anchor="_Toc441850802" w:history="1">
        <w:r w:rsidR="00C57349" w:rsidRPr="00DD1F50">
          <w:rPr>
            <w:rStyle w:val="Hipervnculo"/>
            <w:noProof/>
          </w:rPr>
          <w:t>2.1.3.</w:t>
        </w:r>
        <w:r w:rsidR="00C57349">
          <w:rPr>
            <w:rFonts w:asciiTheme="minorHAnsi" w:eastAsiaTheme="minorEastAsia" w:hAnsiTheme="minorHAnsi"/>
            <w:noProof/>
            <w:lang w:eastAsia="es-ES"/>
          </w:rPr>
          <w:tab/>
        </w:r>
        <w:r w:rsidR="00C57349" w:rsidRPr="00DD1F50">
          <w:rPr>
            <w:rStyle w:val="Hipervnculo"/>
            <w:noProof/>
          </w:rPr>
          <w:t>JavaScript</w:t>
        </w:r>
        <w:r w:rsidR="00C57349">
          <w:rPr>
            <w:noProof/>
            <w:webHidden/>
          </w:rPr>
          <w:tab/>
        </w:r>
        <w:r w:rsidR="00C57349">
          <w:rPr>
            <w:noProof/>
            <w:webHidden/>
          </w:rPr>
          <w:fldChar w:fldCharType="begin"/>
        </w:r>
        <w:r w:rsidR="00C57349">
          <w:rPr>
            <w:noProof/>
            <w:webHidden/>
          </w:rPr>
          <w:instrText xml:space="preserve"> PAGEREF _Toc441850802 \h </w:instrText>
        </w:r>
        <w:r w:rsidR="00C57349">
          <w:rPr>
            <w:noProof/>
            <w:webHidden/>
          </w:rPr>
        </w:r>
        <w:r w:rsidR="00C57349">
          <w:rPr>
            <w:noProof/>
            <w:webHidden/>
          </w:rPr>
          <w:fldChar w:fldCharType="separate"/>
        </w:r>
        <w:r w:rsidR="00C57349">
          <w:rPr>
            <w:noProof/>
            <w:webHidden/>
          </w:rPr>
          <w:t>23</w:t>
        </w:r>
        <w:r w:rsidR="00C57349">
          <w:rPr>
            <w:noProof/>
            <w:webHidden/>
          </w:rPr>
          <w:fldChar w:fldCharType="end"/>
        </w:r>
      </w:hyperlink>
    </w:p>
    <w:p w14:paraId="580F463A" w14:textId="77777777" w:rsidR="00C57349" w:rsidRDefault="0042650A">
      <w:pPr>
        <w:pStyle w:val="TDC4"/>
        <w:tabs>
          <w:tab w:val="left" w:pos="1540"/>
          <w:tab w:val="right" w:leader="dot" w:pos="6310"/>
        </w:tabs>
        <w:rPr>
          <w:rFonts w:asciiTheme="minorHAnsi" w:eastAsiaTheme="minorEastAsia" w:hAnsiTheme="minorHAnsi"/>
          <w:noProof/>
          <w:lang w:eastAsia="es-ES"/>
        </w:rPr>
      </w:pPr>
      <w:hyperlink w:anchor="_Toc441850803" w:history="1">
        <w:r w:rsidR="00C57349" w:rsidRPr="00DD1F50">
          <w:rPr>
            <w:rStyle w:val="Hipervnculo"/>
            <w:noProof/>
          </w:rPr>
          <w:t>2.1.4.</w:t>
        </w:r>
        <w:r w:rsidR="00C57349">
          <w:rPr>
            <w:rFonts w:asciiTheme="minorHAnsi" w:eastAsiaTheme="minorEastAsia" w:hAnsiTheme="minorHAnsi"/>
            <w:noProof/>
            <w:lang w:eastAsia="es-ES"/>
          </w:rPr>
          <w:tab/>
        </w:r>
        <w:r w:rsidR="00C57349" w:rsidRPr="00DD1F50">
          <w:rPr>
            <w:rStyle w:val="Hipervnculo"/>
            <w:noProof/>
          </w:rPr>
          <w:t>AJAX</w:t>
        </w:r>
        <w:r w:rsidR="00C57349">
          <w:rPr>
            <w:noProof/>
            <w:webHidden/>
          </w:rPr>
          <w:tab/>
        </w:r>
        <w:r w:rsidR="00C57349">
          <w:rPr>
            <w:noProof/>
            <w:webHidden/>
          </w:rPr>
          <w:fldChar w:fldCharType="begin"/>
        </w:r>
        <w:r w:rsidR="00C57349">
          <w:rPr>
            <w:noProof/>
            <w:webHidden/>
          </w:rPr>
          <w:instrText xml:space="preserve"> PAGEREF _Toc441850803 \h </w:instrText>
        </w:r>
        <w:r w:rsidR="00C57349">
          <w:rPr>
            <w:noProof/>
            <w:webHidden/>
          </w:rPr>
        </w:r>
        <w:r w:rsidR="00C57349">
          <w:rPr>
            <w:noProof/>
            <w:webHidden/>
          </w:rPr>
          <w:fldChar w:fldCharType="separate"/>
        </w:r>
        <w:r w:rsidR="00C57349">
          <w:rPr>
            <w:noProof/>
            <w:webHidden/>
          </w:rPr>
          <w:t>23</w:t>
        </w:r>
        <w:r w:rsidR="00C57349">
          <w:rPr>
            <w:noProof/>
            <w:webHidden/>
          </w:rPr>
          <w:fldChar w:fldCharType="end"/>
        </w:r>
      </w:hyperlink>
    </w:p>
    <w:p w14:paraId="5D06068B" w14:textId="77777777" w:rsidR="00C57349" w:rsidRDefault="0042650A">
      <w:pPr>
        <w:pStyle w:val="TDC4"/>
        <w:tabs>
          <w:tab w:val="left" w:pos="1540"/>
          <w:tab w:val="right" w:leader="dot" w:pos="6310"/>
        </w:tabs>
        <w:rPr>
          <w:rFonts w:asciiTheme="minorHAnsi" w:eastAsiaTheme="minorEastAsia" w:hAnsiTheme="minorHAnsi"/>
          <w:noProof/>
          <w:lang w:eastAsia="es-ES"/>
        </w:rPr>
      </w:pPr>
      <w:hyperlink w:anchor="_Toc441850804" w:history="1">
        <w:r w:rsidR="00C57349" w:rsidRPr="00DD1F50">
          <w:rPr>
            <w:rStyle w:val="Hipervnculo"/>
            <w:noProof/>
          </w:rPr>
          <w:t>2.1.5.</w:t>
        </w:r>
        <w:r w:rsidR="00C57349">
          <w:rPr>
            <w:rFonts w:asciiTheme="minorHAnsi" w:eastAsiaTheme="minorEastAsia" w:hAnsiTheme="minorHAnsi"/>
            <w:noProof/>
            <w:lang w:eastAsia="es-ES"/>
          </w:rPr>
          <w:tab/>
        </w:r>
        <w:r w:rsidR="00C57349" w:rsidRPr="00DD1F50">
          <w:rPr>
            <w:rStyle w:val="Hipervnculo"/>
            <w:noProof/>
          </w:rPr>
          <w:t>JQuery</w:t>
        </w:r>
        <w:r w:rsidR="00C57349">
          <w:rPr>
            <w:noProof/>
            <w:webHidden/>
          </w:rPr>
          <w:tab/>
        </w:r>
        <w:r w:rsidR="00C57349">
          <w:rPr>
            <w:noProof/>
            <w:webHidden/>
          </w:rPr>
          <w:fldChar w:fldCharType="begin"/>
        </w:r>
        <w:r w:rsidR="00C57349">
          <w:rPr>
            <w:noProof/>
            <w:webHidden/>
          </w:rPr>
          <w:instrText xml:space="preserve"> PAGEREF _Toc441850804 \h </w:instrText>
        </w:r>
        <w:r w:rsidR="00C57349">
          <w:rPr>
            <w:noProof/>
            <w:webHidden/>
          </w:rPr>
        </w:r>
        <w:r w:rsidR="00C57349">
          <w:rPr>
            <w:noProof/>
            <w:webHidden/>
          </w:rPr>
          <w:fldChar w:fldCharType="separate"/>
        </w:r>
        <w:r w:rsidR="00C57349">
          <w:rPr>
            <w:noProof/>
            <w:webHidden/>
          </w:rPr>
          <w:t>24</w:t>
        </w:r>
        <w:r w:rsidR="00C57349">
          <w:rPr>
            <w:noProof/>
            <w:webHidden/>
          </w:rPr>
          <w:fldChar w:fldCharType="end"/>
        </w:r>
      </w:hyperlink>
    </w:p>
    <w:p w14:paraId="4B35FCC7" w14:textId="77777777" w:rsidR="00C57349" w:rsidRDefault="0042650A">
      <w:pPr>
        <w:pStyle w:val="TDC4"/>
        <w:tabs>
          <w:tab w:val="left" w:pos="1540"/>
          <w:tab w:val="right" w:leader="dot" w:pos="6310"/>
        </w:tabs>
        <w:rPr>
          <w:rFonts w:asciiTheme="minorHAnsi" w:eastAsiaTheme="minorEastAsia" w:hAnsiTheme="minorHAnsi"/>
          <w:noProof/>
          <w:lang w:eastAsia="es-ES"/>
        </w:rPr>
      </w:pPr>
      <w:hyperlink w:anchor="_Toc441850805" w:history="1">
        <w:r w:rsidR="00C57349" w:rsidRPr="00DD1F50">
          <w:rPr>
            <w:rStyle w:val="Hipervnculo"/>
            <w:noProof/>
          </w:rPr>
          <w:t>2.1.6.</w:t>
        </w:r>
        <w:r w:rsidR="00C57349">
          <w:rPr>
            <w:rFonts w:asciiTheme="minorHAnsi" w:eastAsiaTheme="minorEastAsia" w:hAnsiTheme="minorHAnsi"/>
            <w:noProof/>
            <w:lang w:eastAsia="es-ES"/>
          </w:rPr>
          <w:tab/>
        </w:r>
        <w:r w:rsidR="00C57349" w:rsidRPr="00DD1F50">
          <w:rPr>
            <w:rStyle w:val="Hipervnculo"/>
            <w:noProof/>
          </w:rPr>
          <w:t>JSON</w:t>
        </w:r>
        <w:r w:rsidR="00C57349">
          <w:rPr>
            <w:noProof/>
            <w:webHidden/>
          </w:rPr>
          <w:tab/>
        </w:r>
        <w:r w:rsidR="00C57349">
          <w:rPr>
            <w:noProof/>
            <w:webHidden/>
          </w:rPr>
          <w:fldChar w:fldCharType="begin"/>
        </w:r>
        <w:r w:rsidR="00C57349">
          <w:rPr>
            <w:noProof/>
            <w:webHidden/>
          </w:rPr>
          <w:instrText xml:space="preserve"> PAGEREF _Toc441850805 \h </w:instrText>
        </w:r>
        <w:r w:rsidR="00C57349">
          <w:rPr>
            <w:noProof/>
            <w:webHidden/>
          </w:rPr>
        </w:r>
        <w:r w:rsidR="00C57349">
          <w:rPr>
            <w:noProof/>
            <w:webHidden/>
          </w:rPr>
          <w:fldChar w:fldCharType="separate"/>
        </w:r>
        <w:r w:rsidR="00C57349">
          <w:rPr>
            <w:noProof/>
            <w:webHidden/>
          </w:rPr>
          <w:t>24</w:t>
        </w:r>
        <w:r w:rsidR="00C57349">
          <w:rPr>
            <w:noProof/>
            <w:webHidden/>
          </w:rPr>
          <w:fldChar w:fldCharType="end"/>
        </w:r>
      </w:hyperlink>
    </w:p>
    <w:p w14:paraId="712F48EA" w14:textId="77777777" w:rsidR="00C57349" w:rsidRDefault="0042650A">
      <w:pPr>
        <w:pStyle w:val="TDC4"/>
        <w:tabs>
          <w:tab w:val="left" w:pos="1540"/>
          <w:tab w:val="right" w:leader="dot" w:pos="6310"/>
        </w:tabs>
        <w:rPr>
          <w:rFonts w:asciiTheme="minorHAnsi" w:eastAsiaTheme="minorEastAsia" w:hAnsiTheme="minorHAnsi"/>
          <w:noProof/>
          <w:lang w:eastAsia="es-ES"/>
        </w:rPr>
      </w:pPr>
      <w:hyperlink w:anchor="_Toc441850806" w:history="1">
        <w:r w:rsidR="00C57349" w:rsidRPr="00DD1F50">
          <w:rPr>
            <w:rStyle w:val="Hipervnculo"/>
            <w:noProof/>
          </w:rPr>
          <w:t>2.1.7.</w:t>
        </w:r>
        <w:r w:rsidR="00C57349">
          <w:rPr>
            <w:rFonts w:asciiTheme="minorHAnsi" w:eastAsiaTheme="minorEastAsia" w:hAnsiTheme="minorHAnsi"/>
            <w:noProof/>
            <w:lang w:eastAsia="es-ES"/>
          </w:rPr>
          <w:tab/>
        </w:r>
        <w:r w:rsidR="00C57349" w:rsidRPr="00DD1F50">
          <w:rPr>
            <w:rStyle w:val="Hipervnculo"/>
            <w:noProof/>
          </w:rPr>
          <w:t>Bootstrap</w:t>
        </w:r>
        <w:r w:rsidR="00C57349">
          <w:rPr>
            <w:noProof/>
            <w:webHidden/>
          </w:rPr>
          <w:tab/>
        </w:r>
        <w:r w:rsidR="00C57349">
          <w:rPr>
            <w:noProof/>
            <w:webHidden/>
          </w:rPr>
          <w:fldChar w:fldCharType="begin"/>
        </w:r>
        <w:r w:rsidR="00C57349">
          <w:rPr>
            <w:noProof/>
            <w:webHidden/>
          </w:rPr>
          <w:instrText xml:space="preserve"> PAGEREF _Toc441850806 \h </w:instrText>
        </w:r>
        <w:r w:rsidR="00C57349">
          <w:rPr>
            <w:noProof/>
            <w:webHidden/>
          </w:rPr>
        </w:r>
        <w:r w:rsidR="00C57349">
          <w:rPr>
            <w:noProof/>
            <w:webHidden/>
          </w:rPr>
          <w:fldChar w:fldCharType="separate"/>
        </w:r>
        <w:r w:rsidR="00C57349">
          <w:rPr>
            <w:noProof/>
            <w:webHidden/>
          </w:rPr>
          <w:t>25</w:t>
        </w:r>
        <w:r w:rsidR="00C57349">
          <w:rPr>
            <w:noProof/>
            <w:webHidden/>
          </w:rPr>
          <w:fldChar w:fldCharType="end"/>
        </w:r>
      </w:hyperlink>
    </w:p>
    <w:p w14:paraId="3E0D250E" w14:textId="77777777" w:rsidR="00C57349" w:rsidRDefault="0042650A">
      <w:pPr>
        <w:pStyle w:val="TDC4"/>
        <w:tabs>
          <w:tab w:val="left" w:pos="1540"/>
          <w:tab w:val="right" w:leader="dot" w:pos="6310"/>
        </w:tabs>
        <w:rPr>
          <w:rFonts w:asciiTheme="minorHAnsi" w:eastAsiaTheme="minorEastAsia" w:hAnsiTheme="minorHAnsi"/>
          <w:noProof/>
          <w:lang w:eastAsia="es-ES"/>
        </w:rPr>
      </w:pPr>
      <w:hyperlink w:anchor="_Toc441850807" w:history="1">
        <w:r w:rsidR="00C57349" w:rsidRPr="00DD1F50">
          <w:rPr>
            <w:rStyle w:val="Hipervnculo"/>
            <w:noProof/>
          </w:rPr>
          <w:t>2.1.8.</w:t>
        </w:r>
        <w:r w:rsidR="00C57349">
          <w:rPr>
            <w:rFonts w:asciiTheme="minorHAnsi" w:eastAsiaTheme="minorEastAsia" w:hAnsiTheme="minorHAnsi"/>
            <w:noProof/>
            <w:lang w:eastAsia="es-ES"/>
          </w:rPr>
          <w:tab/>
        </w:r>
        <w:r w:rsidR="00C57349" w:rsidRPr="00DD1F50">
          <w:rPr>
            <w:rStyle w:val="Hipervnculo"/>
            <w:noProof/>
          </w:rPr>
          <w:t>XML</w:t>
        </w:r>
        <w:r w:rsidR="00C57349">
          <w:rPr>
            <w:noProof/>
            <w:webHidden/>
          </w:rPr>
          <w:tab/>
        </w:r>
        <w:r w:rsidR="00C57349">
          <w:rPr>
            <w:noProof/>
            <w:webHidden/>
          </w:rPr>
          <w:fldChar w:fldCharType="begin"/>
        </w:r>
        <w:r w:rsidR="00C57349">
          <w:rPr>
            <w:noProof/>
            <w:webHidden/>
          </w:rPr>
          <w:instrText xml:space="preserve"> PAGEREF _Toc441850807 \h </w:instrText>
        </w:r>
        <w:r w:rsidR="00C57349">
          <w:rPr>
            <w:noProof/>
            <w:webHidden/>
          </w:rPr>
        </w:r>
        <w:r w:rsidR="00C57349">
          <w:rPr>
            <w:noProof/>
            <w:webHidden/>
          </w:rPr>
          <w:fldChar w:fldCharType="separate"/>
        </w:r>
        <w:r w:rsidR="00C57349">
          <w:rPr>
            <w:noProof/>
            <w:webHidden/>
          </w:rPr>
          <w:t>25</w:t>
        </w:r>
        <w:r w:rsidR="00C57349">
          <w:rPr>
            <w:noProof/>
            <w:webHidden/>
          </w:rPr>
          <w:fldChar w:fldCharType="end"/>
        </w:r>
      </w:hyperlink>
    </w:p>
    <w:p w14:paraId="1953613B" w14:textId="77777777" w:rsidR="00C57349" w:rsidRDefault="0042650A">
      <w:pPr>
        <w:pStyle w:val="TDC3"/>
        <w:tabs>
          <w:tab w:val="left" w:pos="1100"/>
          <w:tab w:val="right" w:leader="dot" w:pos="6310"/>
        </w:tabs>
        <w:rPr>
          <w:rFonts w:asciiTheme="minorHAnsi" w:eastAsiaTheme="minorEastAsia" w:hAnsiTheme="minorHAnsi"/>
          <w:noProof/>
          <w:lang w:eastAsia="es-ES"/>
        </w:rPr>
      </w:pPr>
      <w:hyperlink w:anchor="_Toc441850808" w:history="1">
        <w:r w:rsidR="00C57349" w:rsidRPr="00DD1F50">
          <w:rPr>
            <w:rStyle w:val="Hipervnculo"/>
            <w:noProof/>
          </w:rPr>
          <w:t>2.2.</w:t>
        </w:r>
        <w:r w:rsidR="00C57349">
          <w:rPr>
            <w:rFonts w:asciiTheme="minorHAnsi" w:eastAsiaTheme="minorEastAsia" w:hAnsiTheme="minorHAnsi"/>
            <w:noProof/>
            <w:lang w:eastAsia="es-ES"/>
          </w:rPr>
          <w:tab/>
        </w:r>
        <w:r w:rsidR="00C57349" w:rsidRPr="00DD1F50">
          <w:rPr>
            <w:rStyle w:val="Hipervnculo"/>
            <w:noProof/>
          </w:rPr>
          <w:t>Herramientas</w:t>
        </w:r>
        <w:r w:rsidR="00C57349">
          <w:rPr>
            <w:noProof/>
            <w:webHidden/>
          </w:rPr>
          <w:tab/>
        </w:r>
        <w:r w:rsidR="00C57349">
          <w:rPr>
            <w:noProof/>
            <w:webHidden/>
          </w:rPr>
          <w:fldChar w:fldCharType="begin"/>
        </w:r>
        <w:r w:rsidR="00C57349">
          <w:rPr>
            <w:noProof/>
            <w:webHidden/>
          </w:rPr>
          <w:instrText xml:space="preserve"> PAGEREF _Toc441850808 \h </w:instrText>
        </w:r>
        <w:r w:rsidR="00C57349">
          <w:rPr>
            <w:noProof/>
            <w:webHidden/>
          </w:rPr>
        </w:r>
        <w:r w:rsidR="00C57349">
          <w:rPr>
            <w:noProof/>
            <w:webHidden/>
          </w:rPr>
          <w:fldChar w:fldCharType="separate"/>
        </w:r>
        <w:r w:rsidR="00C57349">
          <w:rPr>
            <w:noProof/>
            <w:webHidden/>
          </w:rPr>
          <w:t>26</w:t>
        </w:r>
        <w:r w:rsidR="00C57349">
          <w:rPr>
            <w:noProof/>
            <w:webHidden/>
          </w:rPr>
          <w:fldChar w:fldCharType="end"/>
        </w:r>
      </w:hyperlink>
    </w:p>
    <w:p w14:paraId="2EC5D16D" w14:textId="77777777" w:rsidR="00C57349" w:rsidRDefault="0042650A">
      <w:pPr>
        <w:pStyle w:val="TDC4"/>
        <w:tabs>
          <w:tab w:val="left" w:pos="1540"/>
          <w:tab w:val="right" w:leader="dot" w:pos="6310"/>
        </w:tabs>
        <w:rPr>
          <w:rFonts w:asciiTheme="minorHAnsi" w:eastAsiaTheme="minorEastAsia" w:hAnsiTheme="minorHAnsi"/>
          <w:noProof/>
          <w:lang w:eastAsia="es-ES"/>
        </w:rPr>
      </w:pPr>
      <w:hyperlink w:anchor="_Toc441850809" w:history="1">
        <w:r w:rsidR="00C57349" w:rsidRPr="00DD1F50">
          <w:rPr>
            <w:rStyle w:val="Hipervnculo"/>
            <w:noProof/>
          </w:rPr>
          <w:t>2.2.1.</w:t>
        </w:r>
        <w:r w:rsidR="00C57349">
          <w:rPr>
            <w:rFonts w:asciiTheme="minorHAnsi" w:eastAsiaTheme="minorEastAsia" w:hAnsiTheme="minorHAnsi"/>
            <w:noProof/>
            <w:lang w:eastAsia="es-ES"/>
          </w:rPr>
          <w:tab/>
        </w:r>
        <w:r w:rsidR="00C57349" w:rsidRPr="00DD1F50">
          <w:rPr>
            <w:rStyle w:val="Hipervnculo"/>
            <w:noProof/>
          </w:rPr>
          <w:t>GitHub</w:t>
        </w:r>
        <w:r w:rsidR="00C57349">
          <w:rPr>
            <w:noProof/>
            <w:webHidden/>
          </w:rPr>
          <w:tab/>
        </w:r>
        <w:r w:rsidR="00C57349">
          <w:rPr>
            <w:noProof/>
            <w:webHidden/>
          </w:rPr>
          <w:fldChar w:fldCharType="begin"/>
        </w:r>
        <w:r w:rsidR="00C57349">
          <w:rPr>
            <w:noProof/>
            <w:webHidden/>
          </w:rPr>
          <w:instrText xml:space="preserve"> PAGEREF _Toc441850809 \h </w:instrText>
        </w:r>
        <w:r w:rsidR="00C57349">
          <w:rPr>
            <w:noProof/>
            <w:webHidden/>
          </w:rPr>
        </w:r>
        <w:r w:rsidR="00C57349">
          <w:rPr>
            <w:noProof/>
            <w:webHidden/>
          </w:rPr>
          <w:fldChar w:fldCharType="separate"/>
        </w:r>
        <w:r w:rsidR="00C57349">
          <w:rPr>
            <w:noProof/>
            <w:webHidden/>
          </w:rPr>
          <w:t>26</w:t>
        </w:r>
        <w:r w:rsidR="00C57349">
          <w:rPr>
            <w:noProof/>
            <w:webHidden/>
          </w:rPr>
          <w:fldChar w:fldCharType="end"/>
        </w:r>
      </w:hyperlink>
    </w:p>
    <w:p w14:paraId="760016E4" w14:textId="77777777" w:rsidR="00C57349" w:rsidRDefault="0042650A">
      <w:pPr>
        <w:pStyle w:val="TDC4"/>
        <w:tabs>
          <w:tab w:val="left" w:pos="1540"/>
          <w:tab w:val="right" w:leader="dot" w:pos="6310"/>
        </w:tabs>
        <w:rPr>
          <w:rFonts w:asciiTheme="minorHAnsi" w:eastAsiaTheme="minorEastAsia" w:hAnsiTheme="minorHAnsi"/>
          <w:noProof/>
          <w:lang w:eastAsia="es-ES"/>
        </w:rPr>
      </w:pPr>
      <w:hyperlink w:anchor="_Toc441850810" w:history="1">
        <w:r w:rsidR="00C57349" w:rsidRPr="00DD1F50">
          <w:rPr>
            <w:rStyle w:val="Hipervnculo"/>
            <w:noProof/>
          </w:rPr>
          <w:t>2.2.2.</w:t>
        </w:r>
        <w:r w:rsidR="00C57349">
          <w:rPr>
            <w:rFonts w:asciiTheme="minorHAnsi" w:eastAsiaTheme="minorEastAsia" w:hAnsiTheme="minorHAnsi"/>
            <w:noProof/>
            <w:lang w:eastAsia="es-ES"/>
          </w:rPr>
          <w:tab/>
        </w:r>
        <w:r w:rsidR="00C57349" w:rsidRPr="00DD1F50">
          <w:rPr>
            <w:rStyle w:val="Hipervnculo"/>
            <w:noProof/>
          </w:rPr>
          <w:t>XP-DEV</w:t>
        </w:r>
        <w:r w:rsidR="00C57349">
          <w:rPr>
            <w:noProof/>
            <w:webHidden/>
          </w:rPr>
          <w:tab/>
        </w:r>
        <w:r w:rsidR="00C57349">
          <w:rPr>
            <w:noProof/>
            <w:webHidden/>
          </w:rPr>
          <w:fldChar w:fldCharType="begin"/>
        </w:r>
        <w:r w:rsidR="00C57349">
          <w:rPr>
            <w:noProof/>
            <w:webHidden/>
          </w:rPr>
          <w:instrText xml:space="preserve"> PAGEREF _Toc441850810 \h </w:instrText>
        </w:r>
        <w:r w:rsidR="00C57349">
          <w:rPr>
            <w:noProof/>
            <w:webHidden/>
          </w:rPr>
        </w:r>
        <w:r w:rsidR="00C57349">
          <w:rPr>
            <w:noProof/>
            <w:webHidden/>
          </w:rPr>
          <w:fldChar w:fldCharType="separate"/>
        </w:r>
        <w:r w:rsidR="00C57349">
          <w:rPr>
            <w:noProof/>
            <w:webHidden/>
          </w:rPr>
          <w:t>26</w:t>
        </w:r>
        <w:r w:rsidR="00C57349">
          <w:rPr>
            <w:noProof/>
            <w:webHidden/>
          </w:rPr>
          <w:fldChar w:fldCharType="end"/>
        </w:r>
      </w:hyperlink>
    </w:p>
    <w:p w14:paraId="7C7B0FED" w14:textId="77777777" w:rsidR="00C57349" w:rsidRDefault="0042650A">
      <w:pPr>
        <w:pStyle w:val="TDC4"/>
        <w:tabs>
          <w:tab w:val="left" w:pos="1540"/>
          <w:tab w:val="right" w:leader="dot" w:pos="6310"/>
        </w:tabs>
        <w:rPr>
          <w:rFonts w:asciiTheme="minorHAnsi" w:eastAsiaTheme="minorEastAsia" w:hAnsiTheme="minorHAnsi"/>
          <w:noProof/>
          <w:lang w:eastAsia="es-ES"/>
        </w:rPr>
      </w:pPr>
      <w:hyperlink w:anchor="_Toc441850811" w:history="1">
        <w:r w:rsidR="00C57349" w:rsidRPr="00DD1F50">
          <w:rPr>
            <w:rStyle w:val="Hipervnculo"/>
            <w:noProof/>
          </w:rPr>
          <w:t>2.2.3.</w:t>
        </w:r>
        <w:r w:rsidR="00C57349">
          <w:rPr>
            <w:rFonts w:asciiTheme="minorHAnsi" w:eastAsiaTheme="minorEastAsia" w:hAnsiTheme="minorHAnsi"/>
            <w:noProof/>
            <w:lang w:eastAsia="es-ES"/>
          </w:rPr>
          <w:tab/>
        </w:r>
        <w:r w:rsidR="00C57349" w:rsidRPr="00DD1F50">
          <w:rPr>
            <w:rStyle w:val="Hipervnculo"/>
            <w:noProof/>
          </w:rPr>
          <w:t>Moodle</w:t>
        </w:r>
        <w:r w:rsidR="00C57349">
          <w:rPr>
            <w:noProof/>
            <w:webHidden/>
          </w:rPr>
          <w:tab/>
        </w:r>
        <w:r w:rsidR="00C57349">
          <w:rPr>
            <w:noProof/>
            <w:webHidden/>
          </w:rPr>
          <w:fldChar w:fldCharType="begin"/>
        </w:r>
        <w:r w:rsidR="00C57349">
          <w:rPr>
            <w:noProof/>
            <w:webHidden/>
          </w:rPr>
          <w:instrText xml:space="preserve"> PAGEREF _Toc441850811 \h </w:instrText>
        </w:r>
        <w:r w:rsidR="00C57349">
          <w:rPr>
            <w:noProof/>
            <w:webHidden/>
          </w:rPr>
        </w:r>
        <w:r w:rsidR="00C57349">
          <w:rPr>
            <w:noProof/>
            <w:webHidden/>
          </w:rPr>
          <w:fldChar w:fldCharType="separate"/>
        </w:r>
        <w:r w:rsidR="00C57349">
          <w:rPr>
            <w:noProof/>
            <w:webHidden/>
          </w:rPr>
          <w:t>27</w:t>
        </w:r>
        <w:r w:rsidR="00C57349">
          <w:rPr>
            <w:noProof/>
            <w:webHidden/>
          </w:rPr>
          <w:fldChar w:fldCharType="end"/>
        </w:r>
      </w:hyperlink>
    </w:p>
    <w:p w14:paraId="181EF4E8" w14:textId="77777777" w:rsidR="00C57349" w:rsidRDefault="0042650A">
      <w:pPr>
        <w:pStyle w:val="TDC4"/>
        <w:tabs>
          <w:tab w:val="left" w:pos="1540"/>
          <w:tab w:val="right" w:leader="dot" w:pos="6310"/>
        </w:tabs>
        <w:rPr>
          <w:rFonts w:asciiTheme="minorHAnsi" w:eastAsiaTheme="minorEastAsia" w:hAnsiTheme="minorHAnsi"/>
          <w:noProof/>
          <w:lang w:eastAsia="es-ES"/>
        </w:rPr>
      </w:pPr>
      <w:hyperlink w:anchor="_Toc441850812" w:history="1">
        <w:r w:rsidR="00C57349" w:rsidRPr="00DD1F50">
          <w:rPr>
            <w:rStyle w:val="Hipervnculo"/>
            <w:noProof/>
          </w:rPr>
          <w:t>2.2.4.</w:t>
        </w:r>
        <w:r w:rsidR="00C57349">
          <w:rPr>
            <w:rFonts w:asciiTheme="minorHAnsi" w:eastAsiaTheme="minorEastAsia" w:hAnsiTheme="minorHAnsi"/>
            <w:noProof/>
            <w:lang w:eastAsia="es-ES"/>
          </w:rPr>
          <w:tab/>
        </w:r>
        <w:r w:rsidR="00C57349" w:rsidRPr="00DD1F50">
          <w:rPr>
            <w:rStyle w:val="Hipervnculo"/>
            <w:noProof/>
          </w:rPr>
          <w:t>WampServer</w:t>
        </w:r>
        <w:r w:rsidR="00C57349">
          <w:rPr>
            <w:noProof/>
            <w:webHidden/>
          </w:rPr>
          <w:tab/>
        </w:r>
        <w:r w:rsidR="00C57349">
          <w:rPr>
            <w:noProof/>
            <w:webHidden/>
          </w:rPr>
          <w:fldChar w:fldCharType="begin"/>
        </w:r>
        <w:r w:rsidR="00C57349">
          <w:rPr>
            <w:noProof/>
            <w:webHidden/>
          </w:rPr>
          <w:instrText xml:space="preserve"> PAGEREF _Toc441850812 \h </w:instrText>
        </w:r>
        <w:r w:rsidR="00C57349">
          <w:rPr>
            <w:noProof/>
            <w:webHidden/>
          </w:rPr>
        </w:r>
        <w:r w:rsidR="00C57349">
          <w:rPr>
            <w:noProof/>
            <w:webHidden/>
          </w:rPr>
          <w:fldChar w:fldCharType="separate"/>
        </w:r>
        <w:r w:rsidR="00C57349">
          <w:rPr>
            <w:noProof/>
            <w:webHidden/>
          </w:rPr>
          <w:t>27</w:t>
        </w:r>
        <w:r w:rsidR="00C57349">
          <w:rPr>
            <w:noProof/>
            <w:webHidden/>
          </w:rPr>
          <w:fldChar w:fldCharType="end"/>
        </w:r>
      </w:hyperlink>
    </w:p>
    <w:p w14:paraId="76A61ADB" w14:textId="77777777" w:rsidR="00C57349" w:rsidRDefault="0042650A">
      <w:pPr>
        <w:pStyle w:val="TDC4"/>
        <w:tabs>
          <w:tab w:val="left" w:pos="1540"/>
          <w:tab w:val="right" w:leader="dot" w:pos="6310"/>
        </w:tabs>
        <w:rPr>
          <w:rFonts w:asciiTheme="minorHAnsi" w:eastAsiaTheme="minorEastAsia" w:hAnsiTheme="minorHAnsi"/>
          <w:noProof/>
          <w:lang w:eastAsia="es-ES"/>
        </w:rPr>
      </w:pPr>
      <w:hyperlink w:anchor="_Toc441850813" w:history="1">
        <w:r w:rsidR="00C57349" w:rsidRPr="00DD1F50">
          <w:rPr>
            <w:rStyle w:val="Hipervnculo"/>
            <w:noProof/>
          </w:rPr>
          <w:t>2.2.5.</w:t>
        </w:r>
        <w:r w:rsidR="00C57349">
          <w:rPr>
            <w:rFonts w:asciiTheme="minorHAnsi" w:eastAsiaTheme="minorEastAsia" w:hAnsiTheme="minorHAnsi"/>
            <w:noProof/>
            <w:lang w:eastAsia="es-ES"/>
          </w:rPr>
          <w:tab/>
        </w:r>
        <w:r w:rsidR="00C57349" w:rsidRPr="00DD1F50">
          <w:rPr>
            <w:rStyle w:val="Hipervnculo"/>
            <w:noProof/>
          </w:rPr>
          <w:t>Eclipse for PHP Developers</w:t>
        </w:r>
        <w:r w:rsidR="00C57349">
          <w:rPr>
            <w:noProof/>
            <w:webHidden/>
          </w:rPr>
          <w:tab/>
        </w:r>
        <w:r w:rsidR="00C57349">
          <w:rPr>
            <w:noProof/>
            <w:webHidden/>
          </w:rPr>
          <w:fldChar w:fldCharType="begin"/>
        </w:r>
        <w:r w:rsidR="00C57349">
          <w:rPr>
            <w:noProof/>
            <w:webHidden/>
          </w:rPr>
          <w:instrText xml:space="preserve"> PAGEREF _Toc441850813 \h </w:instrText>
        </w:r>
        <w:r w:rsidR="00C57349">
          <w:rPr>
            <w:noProof/>
            <w:webHidden/>
          </w:rPr>
        </w:r>
        <w:r w:rsidR="00C57349">
          <w:rPr>
            <w:noProof/>
            <w:webHidden/>
          </w:rPr>
          <w:fldChar w:fldCharType="separate"/>
        </w:r>
        <w:r w:rsidR="00C57349">
          <w:rPr>
            <w:noProof/>
            <w:webHidden/>
          </w:rPr>
          <w:t>28</w:t>
        </w:r>
        <w:r w:rsidR="00C57349">
          <w:rPr>
            <w:noProof/>
            <w:webHidden/>
          </w:rPr>
          <w:fldChar w:fldCharType="end"/>
        </w:r>
      </w:hyperlink>
    </w:p>
    <w:p w14:paraId="5D6134B3" w14:textId="77777777" w:rsidR="00C57349" w:rsidRDefault="0042650A">
      <w:pPr>
        <w:pStyle w:val="TDC4"/>
        <w:tabs>
          <w:tab w:val="left" w:pos="1540"/>
          <w:tab w:val="right" w:leader="dot" w:pos="6310"/>
        </w:tabs>
        <w:rPr>
          <w:rFonts w:asciiTheme="minorHAnsi" w:eastAsiaTheme="minorEastAsia" w:hAnsiTheme="minorHAnsi"/>
          <w:noProof/>
          <w:lang w:eastAsia="es-ES"/>
        </w:rPr>
      </w:pPr>
      <w:hyperlink w:anchor="_Toc441850814" w:history="1">
        <w:r w:rsidR="00C57349" w:rsidRPr="00DD1F50">
          <w:rPr>
            <w:rStyle w:val="Hipervnculo"/>
            <w:noProof/>
          </w:rPr>
          <w:t>2.2.6.</w:t>
        </w:r>
        <w:r w:rsidR="00C57349">
          <w:rPr>
            <w:rFonts w:asciiTheme="minorHAnsi" w:eastAsiaTheme="minorEastAsia" w:hAnsiTheme="minorHAnsi"/>
            <w:noProof/>
            <w:lang w:eastAsia="es-ES"/>
          </w:rPr>
          <w:tab/>
        </w:r>
        <w:r w:rsidR="00C57349" w:rsidRPr="00DD1F50">
          <w:rPr>
            <w:rStyle w:val="Hipervnculo"/>
            <w:noProof/>
          </w:rPr>
          <w:t>MySQL</w:t>
        </w:r>
        <w:r w:rsidR="00C57349">
          <w:rPr>
            <w:noProof/>
            <w:webHidden/>
          </w:rPr>
          <w:tab/>
        </w:r>
        <w:r w:rsidR="00C57349">
          <w:rPr>
            <w:noProof/>
            <w:webHidden/>
          </w:rPr>
          <w:fldChar w:fldCharType="begin"/>
        </w:r>
        <w:r w:rsidR="00C57349">
          <w:rPr>
            <w:noProof/>
            <w:webHidden/>
          </w:rPr>
          <w:instrText xml:space="preserve"> PAGEREF _Toc441850814 \h </w:instrText>
        </w:r>
        <w:r w:rsidR="00C57349">
          <w:rPr>
            <w:noProof/>
            <w:webHidden/>
          </w:rPr>
        </w:r>
        <w:r w:rsidR="00C57349">
          <w:rPr>
            <w:noProof/>
            <w:webHidden/>
          </w:rPr>
          <w:fldChar w:fldCharType="separate"/>
        </w:r>
        <w:r w:rsidR="00C57349">
          <w:rPr>
            <w:noProof/>
            <w:webHidden/>
          </w:rPr>
          <w:t>28</w:t>
        </w:r>
        <w:r w:rsidR="00C57349">
          <w:rPr>
            <w:noProof/>
            <w:webHidden/>
          </w:rPr>
          <w:fldChar w:fldCharType="end"/>
        </w:r>
      </w:hyperlink>
    </w:p>
    <w:p w14:paraId="752F9BA7" w14:textId="77777777" w:rsidR="00C57349" w:rsidRDefault="0042650A">
      <w:pPr>
        <w:pStyle w:val="TDC4"/>
        <w:tabs>
          <w:tab w:val="left" w:pos="1540"/>
          <w:tab w:val="right" w:leader="dot" w:pos="6310"/>
        </w:tabs>
        <w:rPr>
          <w:rFonts w:asciiTheme="minorHAnsi" w:eastAsiaTheme="minorEastAsia" w:hAnsiTheme="minorHAnsi"/>
          <w:noProof/>
          <w:lang w:eastAsia="es-ES"/>
        </w:rPr>
      </w:pPr>
      <w:hyperlink w:anchor="_Toc441850815" w:history="1">
        <w:r w:rsidR="00C57349" w:rsidRPr="00DD1F50">
          <w:rPr>
            <w:rStyle w:val="Hipervnculo"/>
            <w:noProof/>
          </w:rPr>
          <w:t>2.2.7.</w:t>
        </w:r>
        <w:r w:rsidR="00C57349">
          <w:rPr>
            <w:rFonts w:asciiTheme="minorHAnsi" w:eastAsiaTheme="minorEastAsia" w:hAnsiTheme="minorHAnsi"/>
            <w:noProof/>
            <w:lang w:eastAsia="es-ES"/>
          </w:rPr>
          <w:tab/>
        </w:r>
        <w:r w:rsidR="00C57349" w:rsidRPr="00DD1F50">
          <w:rPr>
            <w:rStyle w:val="Hipervnculo"/>
            <w:noProof/>
          </w:rPr>
          <w:t>HeidiSQL</w:t>
        </w:r>
        <w:r w:rsidR="00C57349">
          <w:rPr>
            <w:noProof/>
            <w:webHidden/>
          </w:rPr>
          <w:tab/>
        </w:r>
        <w:r w:rsidR="00C57349">
          <w:rPr>
            <w:noProof/>
            <w:webHidden/>
          </w:rPr>
          <w:fldChar w:fldCharType="begin"/>
        </w:r>
        <w:r w:rsidR="00C57349">
          <w:rPr>
            <w:noProof/>
            <w:webHidden/>
          </w:rPr>
          <w:instrText xml:space="preserve"> PAGEREF _Toc441850815 \h </w:instrText>
        </w:r>
        <w:r w:rsidR="00C57349">
          <w:rPr>
            <w:noProof/>
            <w:webHidden/>
          </w:rPr>
        </w:r>
        <w:r w:rsidR="00C57349">
          <w:rPr>
            <w:noProof/>
            <w:webHidden/>
          </w:rPr>
          <w:fldChar w:fldCharType="separate"/>
        </w:r>
        <w:r w:rsidR="00C57349">
          <w:rPr>
            <w:noProof/>
            <w:webHidden/>
          </w:rPr>
          <w:t>29</w:t>
        </w:r>
        <w:r w:rsidR="00C57349">
          <w:rPr>
            <w:noProof/>
            <w:webHidden/>
          </w:rPr>
          <w:fldChar w:fldCharType="end"/>
        </w:r>
      </w:hyperlink>
    </w:p>
    <w:p w14:paraId="3E7353B3" w14:textId="77777777" w:rsidR="00C57349" w:rsidRDefault="0042650A">
      <w:pPr>
        <w:pStyle w:val="TDC4"/>
        <w:tabs>
          <w:tab w:val="left" w:pos="1540"/>
          <w:tab w:val="right" w:leader="dot" w:pos="6310"/>
        </w:tabs>
        <w:rPr>
          <w:rFonts w:asciiTheme="minorHAnsi" w:eastAsiaTheme="minorEastAsia" w:hAnsiTheme="minorHAnsi"/>
          <w:noProof/>
          <w:lang w:eastAsia="es-ES"/>
        </w:rPr>
      </w:pPr>
      <w:hyperlink w:anchor="_Toc441850816" w:history="1">
        <w:r w:rsidR="00C57349" w:rsidRPr="00DD1F50">
          <w:rPr>
            <w:rStyle w:val="Hipervnculo"/>
            <w:noProof/>
          </w:rPr>
          <w:t>2.2.8.</w:t>
        </w:r>
        <w:r w:rsidR="00C57349">
          <w:rPr>
            <w:rFonts w:asciiTheme="minorHAnsi" w:eastAsiaTheme="minorEastAsia" w:hAnsiTheme="minorHAnsi"/>
            <w:noProof/>
            <w:lang w:eastAsia="es-ES"/>
          </w:rPr>
          <w:tab/>
        </w:r>
        <w:r w:rsidR="00C57349" w:rsidRPr="00DD1F50">
          <w:rPr>
            <w:rStyle w:val="Hipervnculo"/>
            <w:noProof/>
          </w:rPr>
          <w:t>Astah</w:t>
        </w:r>
        <w:r w:rsidR="00C57349">
          <w:rPr>
            <w:noProof/>
            <w:webHidden/>
          </w:rPr>
          <w:tab/>
        </w:r>
        <w:r w:rsidR="00C57349">
          <w:rPr>
            <w:noProof/>
            <w:webHidden/>
          </w:rPr>
          <w:fldChar w:fldCharType="begin"/>
        </w:r>
        <w:r w:rsidR="00C57349">
          <w:rPr>
            <w:noProof/>
            <w:webHidden/>
          </w:rPr>
          <w:instrText xml:space="preserve"> PAGEREF _Toc441850816 \h </w:instrText>
        </w:r>
        <w:r w:rsidR="00C57349">
          <w:rPr>
            <w:noProof/>
            <w:webHidden/>
          </w:rPr>
        </w:r>
        <w:r w:rsidR="00C57349">
          <w:rPr>
            <w:noProof/>
            <w:webHidden/>
          </w:rPr>
          <w:fldChar w:fldCharType="separate"/>
        </w:r>
        <w:r w:rsidR="00C57349">
          <w:rPr>
            <w:noProof/>
            <w:webHidden/>
          </w:rPr>
          <w:t>29</w:t>
        </w:r>
        <w:r w:rsidR="00C57349">
          <w:rPr>
            <w:noProof/>
            <w:webHidden/>
          </w:rPr>
          <w:fldChar w:fldCharType="end"/>
        </w:r>
      </w:hyperlink>
    </w:p>
    <w:p w14:paraId="695EC195" w14:textId="77777777" w:rsidR="00C57349" w:rsidRDefault="0042650A">
      <w:pPr>
        <w:pStyle w:val="TDC4"/>
        <w:tabs>
          <w:tab w:val="left" w:pos="1540"/>
          <w:tab w:val="right" w:leader="dot" w:pos="6310"/>
        </w:tabs>
        <w:rPr>
          <w:rFonts w:asciiTheme="minorHAnsi" w:eastAsiaTheme="minorEastAsia" w:hAnsiTheme="minorHAnsi"/>
          <w:noProof/>
          <w:lang w:eastAsia="es-ES"/>
        </w:rPr>
      </w:pPr>
      <w:hyperlink w:anchor="_Toc441850817" w:history="1">
        <w:r w:rsidR="00C57349" w:rsidRPr="00DD1F50">
          <w:rPr>
            <w:rStyle w:val="Hipervnculo"/>
            <w:noProof/>
          </w:rPr>
          <w:t>2.2.9.</w:t>
        </w:r>
        <w:r w:rsidR="00C57349">
          <w:rPr>
            <w:rFonts w:asciiTheme="minorHAnsi" w:eastAsiaTheme="minorEastAsia" w:hAnsiTheme="minorHAnsi"/>
            <w:noProof/>
            <w:lang w:eastAsia="es-ES"/>
          </w:rPr>
          <w:tab/>
        </w:r>
        <w:r w:rsidR="00C57349" w:rsidRPr="00DD1F50">
          <w:rPr>
            <w:rStyle w:val="Hipervnculo"/>
            <w:noProof/>
          </w:rPr>
          <w:t>PoEdit</w:t>
        </w:r>
        <w:r w:rsidR="00C57349">
          <w:rPr>
            <w:noProof/>
            <w:webHidden/>
          </w:rPr>
          <w:tab/>
        </w:r>
        <w:r w:rsidR="00C57349">
          <w:rPr>
            <w:noProof/>
            <w:webHidden/>
          </w:rPr>
          <w:fldChar w:fldCharType="begin"/>
        </w:r>
        <w:r w:rsidR="00C57349">
          <w:rPr>
            <w:noProof/>
            <w:webHidden/>
          </w:rPr>
          <w:instrText xml:space="preserve"> PAGEREF _Toc441850817 \h </w:instrText>
        </w:r>
        <w:r w:rsidR="00C57349">
          <w:rPr>
            <w:noProof/>
            <w:webHidden/>
          </w:rPr>
        </w:r>
        <w:r w:rsidR="00C57349">
          <w:rPr>
            <w:noProof/>
            <w:webHidden/>
          </w:rPr>
          <w:fldChar w:fldCharType="separate"/>
        </w:r>
        <w:r w:rsidR="00C57349">
          <w:rPr>
            <w:noProof/>
            <w:webHidden/>
          </w:rPr>
          <w:t>29</w:t>
        </w:r>
        <w:r w:rsidR="00C57349">
          <w:rPr>
            <w:noProof/>
            <w:webHidden/>
          </w:rPr>
          <w:fldChar w:fldCharType="end"/>
        </w:r>
      </w:hyperlink>
    </w:p>
    <w:p w14:paraId="73355CDF" w14:textId="77777777" w:rsidR="00C57349" w:rsidRDefault="0042650A">
      <w:pPr>
        <w:pStyle w:val="TDC4"/>
        <w:tabs>
          <w:tab w:val="left" w:pos="1540"/>
          <w:tab w:val="right" w:leader="dot" w:pos="6310"/>
        </w:tabs>
        <w:rPr>
          <w:rFonts w:asciiTheme="minorHAnsi" w:eastAsiaTheme="minorEastAsia" w:hAnsiTheme="minorHAnsi"/>
          <w:noProof/>
          <w:lang w:eastAsia="es-ES"/>
        </w:rPr>
      </w:pPr>
      <w:hyperlink w:anchor="_Toc441850818" w:history="1">
        <w:r w:rsidR="00C57349" w:rsidRPr="00DD1F50">
          <w:rPr>
            <w:rStyle w:val="Hipervnculo"/>
            <w:noProof/>
          </w:rPr>
          <w:t>2.2.10.</w:t>
        </w:r>
        <w:r w:rsidR="00C57349">
          <w:rPr>
            <w:rFonts w:asciiTheme="minorHAnsi" w:eastAsiaTheme="minorEastAsia" w:hAnsiTheme="minorHAnsi"/>
            <w:noProof/>
            <w:lang w:eastAsia="es-ES"/>
          </w:rPr>
          <w:tab/>
        </w:r>
        <w:r w:rsidR="00C57349" w:rsidRPr="00DD1F50">
          <w:rPr>
            <w:rStyle w:val="Hipervnculo"/>
            <w:noProof/>
          </w:rPr>
          <w:t>PHPUnit</w:t>
        </w:r>
        <w:r w:rsidR="00C57349">
          <w:rPr>
            <w:noProof/>
            <w:webHidden/>
          </w:rPr>
          <w:tab/>
        </w:r>
        <w:r w:rsidR="00C57349">
          <w:rPr>
            <w:noProof/>
            <w:webHidden/>
          </w:rPr>
          <w:fldChar w:fldCharType="begin"/>
        </w:r>
        <w:r w:rsidR="00C57349">
          <w:rPr>
            <w:noProof/>
            <w:webHidden/>
          </w:rPr>
          <w:instrText xml:space="preserve"> PAGEREF _Toc441850818 \h </w:instrText>
        </w:r>
        <w:r w:rsidR="00C57349">
          <w:rPr>
            <w:noProof/>
            <w:webHidden/>
          </w:rPr>
        </w:r>
        <w:r w:rsidR="00C57349">
          <w:rPr>
            <w:noProof/>
            <w:webHidden/>
          </w:rPr>
          <w:fldChar w:fldCharType="separate"/>
        </w:r>
        <w:r w:rsidR="00C57349">
          <w:rPr>
            <w:noProof/>
            <w:webHidden/>
          </w:rPr>
          <w:t>30</w:t>
        </w:r>
        <w:r w:rsidR="00C57349">
          <w:rPr>
            <w:noProof/>
            <w:webHidden/>
          </w:rPr>
          <w:fldChar w:fldCharType="end"/>
        </w:r>
      </w:hyperlink>
    </w:p>
    <w:p w14:paraId="6138DEDB" w14:textId="77777777" w:rsidR="00C57349" w:rsidRDefault="0042650A">
      <w:pPr>
        <w:pStyle w:val="TDC4"/>
        <w:tabs>
          <w:tab w:val="left" w:pos="1540"/>
          <w:tab w:val="right" w:leader="dot" w:pos="6310"/>
        </w:tabs>
        <w:rPr>
          <w:rFonts w:asciiTheme="minorHAnsi" w:eastAsiaTheme="minorEastAsia" w:hAnsiTheme="minorHAnsi"/>
          <w:noProof/>
          <w:lang w:eastAsia="es-ES"/>
        </w:rPr>
      </w:pPr>
      <w:hyperlink w:anchor="_Toc441850819" w:history="1">
        <w:r w:rsidR="00C57349" w:rsidRPr="00DD1F50">
          <w:rPr>
            <w:rStyle w:val="Hipervnculo"/>
            <w:noProof/>
          </w:rPr>
          <w:t>2.2.11.</w:t>
        </w:r>
        <w:r w:rsidR="00C57349">
          <w:rPr>
            <w:rFonts w:asciiTheme="minorHAnsi" w:eastAsiaTheme="minorEastAsia" w:hAnsiTheme="minorHAnsi"/>
            <w:noProof/>
            <w:lang w:eastAsia="es-ES"/>
          </w:rPr>
          <w:tab/>
        </w:r>
        <w:r w:rsidR="00C57349" w:rsidRPr="00DD1F50">
          <w:rPr>
            <w:rStyle w:val="Hipervnculo"/>
            <w:noProof/>
          </w:rPr>
          <w:t>FileSync</w:t>
        </w:r>
        <w:r w:rsidR="00C57349">
          <w:rPr>
            <w:noProof/>
            <w:webHidden/>
          </w:rPr>
          <w:tab/>
        </w:r>
        <w:r w:rsidR="00C57349">
          <w:rPr>
            <w:noProof/>
            <w:webHidden/>
          </w:rPr>
          <w:fldChar w:fldCharType="begin"/>
        </w:r>
        <w:r w:rsidR="00C57349">
          <w:rPr>
            <w:noProof/>
            <w:webHidden/>
          </w:rPr>
          <w:instrText xml:space="preserve"> PAGEREF _Toc441850819 \h </w:instrText>
        </w:r>
        <w:r w:rsidR="00C57349">
          <w:rPr>
            <w:noProof/>
            <w:webHidden/>
          </w:rPr>
        </w:r>
        <w:r w:rsidR="00C57349">
          <w:rPr>
            <w:noProof/>
            <w:webHidden/>
          </w:rPr>
          <w:fldChar w:fldCharType="separate"/>
        </w:r>
        <w:r w:rsidR="00C57349">
          <w:rPr>
            <w:noProof/>
            <w:webHidden/>
          </w:rPr>
          <w:t>31</w:t>
        </w:r>
        <w:r w:rsidR="00C57349">
          <w:rPr>
            <w:noProof/>
            <w:webHidden/>
          </w:rPr>
          <w:fldChar w:fldCharType="end"/>
        </w:r>
      </w:hyperlink>
    </w:p>
    <w:p w14:paraId="5DCA5D89" w14:textId="77777777" w:rsidR="00C57349" w:rsidRDefault="0042650A">
      <w:pPr>
        <w:pStyle w:val="TDC1"/>
        <w:tabs>
          <w:tab w:val="left" w:pos="660"/>
          <w:tab w:val="right" w:leader="dot" w:pos="6310"/>
        </w:tabs>
        <w:rPr>
          <w:rFonts w:asciiTheme="minorHAnsi" w:eastAsiaTheme="minorEastAsia" w:hAnsiTheme="minorHAnsi"/>
          <w:noProof/>
          <w:lang w:eastAsia="es-ES"/>
        </w:rPr>
      </w:pPr>
      <w:hyperlink w:anchor="_Toc441850820" w:history="1">
        <w:r w:rsidR="00C57349" w:rsidRPr="00DD1F50">
          <w:rPr>
            <w:rStyle w:val="Hipervnculo"/>
            <w:noProof/>
          </w:rPr>
          <w:t>V -</w:t>
        </w:r>
        <w:r w:rsidR="00C57349">
          <w:rPr>
            <w:rFonts w:asciiTheme="minorHAnsi" w:eastAsiaTheme="minorEastAsia" w:hAnsiTheme="minorHAnsi"/>
            <w:noProof/>
            <w:lang w:eastAsia="es-ES"/>
          </w:rPr>
          <w:tab/>
        </w:r>
        <w:r w:rsidR="00C57349" w:rsidRPr="00DD1F50">
          <w:rPr>
            <w:rStyle w:val="Hipervnculo"/>
            <w:noProof/>
          </w:rPr>
          <w:t>Trabajos relacionados</w:t>
        </w:r>
        <w:r w:rsidR="00C57349">
          <w:rPr>
            <w:noProof/>
            <w:webHidden/>
          </w:rPr>
          <w:tab/>
        </w:r>
        <w:r w:rsidR="00C57349">
          <w:rPr>
            <w:noProof/>
            <w:webHidden/>
          </w:rPr>
          <w:fldChar w:fldCharType="begin"/>
        </w:r>
        <w:r w:rsidR="00C57349">
          <w:rPr>
            <w:noProof/>
            <w:webHidden/>
          </w:rPr>
          <w:instrText xml:space="preserve"> PAGEREF _Toc441850820 \h </w:instrText>
        </w:r>
        <w:r w:rsidR="00C57349">
          <w:rPr>
            <w:noProof/>
            <w:webHidden/>
          </w:rPr>
        </w:r>
        <w:r w:rsidR="00C57349">
          <w:rPr>
            <w:noProof/>
            <w:webHidden/>
          </w:rPr>
          <w:fldChar w:fldCharType="separate"/>
        </w:r>
        <w:r w:rsidR="00C57349">
          <w:rPr>
            <w:noProof/>
            <w:webHidden/>
          </w:rPr>
          <w:t>31</w:t>
        </w:r>
        <w:r w:rsidR="00C57349">
          <w:rPr>
            <w:noProof/>
            <w:webHidden/>
          </w:rPr>
          <w:fldChar w:fldCharType="end"/>
        </w:r>
      </w:hyperlink>
    </w:p>
    <w:p w14:paraId="377332C7" w14:textId="77777777" w:rsidR="00C57349" w:rsidRDefault="0042650A">
      <w:pPr>
        <w:pStyle w:val="TDC2"/>
        <w:tabs>
          <w:tab w:val="left" w:pos="660"/>
          <w:tab w:val="right" w:leader="dot" w:pos="6310"/>
        </w:tabs>
        <w:rPr>
          <w:rFonts w:asciiTheme="minorHAnsi" w:eastAsiaTheme="minorEastAsia" w:hAnsiTheme="minorHAnsi"/>
          <w:noProof/>
          <w:lang w:eastAsia="es-ES"/>
        </w:rPr>
      </w:pPr>
      <w:hyperlink w:anchor="_Toc441850821" w:history="1">
        <w:r w:rsidR="00C57349" w:rsidRPr="00DD1F50">
          <w:rPr>
            <w:rStyle w:val="Hipervnculo"/>
            <w:noProof/>
          </w:rPr>
          <w:t>1.</w:t>
        </w:r>
        <w:r w:rsidR="00C57349">
          <w:rPr>
            <w:rFonts w:asciiTheme="minorHAnsi" w:eastAsiaTheme="minorEastAsia" w:hAnsiTheme="minorHAnsi"/>
            <w:noProof/>
            <w:lang w:eastAsia="es-ES"/>
          </w:rPr>
          <w:tab/>
        </w:r>
        <w:r w:rsidR="00C57349" w:rsidRPr="00DD1F50">
          <w:rPr>
            <w:rStyle w:val="Hipervnculo"/>
            <w:noProof/>
          </w:rPr>
          <w:t>UBUVirtual</w:t>
        </w:r>
        <w:r w:rsidR="00C57349">
          <w:rPr>
            <w:noProof/>
            <w:webHidden/>
          </w:rPr>
          <w:tab/>
        </w:r>
        <w:r w:rsidR="00C57349">
          <w:rPr>
            <w:noProof/>
            <w:webHidden/>
          </w:rPr>
          <w:fldChar w:fldCharType="begin"/>
        </w:r>
        <w:r w:rsidR="00C57349">
          <w:rPr>
            <w:noProof/>
            <w:webHidden/>
          </w:rPr>
          <w:instrText xml:space="preserve"> PAGEREF _Toc441850821 \h </w:instrText>
        </w:r>
        <w:r w:rsidR="00C57349">
          <w:rPr>
            <w:noProof/>
            <w:webHidden/>
          </w:rPr>
        </w:r>
        <w:r w:rsidR="00C57349">
          <w:rPr>
            <w:noProof/>
            <w:webHidden/>
          </w:rPr>
          <w:fldChar w:fldCharType="separate"/>
        </w:r>
        <w:r w:rsidR="00C57349">
          <w:rPr>
            <w:noProof/>
            <w:webHidden/>
          </w:rPr>
          <w:t>31</w:t>
        </w:r>
        <w:r w:rsidR="00C57349">
          <w:rPr>
            <w:noProof/>
            <w:webHidden/>
          </w:rPr>
          <w:fldChar w:fldCharType="end"/>
        </w:r>
      </w:hyperlink>
    </w:p>
    <w:p w14:paraId="596FC63F" w14:textId="77777777" w:rsidR="00C57349" w:rsidRDefault="0042650A">
      <w:pPr>
        <w:pStyle w:val="TDC3"/>
        <w:tabs>
          <w:tab w:val="left" w:pos="1100"/>
          <w:tab w:val="right" w:leader="dot" w:pos="6310"/>
        </w:tabs>
        <w:rPr>
          <w:rFonts w:asciiTheme="minorHAnsi" w:eastAsiaTheme="minorEastAsia" w:hAnsiTheme="minorHAnsi"/>
          <w:noProof/>
          <w:lang w:eastAsia="es-ES"/>
        </w:rPr>
      </w:pPr>
      <w:hyperlink w:anchor="_Toc441850822" w:history="1">
        <w:r w:rsidR="00C57349" w:rsidRPr="00DD1F50">
          <w:rPr>
            <w:rStyle w:val="Hipervnculo"/>
            <w:noProof/>
          </w:rPr>
          <w:t>1.1.</w:t>
        </w:r>
        <w:r w:rsidR="00C57349">
          <w:rPr>
            <w:rFonts w:asciiTheme="minorHAnsi" w:eastAsiaTheme="minorEastAsia" w:hAnsiTheme="minorHAnsi"/>
            <w:noProof/>
            <w:lang w:eastAsia="es-ES"/>
          </w:rPr>
          <w:tab/>
        </w:r>
        <w:r w:rsidR="00C57349" w:rsidRPr="00DD1F50">
          <w:rPr>
            <w:rStyle w:val="Hipervnculo"/>
            <w:noProof/>
          </w:rPr>
          <w:t>Similitudes con nuestra aplicación web</w:t>
        </w:r>
        <w:r w:rsidR="00C57349">
          <w:rPr>
            <w:noProof/>
            <w:webHidden/>
          </w:rPr>
          <w:tab/>
        </w:r>
        <w:r w:rsidR="00C57349">
          <w:rPr>
            <w:noProof/>
            <w:webHidden/>
          </w:rPr>
          <w:fldChar w:fldCharType="begin"/>
        </w:r>
        <w:r w:rsidR="00C57349">
          <w:rPr>
            <w:noProof/>
            <w:webHidden/>
          </w:rPr>
          <w:instrText xml:space="preserve"> PAGEREF _Toc441850822 \h </w:instrText>
        </w:r>
        <w:r w:rsidR="00C57349">
          <w:rPr>
            <w:noProof/>
            <w:webHidden/>
          </w:rPr>
        </w:r>
        <w:r w:rsidR="00C57349">
          <w:rPr>
            <w:noProof/>
            <w:webHidden/>
          </w:rPr>
          <w:fldChar w:fldCharType="separate"/>
        </w:r>
        <w:r w:rsidR="00C57349">
          <w:rPr>
            <w:noProof/>
            <w:webHidden/>
          </w:rPr>
          <w:t>32</w:t>
        </w:r>
        <w:r w:rsidR="00C57349">
          <w:rPr>
            <w:noProof/>
            <w:webHidden/>
          </w:rPr>
          <w:fldChar w:fldCharType="end"/>
        </w:r>
      </w:hyperlink>
    </w:p>
    <w:p w14:paraId="30154371" w14:textId="77777777" w:rsidR="00C57349" w:rsidRDefault="0042650A">
      <w:pPr>
        <w:pStyle w:val="TDC2"/>
        <w:tabs>
          <w:tab w:val="left" w:pos="660"/>
          <w:tab w:val="right" w:leader="dot" w:pos="6310"/>
        </w:tabs>
        <w:rPr>
          <w:rFonts w:asciiTheme="minorHAnsi" w:eastAsiaTheme="minorEastAsia" w:hAnsiTheme="minorHAnsi"/>
          <w:noProof/>
          <w:lang w:eastAsia="es-ES"/>
        </w:rPr>
      </w:pPr>
      <w:hyperlink w:anchor="_Toc441850823" w:history="1">
        <w:r w:rsidR="00C57349" w:rsidRPr="00DD1F50">
          <w:rPr>
            <w:rStyle w:val="Hipervnculo"/>
            <w:noProof/>
          </w:rPr>
          <w:t>2.</w:t>
        </w:r>
        <w:r w:rsidR="00C57349">
          <w:rPr>
            <w:rFonts w:asciiTheme="minorHAnsi" w:eastAsiaTheme="minorEastAsia" w:hAnsiTheme="minorHAnsi"/>
            <w:noProof/>
            <w:lang w:eastAsia="es-ES"/>
          </w:rPr>
          <w:tab/>
        </w:r>
        <w:r w:rsidR="00C57349" w:rsidRPr="00DD1F50">
          <w:rPr>
            <w:rStyle w:val="Hipervnculo"/>
            <w:noProof/>
          </w:rPr>
          <w:t>SonarQube</w:t>
        </w:r>
        <w:r w:rsidR="00C57349">
          <w:rPr>
            <w:noProof/>
            <w:webHidden/>
          </w:rPr>
          <w:tab/>
        </w:r>
        <w:r w:rsidR="00C57349">
          <w:rPr>
            <w:noProof/>
            <w:webHidden/>
          </w:rPr>
          <w:fldChar w:fldCharType="begin"/>
        </w:r>
        <w:r w:rsidR="00C57349">
          <w:rPr>
            <w:noProof/>
            <w:webHidden/>
          </w:rPr>
          <w:instrText xml:space="preserve"> PAGEREF _Toc441850823 \h </w:instrText>
        </w:r>
        <w:r w:rsidR="00C57349">
          <w:rPr>
            <w:noProof/>
            <w:webHidden/>
          </w:rPr>
        </w:r>
        <w:r w:rsidR="00C57349">
          <w:rPr>
            <w:noProof/>
            <w:webHidden/>
          </w:rPr>
          <w:fldChar w:fldCharType="separate"/>
        </w:r>
        <w:r w:rsidR="00C57349">
          <w:rPr>
            <w:noProof/>
            <w:webHidden/>
          </w:rPr>
          <w:t>34</w:t>
        </w:r>
        <w:r w:rsidR="00C57349">
          <w:rPr>
            <w:noProof/>
            <w:webHidden/>
          </w:rPr>
          <w:fldChar w:fldCharType="end"/>
        </w:r>
      </w:hyperlink>
    </w:p>
    <w:p w14:paraId="3AC916C0" w14:textId="77777777" w:rsidR="00C57349" w:rsidRDefault="0042650A">
      <w:pPr>
        <w:pStyle w:val="TDC3"/>
        <w:tabs>
          <w:tab w:val="left" w:pos="1100"/>
          <w:tab w:val="right" w:leader="dot" w:pos="6310"/>
        </w:tabs>
        <w:rPr>
          <w:rFonts w:asciiTheme="minorHAnsi" w:eastAsiaTheme="minorEastAsia" w:hAnsiTheme="minorHAnsi"/>
          <w:noProof/>
          <w:lang w:eastAsia="es-ES"/>
        </w:rPr>
      </w:pPr>
      <w:hyperlink w:anchor="_Toc441850824" w:history="1">
        <w:r w:rsidR="00C57349" w:rsidRPr="00DD1F50">
          <w:rPr>
            <w:rStyle w:val="Hipervnculo"/>
            <w:noProof/>
          </w:rPr>
          <w:t>2.1.</w:t>
        </w:r>
        <w:r w:rsidR="00C57349">
          <w:rPr>
            <w:rFonts w:asciiTheme="minorHAnsi" w:eastAsiaTheme="minorEastAsia" w:hAnsiTheme="minorHAnsi"/>
            <w:noProof/>
            <w:lang w:eastAsia="es-ES"/>
          </w:rPr>
          <w:tab/>
        </w:r>
        <w:r w:rsidR="00C57349" w:rsidRPr="00DD1F50">
          <w:rPr>
            <w:rStyle w:val="Hipervnculo"/>
            <w:noProof/>
          </w:rPr>
          <w:t>Similitudes con nuestra aplicación web</w:t>
        </w:r>
        <w:r w:rsidR="00C57349">
          <w:rPr>
            <w:noProof/>
            <w:webHidden/>
          </w:rPr>
          <w:tab/>
        </w:r>
        <w:r w:rsidR="00C57349">
          <w:rPr>
            <w:noProof/>
            <w:webHidden/>
          </w:rPr>
          <w:fldChar w:fldCharType="begin"/>
        </w:r>
        <w:r w:rsidR="00C57349">
          <w:rPr>
            <w:noProof/>
            <w:webHidden/>
          </w:rPr>
          <w:instrText xml:space="preserve"> PAGEREF _Toc441850824 \h </w:instrText>
        </w:r>
        <w:r w:rsidR="00C57349">
          <w:rPr>
            <w:noProof/>
            <w:webHidden/>
          </w:rPr>
        </w:r>
        <w:r w:rsidR="00C57349">
          <w:rPr>
            <w:noProof/>
            <w:webHidden/>
          </w:rPr>
          <w:fldChar w:fldCharType="separate"/>
        </w:r>
        <w:r w:rsidR="00C57349">
          <w:rPr>
            <w:noProof/>
            <w:webHidden/>
          </w:rPr>
          <w:t>35</w:t>
        </w:r>
        <w:r w:rsidR="00C57349">
          <w:rPr>
            <w:noProof/>
            <w:webHidden/>
          </w:rPr>
          <w:fldChar w:fldCharType="end"/>
        </w:r>
      </w:hyperlink>
    </w:p>
    <w:p w14:paraId="4F7A8F47" w14:textId="77777777" w:rsidR="00C57349" w:rsidRDefault="0042650A">
      <w:pPr>
        <w:pStyle w:val="TDC2"/>
        <w:tabs>
          <w:tab w:val="left" w:pos="660"/>
          <w:tab w:val="right" w:leader="dot" w:pos="6310"/>
        </w:tabs>
        <w:rPr>
          <w:rFonts w:asciiTheme="minorHAnsi" w:eastAsiaTheme="minorEastAsia" w:hAnsiTheme="minorHAnsi"/>
          <w:noProof/>
          <w:lang w:eastAsia="es-ES"/>
        </w:rPr>
      </w:pPr>
      <w:hyperlink w:anchor="_Toc441850825" w:history="1">
        <w:r w:rsidR="00C57349" w:rsidRPr="00DD1F50">
          <w:rPr>
            <w:rStyle w:val="Hipervnculo"/>
            <w:noProof/>
          </w:rPr>
          <w:t>3.</w:t>
        </w:r>
        <w:r w:rsidR="00C57349">
          <w:rPr>
            <w:rFonts w:asciiTheme="minorHAnsi" w:eastAsiaTheme="minorEastAsia" w:hAnsiTheme="minorHAnsi"/>
            <w:noProof/>
            <w:lang w:eastAsia="es-ES"/>
          </w:rPr>
          <w:tab/>
        </w:r>
        <w:r w:rsidR="00C57349" w:rsidRPr="00DD1F50">
          <w:rPr>
            <w:rStyle w:val="Hipervnculo"/>
            <w:noProof/>
          </w:rPr>
          <w:t>Laboratorio Virtual de Programación para Moodle (VPL)</w:t>
        </w:r>
        <w:r w:rsidR="00C57349">
          <w:rPr>
            <w:noProof/>
            <w:webHidden/>
          </w:rPr>
          <w:tab/>
        </w:r>
        <w:r w:rsidR="00C57349">
          <w:rPr>
            <w:noProof/>
            <w:webHidden/>
          </w:rPr>
          <w:fldChar w:fldCharType="begin"/>
        </w:r>
        <w:r w:rsidR="00C57349">
          <w:rPr>
            <w:noProof/>
            <w:webHidden/>
          </w:rPr>
          <w:instrText xml:space="preserve"> PAGEREF _Toc441850825 \h </w:instrText>
        </w:r>
        <w:r w:rsidR="00C57349">
          <w:rPr>
            <w:noProof/>
            <w:webHidden/>
          </w:rPr>
        </w:r>
        <w:r w:rsidR="00C57349">
          <w:rPr>
            <w:noProof/>
            <w:webHidden/>
          </w:rPr>
          <w:fldChar w:fldCharType="separate"/>
        </w:r>
        <w:r w:rsidR="00C57349">
          <w:rPr>
            <w:noProof/>
            <w:webHidden/>
          </w:rPr>
          <w:t>36</w:t>
        </w:r>
        <w:r w:rsidR="00C57349">
          <w:rPr>
            <w:noProof/>
            <w:webHidden/>
          </w:rPr>
          <w:fldChar w:fldCharType="end"/>
        </w:r>
      </w:hyperlink>
    </w:p>
    <w:p w14:paraId="2BD7743B" w14:textId="77777777" w:rsidR="00C57349" w:rsidRDefault="0042650A">
      <w:pPr>
        <w:pStyle w:val="TDC3"/>
        <w:tabs>
          <w:tab w:val="left" w:pos="1100"/>
          <w:tab w:val="right" w:leader="dot" w:pos="6310"/>
        </w:tabs>
        <w:rPr>
          <w:rFonts w:asciiTheme="minorHAnsi" w:eastAsiaTheme="minorEastAsia" w:hAnsiTheme="minorHAnsi"/>
          <w:noProof/>
          <w:lang w:eastAsia="es-ES"/>
        </w:rPr>
      </w:pPr>
      <w:hyperlink w:anchor="_Toc441850826" w:history="1">
        <w:r w:rsidR="00C57349" w:rsidRPr="00DD1F50">
          <w:rPr>
            <w:rStyle w:val="Hipervnculo"/>
            <w:noProof/>
          </w:rPr>
          <w:t>3.1.</w:t>
        </w:r>
        <w:r w:rsidR="00C57349">
          <w:rPr>
            <w:rFonts w:asciiTheme="minorHAnsi" w:eastAsiaTheme="minorEastAsia" w:hAnsiTheme="minorHAnsi"/>
            <w:noProof/>
            <w:lang w:eastAsia="es-ES"/>
          </w:rPr>
          <w:tab/>
        </w:r>
        <w:r w:rsidR="00C57349" w:rsidRPr="00DD1F50">
          <w:rPr>
            <w:rStyle w:val="Hipervnculo"/>
            <w:noProof/>
          </w:rPr>
          <w:t>Similitudes con nuestra aplicación web</w:t>
        </w:r>
        <w:r w:rsidR="00C57349">
          <w:rPr>
            <w:noProof/>
            <w:webHidden/>
          </w:rPr>
          <w:tab/>
        </w:r>
        <w:r w:rsidR="00C57349">
          <w:rPr>
            <w:noProof/>
            <w:webHidden/>
          </w:rPr>
          <w:fldChar w:fldCharType="begin"/>
        </w:r>
        <w:r w:rsidR="00C57349">
          <w:rPr>
            <w:noProof/>
            <w:webHidden/>
          </w:rPr>
          <w:instrText xml:space="preserve"> PAGEREF _Toc441850826 \h </w:instrText>
        </w:r>
        <w:r w:rsidR="00C57349">
          <w:rPr>
            <w:noProof/>
            <w:webHidden/>
          </w:rPr>
        </w:r>
        <w:r w:rsidR="00C57349">
          <w:rPr>
            <w:noProof/>
            <w:webHidden/>
          </w:rPr>
          <w:fldChar w:fldCharType="separate"/>
        </w:r>
        <w:r w:rsidR="00C57349">
          <w:rPr>
            <w:noProof/>
            <w:webHidden/>
          </w:rPr>
          <w:t>37</w:t>
        </w:r>
        <w:r w:rsidR="00C57349">
          <w:rPr>
            <w:noProof/>
            <w:webHidden/>
          </w:rPr>
          <w:fldChar w:fldCharType="end"/>
        </w:r>
      </w:hyperlink>
    </w:p>
    <w:p w14:paraId="0392C252" w14:textId="77777777" w:rsidR="00C57349" w:rsidRDefault="0042650A">
      <w:pPr>
        <w:pStyle w:val="TDC1"/>
        <w:tabs>
          <w:tab w:val="left" w:pos="660"/>
          <w:tab w:val="right" w:leader="dot" w:pos="6310"/>
        </w:tabs>
        <w:rPr>
          <w:rFonts w:asciiTheme="minorHAnsi" w:eastAsiaTheme="minorEastAsia" w:hAnsiTheme="minorHAnsi"/>
          <w:noProof/>
          <w:lang w:eastAsia="es-ES"/>
        </w:rPr>
      </w:pPr>
      <w:hyperlink w:anchor="_Toc441850827" w:history="1">
        <w:r w:rsidR="00C57349" w:rsidRPr="00DD1F50">
          <w:rPr>
            <w:rStyle w:val="Hipervnculo"/>
            <w:noProof/>
          </w:rPr>
          <w:t>VI -</w:t>
        </w:r>
        <w:r w:rsidR="00C57349">
          <w:rPr>
            <w:rFonts w:asciiTheme="minorHAnsi" w:eastAsiaTheme="minorEastAsia" w:hAnsiTheme="minorHAnsi"/>
            <w:noProof/>
            <w:lang w:eastAsia="es-ES"/>
          </w:rPr>
          <w:tab/>
        </w:r>
        <w:r w:rsidR="00C57349" w:rsidRPr="00DD1F50">
          <w:rPr>
            <w:rStyle w:val="Hipervnculo"/>
            <w:noProof/>
          </w:rPr>
          <w:t>Aspectos relevantes del desarrollo</w:t>
        </w:r>
        <w:r w:rsidR="00C57349">
          <w:rPr>
            <w:noProof/>
            <w:webHidden/>
          </w:rPr>
          <w:tab/>
        </w:r>
        <w:r w:rsidR="00C57349">
          <w:rPr>
            <w:noProof/>
            <w:webHidden/>
          </w:rPr>
          <w:fldChar w:fldCharType="begin"/>
        </w:r>
        <w:r w:rsidR="00C57349">
          <w:rPr>
            <w:noProof/>
            <w:webHidden/>
          </w:rPr>
          <w:instrText xml:space="preserve"> PAGEREF _Toc441850827 \h </w:instrText>
        </w:r>
        <w:r w:rsidR="00C57349">
          <w:rPr>
            <w:noProof/>
            <w:webHidden/>
          </w:rPr>
        </w:r>
        <w:r w:rsidR="00C57349">
          <w:rPr>
            <w:noProof/>
            <w:webHidden/>
          </w:rPr>
          <w:fldChar w:fldCharType="separate"/>
        </w:r>
        <w:r w:rsidR="00C57349">
          <w:rPr>
            <w:noProof/>
            <w:webHidden/>
          </w:rPr>
          <w:t>40</w:t>
        </w:r>
        <w:r w:rsidR="00C57349">
          <w:rPr>
            <w:noProof/>
            <w:webHidden/>
          </w:rPr>
          <w:fldChar w:fldCharType="end"/>
        </w:r>
      </w:hyperlink>
    </w:p>
    <w:p w14:paraId="303570D2" w14:textId="77777777" w:rsidR="00C57349" w:rsidRDefault="0042650A">
      <w:pPr>
        <w:pStyle w:val="TDC2"/>
        <w:tabs>
          <w:tab w:val="left" w:pos="660"/>
          <w:tab w:val="right" w:leader="dot" w:pos="6310"/>
        </w:tabs>
        <w:rPr>
          <w:rFonts w:asciiTheme="minorHAnsi" w:eastAsiaTheme="minorEastAsia" w:hAnsiTheme="minorHAnsi"/>
          <w:noProof/>
          <w:lang w:eastAsia="es-ES"/>
        </w:rPr>
      </w:pPr>
      <w:hyperlink w:anchor="_Toc441850828" w:history="1">
        <w:r w:rsidR="00C57349" w:rsidRPr="00DD1F50">
          <w:rPr>
            <w:rStyle w:val="Hipervnculo"/>
            <w:noProof/>
          </w:rPr>
          <w:t>1.</w:t>
        </w:r>
        <w:r w:rsidR="00C57349">
          <w:rPr>
            <w:rFonts w:asciiTheme="minorHAnsi" w:eastAsiaTheme="minorEastAsia" w:hAnsiTheme="minorHAnsi"/>
            <w:noProof/>
            <w:lang w:eastAsia="es-ES"/>
          </w:rPr>
          <w:tab/>
        </w:r>
        <w:r w:rsidR="00C57349" w:rsidRPr="00DD1F50">
          <w:rPr>
            <w:rStyle w:val="Hipervnculo"/>
            <w:noProof/>
          </w:rPr>
          <w:t>Utilizar LTI y desarrollar una aplicación web</w:t>
        </w:r>
        <w:r w:rsidR="00C57349">
          <w:rPr>
            <w:noProof/>
            <w:webHidden/>
          </w:rPr>
          <w:tab/>
        </w:r>
        <w:r w:rsidR="00C57349">
          <w:rPr>
            <w:noProof/>
            <w:webHidden/>
          </w:rPr>
          <w:fldChar w:fldCharType="begin"/>
        </w:r>
        <w:r w:rsidR="00C57349">
          <w:rPr>
            <w:noProof/>
            <w:webHidden/>
          </w:rPr>
          <w:instrText xml:space="preserve"> PAGEREF _Toc441850828 \h </w:instrText>
        </w:r>
        <w:r w:rsidR="00C57349">
          <w:rPr>
            <w:noProof/>
            <w:webHidden/>
          </w:rPr>
        </w:r>
        <w:r w:rsidR="00C57349">
          <w:rPr>
            <w:noProof/>
            <w:webHidden/>
          </w:rPr>
          <w:fldChar w:fldCharType="separate"/>
        </w:r>
        <w:r w:rsidR="00C57349">
          <w:rPr>
            <w:noProof/>
            <w:webHidden/>
          </w:rPr>
          <w:t>40</w:t>
        </w:r>
        <w:r w:rsidR="00C57349">
          <w:rPr>
            <w:noProof/>
            <w:webHidden/>
          </w:rPr>
          <w:fldChar w:fldCharType="end"/>
        </w:r>
      </w:hyperlink>
    </w:p>
    <w:p w14:paraId="0D360880" w14:textId="77777777" w:rsidR="00C57349" w:rsidRDefault="0042650A">
      <w:pPr>
        <w:pStyle w:val="TDC2"/>
        <w:tabs>
          <w:tab w:val="left" w:pos="660"/>
          <w:tab w:val="right" w:leader="dot" w:pos="6310"/>
        </w:tabs>
        <w:rPr>
          <w:rFonts w:asciiTheme="minorHAnsi" w:eastAsiaTheme="minorEastAsia" w:hAnsiTheme="minorHAnsi"/>
          <w:noProof/>
          <w:lang w:eastAsia="es-ES"/>
        </w:rPr>
      </w:pPr>
      <w:hyperlink w:anchor="_Toc441850829" w:history="1">
        <w:r w:rsidR="00C57349" w:rsidRPr="00DD1F50">
          <w:rPr>
            <w:rStyle w:val="Hipervnculo"/>
            <w:noProof/>
          </w:rPr>
          <w:t>2.</w:t>
        </w:r>
        <w:r w:rsidR="00C57349">
          <w:rPr>
            <w:rFonts w:asciiTheme="minorHAnsi" w:eastAsiaTheme="minorEastAsia" w:hAnsiTheme="minorHAnsi"/>
            <w:noProof/>
            <w:lang w:eastAsia="es-ES"/>
          </w:rPr>
          <w:tab/>
        </w:r>
        <w:r w:rsidR="00C57349" w:rsidRPr="00DD1F50">
          <w:rPr>
            <w:rStyle w:val="Hipervnculo"/>
            <w:noProof/>
          </w:rPr>
          <w:t>Seguridad de la aplicación</w:t>
        </w:r>
        <w:r w:rsidR="00C57349">
          <w:rPr>
            <w:noProof/>
            <w:webHidden/>
          </w:rPr>
          <w:tab/>
        </w:r>
        <w:r w:rsidR="00C57349">
          <w:rPr>
            <w:noProof/>
            <w:webHidden/>
          </w:rPr>
          <w:fldChar w:fldCharType="begin"/>
        </w:r>
        <w:r w:rsidR="00C57349">
          <w:rPr>
            <w:noProof/>
            <w:webHidden/>
          </w:rPr>
          <w:instrText xml:space="preserve"> PAGEREF _Toc441850829 \h </w:instrText>
        </w:r>
        <w:r w:rsidR="00C57349">
          <w:rPr>
            <w:noProof/>
            <w:webHidden/>
          </w:rPr>
        </w:r>
        <w:r w:rsidR="00C57349">
          <w:rPr>
            <w:noProof/>
            <w:webHidden/>
          </w:rPr>
          <w:fldChar w:fldCharType="separate"/>
        </w:r>
        <w:r w:rsidR="00C57349">
          <w:rPr>
            <w:noProof/>
            <w:webHidden/>
          </w:rPr>
          <w:t>41</w:t>
        </w:r>
        <w:r w:rsidR="00C57349">
          <w:rPr>
            <w:noProof/>
            <w:webHidden/>
          </w:rPr>
          <w:fldChar w:fldCharType="end"/>
        </w:r>
      </w:hyperlink>
    </w:p>
    <w:p w14:paraId="6CF0D2AA" w14:textId="77777777" w:rsidR="00C57349" w:rsidRDefault="0042650A">
      <w:pPr>
        <w:pStyle w:val="TDC2"/>
        <w:tabs>
          <w:tab w:val="left" w:pos="660"/>
          <w:tab w:val="right" w:leader="dot" w:pos="6310"/>
        </w:tabs>
        <w:rPr>
          <w:rFonts w:asciiTheme="minorHAnsi" w:eastAsiaTheme="minorEastAsia" w:hAnsiTheme="minorHAnsi"/>
          <w:noProof/>
          <w:lang w:eastAsia="es-ES"/>
        </w:rPr>
      </w:pPr>
      <w:hyperlink w:anchor="_Toc441850830" w:history="1">
        <w:r w:rsidR="00C57349" w:rsidRPr="00DD1F50">
          <w:rPr>
            <w:rStyle w:val="Hipervnculo"/>
            <w:noProof/>
          </w:rPr>
          <w:t>3.</w:t>
        </w:r>
        <w:r w:rsidR="00C57349">
          <w:rPr>
            <w:rFonts w:asciiTheme="minorHAnsi" w:eastAsiaTheme="minorEastAsia" w:hAnsiTheme="minorHAnsi"/>
            <w:noProof/>
            <w:lang w:eastAsia="es-ES"/>
          </w:rPr>
          <w:tab/>
        </w:r>
        <w:r w:rsidR="00C57349" w:rsidRPr="00DD1F50">
          <w:rPr>
            <w:rStyle w:val="Hipervnculo"/>
            <w:noProof/>
          </w:rPr>
          <w:t>Estructura de carpetas por debajo de la aplicación</w:t>
        </w:r>
        <w:r w:rsidR="00C57349">
          <w:rPr>
            <w:noProof/>
            <w:webHidden/>
          </w:rPr>
          <w:tab/>
        </w:r>
        <w:r w:rsidR="00C57349">
          <w:rPr>
            <w:noProof/>
            <w:webHidden/>
          </w:rPr>
          <w:fldChar w:fldCharType="begin"/>
        </w:r>
        <w:r w:rsidR="00C57349">
          <w:rPr>
            <w:noProof/>
            <w:webHidden/>
          </w:rPr>
          <w:instrText xml:space="preserve"> PAGEREF _Toc441850830 \h </w:instrText>
        </w:r>
        <w:r w:rsidR="00C57349">
          <w:rPr>
            <w:noProof/>
            <w:webHidden/>
          </w:rPr>
        </w:r>
        <w:r w:rsidR="00C57349">
          <w:rPr>
            <w:noProof/>
            <w:webHidden/>
          </w:rPr>
          <w:fldChar w:fldCharType="separate"/>
        </w:r>
        <w:r w:rsidR="00C57349">
          <w:rPr>
            <w:noProof/>
            <w:webHidden/>
          </w:rPr>
          <w:t>41</w:t>
        </w:r>
        <w:r w:rsidR="00C57349">
          <w:rPr>
            <w:noProof/>
            <w:webHidden/>
          </w:rPr>
          <w:fldChar w:fldCharType="end"/>
        </w:r>
      </w:hyperlink>
    </w:p>
    <w:p w14:paraId="6DCEBE7D" w14:textId="77777777" w:rsidR="00C57349" w:rsidRDefault="0042650A">
      <w:pPr>
        <w:pStyle w:val="TDC2"/>
        <w:tabs>
          <w:tab w:val="left" w:pos="660"/>
          <w:tab w:val="right" w:leader="dot" w:pos="6310"/>
        </w:tabs>
        <w:rPr>
          <w:rFonts w:asciiTheme="minorHAnsi" w:eastAsiaTheme="minorEastAsia" w:hAnsiTheme="minorHAnsi"/>
          <w:noProof/>
          <w:lang w:eastAsia="es-ES"/>
        </w:rPr>
      </w:pPr>
      <w:hyperlink w:anchor="_Toc441850831" w:history="1">
        <w:r w:rsidR="00C57349" w:rsidRPr="00DD1F50">
          <w:rPr>
            <w:rStyle w:val="Hipervnculo"/>
            <w:noProof/>
          </w:rPr>
          <w:t>4.</w:t>
        </w:r>
        <w:r w:rsidR="00C57349">
          <w:rPr>
            <w:rFonts w:asciiTheme="minorHAnsi" w:eastAsiaTheme="minorEastAsia" w:hAnsiTheme="minorHAnsi"/>
            <w:noProof/>
            <w:lang w:eastAsia="es-ES"/>
          </w:rPr>
          <w:tab/>
        </w:r>
        <w:r w:rsidR="00C57349" w:rsidRPr="00DD1F50">
          <w:rPr>
            <w:rStyle w:val="Hipervnculo"/>
            <w:noProof/>
          </w:rPr>
          <w:t>Elección de la forma de validar el consumer key</w:t>
        </w:r>
        <w:r w:rsidR="00C57349">
          <w:rPr>
            <w:noProof/>
            <w:webHidden/>
          </w:rPr>
          <w:tab/>
        </w:r>
        <w:r w:rsidR="00C57349">
          <w:rPr>
            <w:noProof/>
            <w:webHidden/>
          </w:rPr>
          <w:fldChar w:fldCharType="begin"/>
        </w:r>
        <w:r w:rsidR="00C57349">
          <w:rPr>
            <w:noProof/>
            <w:webHidden/>
          </w:rPr>
          <w:instrText xml:space="preserve"> PAGEREF _Toc441850831 \h </w:instrText>
        </w:r>
        <w:r w:rsidR="00C57349">
          <w:rPr>
            <w:noProof/>
            <w:webHidden/>
          </w:rPr>
        </w:r>
        <w:r w:rsidR="00C57349">
          <w:rPr>
            <w:noProof/>
            <w:webHidden/>
          </w:rPr>
          <w:fldChar w:fldCharType="separate"/>
        </w:r>
        <w:r w:rsidR="00C57349">
          <w:rPr>
            <w:noProof/>
            <w:webHidden/>
          </w:rPr>
          <w:t>42</w:t>
        </w:r>
        <w:r w:rsidR="00C57349">
          <w:rPr>
            <w:noProof/>
            <w:webHidden/>
          </w:rPr>
          <w:fldChar w:fldCharType="end"/>
        </w:r>
      </w:hyperlink>
    </w:p>
    <w:p w14:paraId="2F6EAFA2" w14:textId="77777777" w:rsidR="00C57349" w:rsidRDefault="0042650A">
      <w:pPr>
        <w:pStyle w:val="TDC2"/>
        <w:tabs>
          <w:tab w:val="left" w:pos="660"/>
          <w:tab w:val="right" w:leader="dot" w:pos="6310"/>
        </w:tabs>
        <w:rPr>
          <w:rFonts w:asciiTheme="minorHAnsi" w:eastAsiaTheme="minorEastAsia" w:hAnsiTheme="minorHAnsi"/>
          <w:noProof/>
          <w:lang w:eastAsia="es-ES"/>
        </w:rPr>
      </w:pPr>
      <w:hyperlink w:anchor="_Toc441850832" w:history="1">
        <w:r w:rsidR="00C57349" w:rsidRPr="00DD1F50">
          <w:rPr>
            <w:rStyle w:val="Hipervnculo"/>
            <w:noProof/>
          </w:rPr>
          <w:t>5.</w:t>
        </w:r>
        <w:r w:rsidR="00C57349">
          <w:rPr>
            <w:rFonts w:asciiTheme="minorHAnsi" w:eastAsiaTheme="minorEastAsia" w:hAnsiTheme="minorHAnsi"/>
            <w:noProof/>
            <w:lang w:eastAsia="es-ES"/>
          </w:rPr>
          <w:tab/>
        </w:r>
        <w:r w:rsidR="00C57349" w:rsidRPr="00DD1F50">
          <w:rPr>
            <w:rStyle w:val="Hipervnculo"/>
            <w:noProof/>
          </w:rPr>
          <w:t>Elección del framework CakePHP</w:t>
        </w:r>
        <w:r w:rsidR="00C57349">
          <w:rPr>
            <w:noProof/>
            <w:webHidden/>
          </w:rPr>
          <w:tab/>
        </w:r>
        <w:r w:rsidR="00C57349">
          <w:rPr>
            <w:noProof/>
            <w:webHidden/>
          </w:rPr>
          <w:fldChar w:fldCharType="begin"/>
        </w:r>
        <w:r w:rsidR="00C57349">
          <w:rPr>
            <w:noProof/>
            <w:webHidden/>
          </w:rPr>
          <w:instrText xml:space="preserve"> PAGEREF _Toc441850832 \h </w:instrText>
        </w:r>
        <w:r w:rsidR="00C57349">
          <w:rPr>
            <w:noProof/>
            <w:webHidden/>
          </w:rPr>
        </w:r>
        <w:r w:rsidR="00C57349">
          <w:rPr>
            <w:noProof/>
            <w:webHidden/>
          </w:rPr>
          <w:fldChar w:fldCharType="separate"/>
        </w:r>
        <w:r w:rsidR="00C57349">
          <w:rPr>
            <w:noProof/>
            <w:webHidden/>
          </w:rPr>
          <w:t>43</w:t>
        </w:r>
        <w:r w:rsidR="00C57349">
          <w:rPr>
            <w:noProof/>
            <w:webHidden/>
          </w:rPr>
          <w:fldChar w:fldCharType="end"/>
        </w:r>
      </w:hyperlink>
    </w:p>
    <w:p w14:paraId="445494D2" w14:textId="77777777" w:rsidR="00C57349" w:rsidRDefault="0042650A">
      <w:pPr>
        <w:pStyle w:val="TDC2"/>
        <w:tabs>
          <w:tab w:val="left" w:pos="660"/>
          <w:tab w:val="right" w:leader="dot" w:pos="6310"/>
        </w:tabs>
        <w:rPr>
          <w:rFonts w:asciiTheme="minorHAnsi" w:eastAsiaTheme="minorEastAsia" w:hAnsiTheme="minorHAnsi"/>
          <w:noProof/>
          <w:lang w:eastAsia="es-ES"/>
        </w:rPr>
      </w:pPr>
      <w:hyperlink w:anchor="_Toc441850833" w:history="1">
        <w:r w:rsidR="00C57349" w:rsidRPr="00DD1F50">
          <w:rPr>
            <w:rStyle w:val="Hipervnculo"/>
            <w:noProof/>
          </w:rPr>
          <w:t>6.</w:t>
        </w:r>
        <w:r w:rsidR="00C57349">
          <w:rPr>
            <w:rFonts w:asciiTheme="minorHAnsi" w:eastAsiaTheme="minorEastAsia" w:hAnsiTheme="minorHAnsi"/>
            <w:noProof/>
            <w:lang w:eastAsia="es-ES"/>
          </w:rPr>
          <w:tab/>
        </w:r>
        <w:r w:rsidR="00C57349" w:rsidRPr="00DD1F50">
          <w:rPr>
            <w:rStyle w:val="Hipervnculo"/>
            <w:noProof/>
          </w:rPr>
          <w:t>Elección de Maven</w:t>
        </w:r>
        <w:r w:rsidR="00C57349">
          <w:rPr>
            <w:noProof/>
            <w:webHidden/>
          </w:rPr>
          <w:tab/>
        </w:r>
        <w:r w:rsidR="00C57349">
          <w:rPr>
            <w:noProof/>
            <w:webHidden/>
          </w:rPr>
          <w:fldChar w:fldCharType="begin"/>
        </w:r>
        <w:r w:rsidR="00C57349">
          <w:rPr>
            <w:noProof/>
            <w:webHidden/>
          </w:rPr>
          <w:instrText xml:space="preserve"> PAGEREF _Toc441850833 \h </w:instrText>
        </w:r>
        <w:r w:rsidR="00C57349">
          <w:rPr>
            <w:noProof/>
            <w:webHidden/>
          </w:rPr>
        </w:r>
        <w:r w:rsidR="00C57349">
          <w:rPr>
            <w:noProof/>
            <w:webHidden/>
          </w:rPr>
          <w:fldChar w:fldCharType="separate"/>
        </w:r>
        <w:r w:rsidR="00C57349">
          <w:rPr>
            <w:noProof/>
            <w:webHidden/>
          </w:rPr>
          <w:t>43</w:t>
        </w:r>
        <w:r w:rsidR="00C57349">
          <w:rPr>
            <w:noProof/>
            <w:webHidden/>
          </w:rPr>
          <w:fldChar w:fldCharType="end"/>
        </w:r>
      </w:hyperlink>
    </w:p>
    <w:p w14:paraId="7BDE1440" w14:textId="77777777" w:rsidR="00C57349" w:rsidRDefault="0042650A">
      <w:pPr>
        <w:pStyle w:val="TDC2"/>
        <w:tabs>
          <w:tab w:val="left" w:pos="660"/>
          <w:tab w:val="right" w:leader="dot" w:pos="6310"/>
        </w:tabs>
        <w:rPr>
          <w:rFonts w:asciiTheme="minorHAnsi" w:eastAsiaTheme="minorEastAsia" w:hAnsiTheme="minorHAnsi"/>
          <w:noProof/>
          <w:lang w:eastAsia="es-ES"/>
        </w:rPr>
      </w:pPr>
      <w:hyperlink w:anchor="_Toc441850834" w:history="1">
        <w:r w:rsidR="00C57349" w:rsidRPr="00DD1F50">
          <w:rPr>
            <w:rStyle w:val="Hipervnculo"/>
            <w:noProof/>
          </w:rPr>
          <w:t>7.</w:t>
        </w:r>
        <w:r w:rsidR="00C57349">
          <w:rPr>
            <w:rFonts w:asciiTheme="minorHAnsi" w:eastAsiaTheme="minorEastAsia" w:hAnsiTheme="minorHAnsi"/>
            <w:noProof/>
            <w:lang w:eastAsia="es-ES"/>
          </w:rPr>
          <w:tab/>
        </w:r>
        <w:r w:rsidR="00C57349" w:rsidRPr="00DD1F50">
          <w:rPr>
            <w:rStyle w:val="Hipervnculo"/>
            <w:noProof/>
          </w:rPr>
          <w:t>Elección de Bootstrap</w:t>
        </w:r>
        <w:r w:rsidR="00C57349">
          <w:rPr>
            <w:noProof/>
            <w:webHidden/>
          </w:rPr>
          <w:tab/>
        </w:r>
        <w:r w:rsidR="00C57349">
          <w:rPr>
            <w:noProof/>
            <w:webHidden/>
          </w:rPr>
          <w:fldChar w:fldCharType="begin"/>
        </w:r>
        <w:r w:rsidR="00C57349">
          <w:rPr>
            <w:noProof/>
            <w:webHidden/>
          </w:rPr>
          <w:instrText xml:space="preserve"> PAGEREF _Toc441850834 \h </w:instrText>
        </w:r>
        <w:r w:rsidR="00C57349">
          <w:rPr>
            <w:noProof/>
            <w:webHidden/>
          </w:rPr>
        </w:r>
        <w:r w:rsidR="00C57349">
          <w:rPr>
            <w:noProof/>
            <w:webHidden/>
          </w:rPr>
          <w:fldChar w:fldCharType="separate"/>
        </w:r>
        <w:r w:rsidR="00C57349">
          <w:rPr>
            <w:noProof/>
            <w:webHidden/>
          </w:rPr>
          <w:t>44</w:t>
        </w:r>
        <w:r w:rsidR="00C57349">
          <w:rPr>
            <w:noProof/>
            <w:webHidden/>
          </w:rPr>
          <w:fldChar w:fldCharType="end"/>
        </w:r>
      </w:hyperlink>
    </w:p>
    <w:p w14:paraId="11BBE4E5" w14:textId="77777777" w:rsidR="00C57349" w:rsidRDefault="0042650A">
      <w:pPr>
        <w:pStyle w:val="TDC2"/>
        <w:tabs>
          <w:tab w:val="left" w:pos="660"/>
          <w:tab w:val="right" w:leader="dot" w:pos="6310"/>
        </w:tabs>
        <w:rPr>
          <w:rFonts w:asciiTheme="minorHAnsi" w:eastAsiaTheme="minorEastAsia" w:hAnsiTheme="minorHAnsi"/>
          <w:noProof/>
          <w:lang w:eastAsia="es-ES"/>
        </w:rPr>
      </w:pPr>
      <w:hyperlink w:anchor="_Toc441850835" w:history="1">
        <w:r w:rsidR="00C57349" w:rsidRPr="00DD1F50">
          <w:rPr>
            <w:rStyle w:val="Hipervnculo"/>
            <w:noProof/>
          </w:rPr>
          <w:t>8.</w:t>
        </w:r>
        <w:r w:rsidR="00C57349">
          <w:rPr>
            <w:rFonts w:asciiTheme="minorHAnsi" w:eastAsiaTheme="minorEastAsia" w:hAnsiTheme="minorHAnsi"/>
            <w:noProof/>
            <w:lang w:eastAsia="es-ES"/>
          </w:rPr>
          <w:tab/>
        </w:r>
        <w:r w:rsidR="00C57349" w:rsidRPr="00DD1F50">
          <w:rPr>
            <w:rStyle w:val="Hipervnculo"/>
            <w:noProof/>
          </w:rPr>
          <w:t>Elección de los plugins para los reportes</w:t>
        </w:r>
        <w:r w:rsidR="00C57349">
          <w:rPr>
            <w:noProof/>
            <w:webHidden/>
          </w:rPr>
          <w:tab/>
        </w:r>
        <w:r w:rsidR="00C57349">
          <w:rPr>
            <w:noProof/>
            <w:webHidden/>
          </w:rPr>
          <w:fldChar w:fldCharType="begin"/>
        </w:r>
        <w:r w:rsidR="00C57349">
          <w:rPr>
            <w:noProof/>
            <w:webHidden/>
          </w:rPr>
          <w:instrText xml:space="preserve"> PAGEREF _Toc441850835 \h </w:instrText>
        </w:r>
        <w:r w:rsidR="00C57349">
          <w:rPr>
            <w:noProof/>
            <w:webHidden/>
          </w:rPr>
        </w:r>
        <w:r w:rsidR="00C57349">
          <w:rPr>
            <w:noProof/>
            <w:webHidden/>
          </w:rPr>
          <w:fldChar w:fldCharType="separate"/>
        </w:r>
        <w:r w:rsidR="00C57349">
          <w:rPr>
            <w:noProof/>
            <w:webHidden/>
          </w:rPr>
          <w:t>44</w:t>
        </w:r>
        <w:r w:rsidR="00C57349">
          <w:rPr>
            <w:noProof/>
            <w:webHidden/>
          </w:rPr>
          <w:fldChar w:fldCharType="end"/>
        </w:r>
      </w:hyperlink>
    </w:p>
    <w:p w14:paraId="7048F297" w14:textId="77777777" w:rsidR="00C57349" w:rsidRDefault="0042650A">
      <w:pPr>
        <w:pStyle w:val="TDC2"/>
        <w:tabs>
          <w:tab w:val="left" w:pos="660"/>
          <w:tab w:val="right" w:leader="dot" w:pos="6310"/>
        </w:tabs>
        <w:rPr>
          <w:rFonts w:asciiTheme="minorHAnsi" w:eastAsiaTheme="minorEastAsia" w:hAnsiTheme="minorHAnsi"/>
          <w:noProof/>
          <w:lang w:eastAsia="es-ES"/>
        </w:rPr>
      </w:pPr>
      <w:hyperlink w:anchor="_Toc441850836" w:history="1">
        <w:r w:rsidR="00C57349" w:rsidRPr="00DD1F50">
          <w:rPr>
            <w:rStyle w:val="Hipervnculo"/>
            <w:noProof/>
          </w:rPr>
          <w:t>9.</w:t>
        </w:r>
        <w:r w:rsidR="00C57349">
          <w:rPr>
            <w:rFonts w:asciiTheme="minorHAnsi" w:eastAsiaTheme="minorEastAsia" w:hAnsiTheme="minorHAnsi"/>
            <w:noProof/>
            <w:lang w:eastAsia="es-ES"/>
          </w:rPr>
          <w:tab/>
        </w:r>
        <w:r w:rsidR="00C57349" w:rsidRPr="00DD1F50">
          <w:rPr>
            <w:rStyle w:val="Hipervnculo"/>
            <w:noProof/>
          </w:rPr>
          <w:t>Elección de la forma de añadir los plugins</w:t>
        </w:r>
        <w:r w:rsidR="00C57349">
          <w:rPr>
            <w:noProof/>
            <w:webHidden/>
          </w:rPr>
          <w:tab/>
        </w:r>
        <w:r w:rsidR="00C57349">
          <w:rPr>
            <w:noProof/>
            <w:webHidden/>
          </w:rPr>
          <w:fldChar w:fldCharType="begin"/>
        </w:r>
        <w:r w:rsidR="00C57349">
          <w:rPr>
            <w:noProof/>
            <w:webHidden/>
          </w:rPr>
          <w:instrText xml:space="preserve"> PAGEREF _Toc441850836 \h </w:instrText>
        </w:r>
        <w:r w:rsidR="00C57349">
          <w:rPr>
            <w:noProof/>
            <w:webHidden/>
          </w:rPr>
        </w:r>
        <w:r w:rsidR="00C57349">
          <w:rPr>
            <w:noProof/>
            <w:webHidden/>
          </w:rPr>
          <w:fldChar w:fldCharType="separate"/>
        </w:r>
        <w:r w:rsidR="00C57349">
          <w:rPr>
            <w:noProof/>
            <w:webHidden/>
          </w:rPr>
          <w:t>45</w:t>
        </w:r>
        <w:r w:rsidR="00C57349">
          <w:rPr>
            <w:noProof/>
            <w:webHidden/>
          </w:rPr>
          <w:fldChar w:fldCharType="end"/>
        </w:r>
      </w:hyperlink>
    </w:p>
    <w:p w14:paraId="398F7D0C" w14:textId="77777777" w:rsidR="00C57349" w:rsidRDefault="0042650A">
      <w:pPr>
        <w:pStyle w:val="TDC2"/>
        <w:tabs>
          <w:tab w:val="left" w:pos="880"/>
          <w:tab w:val="right" w:leader="dot" w:pos="6310"/>
        </w:tabs>
        <w:rPr>
          <w:rFonts w:asciiTheme="minorHAnsi" w:eastAsiaTheme="minorEastAsia" w:hAnsiTheme="minorHAnsi"/>
          <w:noProof/>
          <w:lang w:eastAsia="es-ES"/>
        </w:rPr>
      </w:pPr>
      <w:hyperlink w:anchor="_Toc441850837" w:history="1">
        <w:r w:rsidR="00C57349" w:rsidRPr="00DD1F50">
          <w:rPr>
            <w:rStyle w:val="Hipervnculo"/>
            <w:noProof/>
          </w:rPr>
          <w:t>10.</w:t>
        </w:r>
        <w:r w:rsidR="00C57349">
          <w:rPr>
            <w:rFonts w:asciiTheme="minorHAnsi" w:eastAsiaTheme="minorEastAsia" w:hAnsiTheme="minorHAnsi"/>
            <w:noProof/>
            <w:lang w:eastAsia="es-ES"/>
          </w:rPr>
          <w:tab/>
        </w:r>
        <w:r w:rsidR="00C57349" w:rsidRPr="00DD1F50">
          <w:rPr>
            <w:rStyle w:val="Hipervnculo"/>
            <w:noProof/>
          </w:rPr>
          <w:t>Elección de la herramienta para los plagios</w:t>
        </w:r>
        <w:r w:rsidR="00C57349">
          <w:rPr>
            <w:noProof/>
            <w:webHidden/>
          </w:rPr>
          <w:tab/>
        </w:r>
        <w:r w:rsidR="00C57349">
          <w:rPr>
            <w:noProof/>
            <w:webHidden/>
          </w:rPr>
          <w:fldChar w:fldCharType="begin"/>
        </w:r>
        <w:r w:rsidR="00C57349">
          <w:rPr>
            <w:noProof/>
            <w:webHidden/>
          </w:rPr>
          <w:instrText xml:space="preserve"> PAGEREF _Toc441850837 \h </w:instrText>
        </w:r>
        <w:r w:rsidR="00C57349">
          <w:rPr>
            <w:noProof/>
            <w:webHidden/>
          </w:rPr>
        </w:r>
        <w:r w:rsidR="00C57349">
          <w:rPr>
            <w:noProof/>
            <w:webHidden/>
          </w:rPr>
          <w:fldChar w:fldCharType="separate"/>
        </w:r>
        <w:r w:rsidR="00C57349">
          <w:rPr>
            <w:noProof/>
            <w:webHidden/>
          </w:rPr>
          <w:t>46</w:t>
        </w:r>
        <w:r w:rsidR="00C57349">
          <w:rPr>
            <w:noProof/>
            <w:webHidden/>
          </w:rPr>
          <w:fldChar w:fldCharType="end"/>
        </w:r>
      </w:hyperlink>
    </w:p>
    <w:p w14:paraId="50BD084E" w14:textId="77777777" w:rsidR="00C57349" w:rsidRDefault="0042650A">
      <w:pPr>
        <w:pStyle w:val="TDC1"/>
        <w:tabs>
          <w:tab w:val="left" w:pos="660"/>
          <w:tab w:val="right" w:leader="dot" w:pos="6310"/>
        </w:tabs>
        <w:rPr>
          <w:rFonts w:asciiTheme="minorHAnsi" w:eastAsiaTheme="minorEastAsia" w:hAnsiTheme="minorHAnsi"/>
          <w:noProof/>
          <w:lang w:eastAsia="es-ES"/>
        </w:rPr>
      </w:pPr>
      <w:hyperlink w:anchor="_Toc441850838" w:history="1">
        <w:r w:rsidR="00C57349" w:rsidRPr="00DD1F50">
          <w:rPr>
            <w:rStyle w:val="Hipervnculo"/>
            <w:noProof/>
          </w:rPr>
          <w:t>VII -</w:t>
        </w:r>
        <w:r w:rsidR="00C57349">
          <w:rPr>
            <w:rFonts w:asciiTheme="minorHAnsi" w:eastAsiaTheme="minorEastAsia" w:hAnsiTheme="minorHAnsi"/>
            <w:noProof/>
            <w:lang w:eastAsia="es-ES"/>
          </w:rPr>
          <w:tab/>
        </w:r>
        <w:r w:rsidR="00C57349" w:rsidRPr="00DD1F50">
          <w:rPr>
            <w:rStyle w:val="Hipervnculo"/>
            <w:noProof/>
          </w:rPr>
          <w:t>Conclusiones y líneas de trabajo futuras</w:t>
        </w:r>
        <w:r w:rsidR="00C57349">
          <w:rPr>
            <w:noProof/>
            <w:webHidden/>
          </w:rPr>
          <w:tab/>
        </w:r>
        <w:r w:rsidR="00C57349">
          <w:rPr>
            <w:noProof/>
            <w:webHidden/>
          </w:rPr>
          <w:fldChar w:fldCharType="begin"/>
        </w:r>
        <w:r w:rsidR="00C57349">
          <w:rPr>
            <w:noProof/>
            <w:webHidden/>
          </w:rPr>
          <w:instrText xml:space="preserve"> PAGEREF _Toc441850838 \h </w:instrText>
        </w:r>
        <w:r w:rsidR="00C57349">
          <w:rPr>
            <w:noProof/>
            <w:webHidden/>
          </w:rPr>
        </w:r>
        <w:r w:rsidR="00C57349">
          <w:rPr>
            <w:noProof/>
            <w:webHidden/>
          </w:rPr>
          <w:fldChar w:fldCharType="separate"/>
        </w:r>
        <w:r w:rsidR="00C57349">
          <w:rPr>
            <w:noProof/>
            <w:webHidden/>
          </w:rPr>
          <w:t>47</w:t>
        </w:r>
        <w:r w:rsidR="00C57349">
          <w:rPr>
            <w:noProof/>
            <w:webHidden/>
          </w:rPr>
          <w:fldChar w:fldCharType="end"/>
        </w:r>
      </w:hyperlink>
    </w:p>
    <w:p w14:paraId="7EF47518" w14:textId="77777777" w:rsidR="00C57349" w:rsidRDefault="0042650A">
      <w:pPr>
        <w:pStyle w:val="TDC2"/>
        <w:tabs>
          <w:tab w:val="left" w:pos="660"/>
          <w:tab w:val="right" w:leader="dot" w:pos="6310"/>
        </w:tabs>
        <w:rPr>
          <w:rFonts w:asciiTheme="minorHAnsi" w:eastAsiaTheme="minorEastAsia" w:hAnsiTheme="minorHAnsi"/>
          <w:noProof/>
          <w:lang w:eastAsia="es-ES"/>
        </w:rPr>
      </w:pPr>
      <w:hyperlink w:anchor="_Toc441850839" w:history="1">
        <w:r w:rsidR="00C57349" w:rsidRPr="00DD1F50">
          <w:rPr>
            <w:rStyle w:val="Hipervnculo"/>
            <w:noProof/>
          </w:rPr>
          <w:t>1.</w:t>
        </w:r>
        <w:r w:rsidR="00C57349">
          <w:rPr>
            <w:rFonts w:asciiTheme="minorHAnsi" w:eastAsiaTheme="minorEastAsia" w:hAnsiTheme="minorHAnsi"/>
            <w:noProof/>
            <w:lang w:eastAsia="es-ES"/>
          </w:rPr>
          <w:tab/>
        </w:r>
        <w:r w:rsidR="00C57349" w:rsidRPr="00DD1F50">
          <w:rPr>
            <w:rStyle w:val="Hipervnculo"/>
            <w:noProof/>
          </w:rPr>
          <w:t>Conclusiones</w:t>
        </w:r>
        <w:r w:rsidR="00C57349">
          <w:rPr>
            <w:noProof/>
            <w:webHidden/>
          </w:rPr>
          <w:tab/>
        </w:r>
        <w:r w:rsidR="00C57349">
          <w:rPr>
            <w:noProof/>
            <w:webHidden/>
          </w:rPr>
          <w:fldChar w:fldCharType="begin"/>
        </w:r>
        <w:r w:rsidR="00C57349">
          <w:rPr>
            <w:noProof/>
            <w:webHidden/>
          </w:rPr>
          <w:instrText xml:space="preserve"> PAGEREF _Toc441850839 \h </w:instrText>
        </w:r>
        <w:r w:rsidR="00C57349">
          <w:rPr>
            <w:noProof/>
            <w:webHidden/>
          </w:rPr>
        </w:r>
        <w:r w:rsidR="00C57349">
          <w:rPr>
            <w:noProof/>
            <w:webHidden/>
          </w:rPr>
          <w:fldChar w:fldCharType="separate"/>
        </w:r>
        <w:r w:rsidR="00C57349">
          <w:rPr>
            <w:noProof/>
            <w:webHidden/>
          </w:rPr>
          <w:t>47</w:t>
        </w:r>
        <w:r w:rsidR="00C57349">
          <w:rPr>
            <w:noProof/>
            <w:webHidden/>
          </w:rPr>
          <w:fldChar w:fldCharType="end"/>
        </w:r>
      </w:hyperlink>
    </w:p>
    <w:p w14:paraId="033D14FB" w14:textId="77777777" w:rsidR="00C57349" w:rsidRDefault="0042650A">
      <w:pPr>
        <w:pStyle w:val="TDC2"/>
        <w:tabs>
          <w:tab w:val="left" w:pos="660"/>
          <w:tab w:val="right" w:leader="dot" w:pos="6310"/>
        </w:tabs>
        <w:rPr>
          <w:rFonts w:asciiTheme="minorHAnsi" w:eastAsiaTheme="minorEastAsia" w:hAnsiTheme="minorHAnsi"/>
          <w:noProof/>
          <w:lang w:eastAsia="es-ES"/>
        </w:rPr>
      </w:pPr>
      <w:hyperlink w:anchor="_Toc441850840" w:history="1">
        <w:r w:rsidR="00C57349" w:rsidRPr="00DD1F50">
          <w:rPr>
            <w:rStyle w:val="Hipervnculo"/>
            <w:noProof/>
          </w:rPr>
          <w:t>2.</w:t>
        </w:r>
        <w:r w:rsidR="00C57349">
          <w:rPr>
            <w:rFonts w:asciiTheme="minorHAnsi" w:eastAsiaTheme="minorEastAsia" w:hAnsiTheme="minorHAnsi"/>
            <w:noProof/>
            <w:lang w:eastAsia="es-ES"/>
          </w:rPr>
          <w:tab/>
        </w:r>
        <w:r w:rsidR="00C57349" w:rsidRPr="00DD1F50">
          <w:rPr>
            <w:rStyle w:val="Hipervnculo"/>
            <w:noProof/>
          </w:rPr>
          <w:t>Líneas de trabajo futuras</w:t>
        </w:r>
        <w:r w:rsidR="00C57349">
          <w:rPr>
            <w:noProof/>
            <w:webHidden/>
          </w:rPr>
          <w:tab/>
        </w:r>
        <w:r w:rsidR="00C57349">
          <w:rPr>
            <w:noProof/>
            <w:webHidden/>
          </w:rPr>
          <w:fldChar w:fldCharType="begin"/>
        </w:r>
        <w:r w:rsidR="00C57349">
          <w:rPr>
            <w:noProof/>
            <w:webHidden/>
          </w:rPr>
          <w:instrText xml:space="preserve"> PAGEREF _Toc441850840 \h </w:instrText>
        </w:r>
        <w:r w:rsidR="00C57349">
          <w:rPr>
            <w:noProof/>
            <w:webHidden/>
          </w:rPr>
        </w:r>
        <w:r w:rsidR="00C57349">
          <w:rPr>
            <w:noProof/>
            <w:webHidden/>
          </w:rPr>
          <w:fldChar w:fldCharType="separate"/>
        </w:r>
        <w:r w:rsidR="00C57349">
          <w:rPr>
            <w:noProof/>
            <w:webHidden/>
          </w:rPr>
          <w:t>48</w:t>
        </w:r>
        <w:r w:rsidR="00C57349">
          <w:rPr>
            <w:noProof/>
            <w:webHidden/>
          </w:rPr>
          <w:fldChar w:fldCharType="end"/>
        </w:r>
      </w:hyperlink>
    </w:p>
    <w:p w14:paraId="595A8D04" w14:textId="77777777" w:rsidR="00C57349" w:rsidRDefault="0042650A">
      <w:pPr>
        <w:pStyle w:val="TDC1"/>
        <w:tabs>
          <w:tab w:val="left" w:pos="880"/>
          <w:tab w:val="right" w:leader="dot" w:pos="6310"/>
        </w:tabs>
        <w:rPr>
          <w:rFonts w:asciiTheme="minorHAnsi" w:eastAsiaTheme="minorEastAsia" w:hAnsiTheme="minorHAnsi"/>
          <w:noProof/>
          <w:lang w:eastAsia="es-ES"/>
        </w:rPr>
      </w:pPr>
      <w:hyperlink w:anchor="_Toc441850841" w:history="1">
        <w:r w:rsidR="00C57349" w:rsidRPr="00DD1F50">
          <w:rPr>
            <w:rStyle w:val="Hipervnculo"/>
            <w:noProof/>
          </w:rPr>
          <w:t>VIII -</w:t>
        </w:r>
        <w:r w:rsidR="00C57349">
          <w:rPr>
            <w:rFonts w:asciiTheme="minorHAnsi" w:eastAsiaTheme="minorEastAsia" w:hAnsiTheme="minorHAnsi"/>
            <w:noProof/>
            <w:lang w:eastAsia="es-ES"/>
          </w:rPr>
          <w:tab/>
        </w:r>
        <w:r w:rsidR="00C57349" w:rsidRPr="00DD1F50">
          <w:rPr>
            <w:rStyle w:val="Hipervnculo"/>
            <w:noProof/>
          </w:rPr>
          <w:t>Bibliografía</w:t>
        </w:r>
        <w:r w:rsidR="00C57349">
          <w:rPr>
            <w:noProof/>
            <w:webHidden/>
          </w:rPr>
          <w:tab/>
        </w:r>
        <w:r w:rsidR="00C57349">
          <w:rPr>
            <w:noProof/>
            <w:webHidden/>
          </w:rPr>
          <w:fldChar w:fldCharType="begin"/>
        </w:r>
        <w:r w:rsidR="00C57349">
          <w:rPr>
            <w:noProof/>
            <w:webHidden/>
          </w:rPr>
          <w:instrText xml:space="preserve"> PAGEREF _Toc441850841 \h </w:instrText>
        </w:r>
        <w:r w:rsidR="00C57349">
          <w:rPr>
            <w:noProof/>
            <w:webHidden/>
          </w:rPr>
        </w:r>
        <w:r w:rsidR="00C57349">
          <w:rPr>
            <w:noProof/>
            <w:webHidden/>
          </w:rPr>
          <w:fldChar w:fldCharType="separate"/>
        </w:r>
        <w:r w:rsidR="00C57349">
          <w:rPr>
            <w:noProof/>
            <w:webHidden/>
          </w:rPr>
          <w:t>50</w:t>
        </w:r>
        <w:r w:rsidR="00C57349">
          <w:rPr>
            <w:noProof/>
            <w:webHidden/>
          </w:rPr>
          <w:fldChar w:fldCharType="end"/>
        </w:r>
      </w:hyperlink>
    </w:p>
    <w:p w14:paraId="47478B61" w14:textId="77777777" w:rsidR="0056499F" w:rsidRDefault="00144CD1" w:rsidP="0056499F">
      <w:pPr>
        <w:rPr>
          <w:b/>
          <w:sz w:val="28"/>
        </w:rPr>
      </w:pPr>
      <w:r>
        <w:rPr>
          <w:b/>
          <w:sz w:val="28"/>
        </w:rPr>
        <w:fldChar w:fldCharType="end"/>
      </w:r>
    </w:p>
    <w:p w14:paraId="03F5DE8A" w14:textId="0A66FEB2" w:rsidR="00144CD1" w:rsidRDefault="00144CD1">
      <w:pPr>
        <w:rPr>
          <w:b/>
          <w:sz w:val="28"/>
        </w:rPr>
      </w:pPr>
      <w:r>
        <w:rPr>
          <w:b/>
          <w:sz w:val="28"/>
        </w:rPr>
        <w:br w:type="page"/>
      </w:r>
    </w:p>
    <w:p w14:paraId="707F843A" w14:textId="1F0D3A12" w:rsidR="00144CD1" w:rsidRDefault="00144CD1" w:rsidP="00144CD1">
      <w:pPr>
        <w:rPr>
          <w:b/>
          <w:sz w:val="28"/>
        </w:rPr>
      </w:pPr>
      <w:r>
        <w:rPr>
          <w:b/>
          <w:sz w:val="28"/>
        </w:rPr>
        <w:lastRenderedPageBreak/>
        <w:t>Índice de ilustraciones</w:t>
      </w:r>
    </w:p>
    <w:p w14:paraId="7B84A5A9" w14:textId="77777777" w:rsidR="00144CD1" w:rsidRDefault="00144CD1">
      <w:pPr>
        <w:pStyle w:val="Tabladeilustraciones"/>
        <w:tabs>
          <w:tab w:val="right" w:leader="dot" w:pos="8494"/>
        </w:tabs>
        <w:rPr>
          <w:rFonts w:eastAsiaTheme="minorEastAsia"/>
          <w:smallCaps w:val="0"/>
          <w:noProof/>
          <w:sz w:val="22"/>
          <w:szCs w:val="22"/>
          <w:lang w:eastAsia="es-ES"/>
        </w:rPr>
      </w:pPr>
      <w:r>
        <w:rPr>
          <w:b/>
          <w:sz w:val="28"/>
        </w:rPr>
        <w:fldChar w:fldCharType="begin"/>
      </w:r>
      <w:r>
        <w:rPr>
          <w:b/>
          <w:sz w:val="28"/>
        </w:rPr>
        <w:instrText xml:space="preserve"> TOC \h \z \c "Ilustración" </w:instrText>
      </w:r>
      <w:r>
        <w:rPr>
          <w:b/>
          <w:sz w:val="28"/>
        </w:rPr>
        <w:fldChar w:fldCharType="separate"/>
      </w:r>
      <w:hyperlink w:anchor="_Toc441582502" w:history="1">
        <w:r w:rsidRPr="004F087C">
          <w:rPr>
            <w:rStyle w:val="Hipervnculo"/>
            <w:noProof/>
          </w:rPr>
          <w:t>Ilustración 1: Partes involucradas en un LMS</w:t>
        </w:r>
        <w:r>
          <w:rPr>
            <w:noProof/>
            <w:webHidden/>
          </w:rPr>
          <w:tab/>
        </w:r>
        <w:r>
          <w:rPr>
            <w:noProof/>
            <w:webHidden/>
          </w:rPr>
          <w:fldChar w:fldCharType="begin"/>
        </w:r>
        <w:r>
          <w:rPr>
            <w:noProof/>
            <w:webHidden/>
          </w:rPr>
          <w:instrText xml:space="preserve"> PAGEREF _Toc441582502 \h </w:instrText>
        </w:r>
        <w:r>
          <w:rPr>
            <w:noProof/>
            <w:webHidden/>
          </w:rPr>
        </w:r>
        <w:r>
          <w:rPr>
            <w:noProof/>
            <w:webHidden/>
          </w:rPr>
          <w:fldChar w:fldCharType="separate"/>
        </w:r>
        <w:r w:rsidR="00A300DD">
          <w:rPr>
            <w:noProof/>
            <w:webHidden/>
          </w:rPr>
          <w:t>13</w:t>
        </w:r>
        <w:r>
          <w:rPr>
            <w:noProof/>
            <w:webHidden/>
          </w:rPr>
          <w:fldChar w:fldCharType="end"/>
        </w:r>
      </w:hyperlink>
    </w:p>
    <w:p w14:paraId="2AD42FD8" w14:textId="77777777" w:rsidR="00144CD1" w:rsidRDefault="0042650A">
      <w:pPr>
        <w:pStyle w:val="Tabladeilustraciones"/>
        <w:tabs>
          <w:tab w:val="right" w:leader="dot" w:pos="8494"/>
        </w:tabs>
        <w:rPr>
          <w:rFonts w:eastAsiaTheme="minorEastAsia"/>
          <w:smallCaps w:val="0"/>
          <w:noProof/>
          <w:sz w:val="22"/>
          <w:szCs w:val="22"/>
          <w:lang w:eastAsia="es-ES"/>
        </w:rPr>
      </w:pPr>
      <w:hyperlink w:anchor="_Toc441582503" w:history="1">
        <w:r w:rsidR="00144CD1" w:rsidRPr="004F087C">
          <w:rPr>
            <w:rStyle w:val="Hipervnculo"/>
            <w:noProof/>
          </w:rPr>
          <w:t>Ilustración 2: Interacción en Moodle</w:t>
        </w:r>
        <w:r w:rsidR="00144CD1">
          <w:rPr>
            <w:noProof/>
            <w:webHidden/>
          </w:rPr>
          <w:tab/>
        </w:r>
        <w:r w:rsidR="00144CD1">
          <w:rPr>
            <w:noProof/>
            <w:webHidden/>
          </w:rPr>
          <w:fldChar w:fldCharType="begin"/>
        </w:r>
        <w:r w:rsidR="00144CD1">
          <w:rPr>
            <w:noProof/>
            <w:webHidden/>
          </w:rPr>
          <w:instrText xml:space="preserve"> PAGEREF _Toc441582503 \h </w:instrText>
        </w:r>
        <w:r w:rsidR="00144CD1">
          <w:rPr>
            <w:noProof/>
            <w:webHidden/>
          </w:rPr>
        </w:r>
        <w:r w:rsidR="00144CD1">
          <w:rPr>
            <w:noProof/>
            <w:webHidden/>
          </w:rPr>
          <w:fldChar w:fldCharType="separate"/>
        </w:r>
        <w:r w:rsidR="00A300DD">
          <w:rPr>
            <w:noProof/>
            <w:webHidden/>
          </w:rPr>
          <w:t>14</w:t>
        </w:r>
        <w:r w:rsidR="00144CD1">
          <w:rPr>
            <w:noProof/>
            <w:webHidden/>
          </w:rPr>
          <w:fldChar w:fldCharType="end"/>
        </w:r>
      </w:hyperlink>
    </w:p>
    <w:p w14:paraId="293C373B" w14:textId="77777777" w:rsidR="00144CD1" w:rsidRDefault="0042650A">
      <w:pPr>
        <w:pStyle w:val="Tabladeilustraciones"/>
        <w:tabs>
          <w:tab w:val="right" w:leader="dot" w:pos="8494"/>
        </w:tabs>
        <w:rPr>
          <w:rFonts w:eastAsiaTheme="minorEastAsia"/>
          <w:smallCaps w:val="0"/>
          <w:noProof/>
          <w:sz w:val="22"/>
          <w:szCs w:val="22"/>
          <w:lang w:eastAsia="es-ES"/>
        </w:rPr>
      </w:pPr>
      <w:hyperlink w:anchor="_Toc441582504" w:history="1">
        <w:r w:rsidR="00144CD1" w:rsidRPr="004F087C">
          <w:rPr>
            <w:rStyle w:val="Hipervnculo"/>
            <w:noProof/>
          </w:rPr>
          <w:t>Ilustración 3: Tareas del Quality Assurance (QA)</w:t>
        </w:r>
        <w:r w:rsidR="00144CD1">
          <w:rPr>
            <w:noProof/>
            <w:webHidden/>
          </w:rPr>
          <w:tab/>
        </w:r>
        <w:r w:rsidR="00144CD1">
          <w:rPr>
            <w:noProof/>
            <w:webHidden/>
          </w:rPr>
          <w:fldChar w:fldCharType="begin"/>
        </w:r>
        <w:r w:rsidR="00144CD1">
          <w:rPr>
            <w:noProof/>
            <w:webHidden/>
          </w:rPr>
          <w:instrText xml:space="preserve"> PAGEREF _Toc441582504 \h </w:instrText>
        </w:r>
        <w:r w:rsidR="00144CD1">
          <w:rPr>
            <w:noProof/>
            <w:webHidden/>
          </w:rPr>
        </w:r>
        <w:r w:rsidR="00144CD1">
          <w:rPr>
            <w:noProof/>
            <w:webHidden/>
          </w:rPr>
          <w:fldChar w:fldCharType="separate"/>
        </w:r>
        <w:r w:rsidR="00A300DD">
          <w:rPr>
            <w:noProof/>
            <w:webHidden/>
          </w:rPr>
          <w:t>16</w:t>
        </w:r>
        <w:r w:rsidR="00144CD1">
          <w:rPr>
            <w:noProof/>
            <w:webHidden/>
          </w:rPr>
          <w:fldChar w:fldCharType="end"/>
        </w:r>
      </w:hyperlink>
    </w:p>
    <w:p w14:paraId="061F8A09" w14:textId="77777777" w:rsidR="00144CD1" w:rsidRDefault="0042650A">
      <w:pPr>
        <w:pStyle w:val="Tabladeilustraciones"/>
        <w:tabs>
          <w:tab w:val="right" w:leader="dot" w:pos="8494"/>
        </w:tabs>
        <w:rPr>
          <w:rFonts w:eastAsiaTheme="minorEastAsia"/>
          <w:smallCaps w:val="0"/>
          <w:noProof/>
          <w:sz w:val="22"/>
          <w:szCs w:val="22"/>
          <w:lang w:eastAsia="es-ES"/>
        </w:rPr>
      </w:pPr>
      <w:hyperlink w:anchor="_Toc441582505" w:history="1">
        <w:r w:rsidR="00144CD1" w:rsidRPr="004F087C">
          <w:rPr>
            <w:rStyle w:val="Hipervnculo"/>
            <w:noProof/>
          </w:rPr>
          <w:t>Ilustración 4: Ciclo de vida del MVC</w:t>
        </w:r>
        <w:r w:rsidR="00144CD1">
          <w:rPr>
            <w:noProof/>
            <w:webHidden/>
          </w:rPr>
          <w:tab/>
        </w:r>
        <w:r w:rsidR="00144CD1">
          <w:rPr>
            <w:noProof/>
            <w:webHidden/>
          </w:rPr>
          <w:fldChar w:fldCharType="begin"/>
        </w:r>
        <w:r w:rsidR="00144CD1">
          <w:rPr>
            <w:noProof/>
            <w:webHidden/>
          </w:rPr>
          <w:instrText xml:space="preserve"> PAGEREF _Toc441582505 \h </w:instrText>
        </w:r>
        <w:r w:rsidR="00144CD1">
          <w:rPr>
            <w:noProof/>
            <w:webHidden/>
          </w:rPr>
        </w:r>
        <w:r w:rsidR="00144CD1">
          <w:rPr>
            <w:noProof/>
            <w:webHidden/>
          </w:rPr>
          <w:fldChar w:fldCharType="separate"/>
        </w:r>
        <w:r w:rsidR="00A300DD">
          <w:rPr>
            <w:noProof/>
            <w:webHidden/>
          </w:rPr>
          <w:t>19</w:t>
        </w:r>
        <w:r w:rsidR="00144CD1">
          <w:rPr>
            <w:noProof/>
            <w:webHidden/>
          </w:rPr>
          <w:fldChar w:fldCharType="end"/>
        </w:r>
      </w:hyperlink>
    </w:p>
    <w:p w14:paraId="02FF2635" w14:textId="77777777" w:rsidR="00144CD1" w:rsidRDefault="0042650A">
      <w:pPr>
        <w:pStyle w:val="Tabladeilustraciones"/>
        <w:tabs>
          <w:tab w:val="right" w:leader="dot" w:pos="8494"/>
        </w:tabs>
        <w:rPr>
          <w:rFonts w:eastAsiaTheme="minorEastAsia"/>
          <w:smallCaps w:val="0"/>
          <w:noProof/>
          <w:sz w:val="22"/>
          <w:szCs w:val="22"/>
          <w:lang w:eastAsia="es-ES"/>
        </w:rPr>
      </w:pPr>
      <w:hyperlink w:anchor="_Toc441582506" w:history="1">
        <w:r w:rsidR="00144CD1" w:rsidRPr="004F087C">
          <w:rPr>
            <w:rStyle w:val="Hipervnculo"/>
            <w:noProof/>
          </w:rPr>
          <w:t>Ilustración 5: Parámetros de la tarea en UBUVirtual</w:t>
        </w:r>
        <w:r w:rsidR="00144CD1">
          <w:rPr>
            <w:noProof/>
            <w:webHidden/>
          </w:rPr>
          <w:tab/>
        </w:r>
        <w:r w:rsidR="00144CD1">
          <w:rPr>
            <w:noProof/>
            <w:webHidden/>
          </w:rPr>
          <w:fldChar w:fldCharType="begin"/>
        </w:r>
        <w:r w:rsidR="00144CD1">
          <w:rPr>
            <w:noProof/>
            <w:webHidden/>
          </w:rPr>
          <w:instrText xml:space="preserve"> PAGEREF _Toc441582506 \h </w:instrText>
        </w:r>
        <w:r w:rsidR="00144CD1">
          <w:rPr>
            <w:noProof/>
            <w:webHidden/>
          </w:rPr>
        </w:r>
        <w:r w:rsidR="00144CD1">
          <w:rPr>
            <w:noProof/>
            <w:webHidden/>
          </w:rPr>
          <w:fldChar w:fldCharType="separate"/>
        </w:r>
        <w:r w:rsidR="00A300DD">
          <w:rPr>
            <w:noProof/>
            <w:webHidden/>
          </w:rPr>
          <w:t>32</w:t>
        </w:r>
        <w:r w:rsidR="00144CD1">
          <w:rPr>
            <w:noProof/>
            <w:webHidden/>
          </w:rPr>
          <w:fldChar w:fldCharType="end"/>
        </w:r>
      </w:hyperlink>
    </w:p>
    <w:p w14:paraId="116975CE" w14:textId="77777777" w:rsidR="00144CD1" w:rsidRDefault="0042650A">
      <w:pPr>
        <w:pStyle w:val="Tabladeilustraciones"/>
        <w:tabs>
          <w:tab w:val="right" w:leader="dot" w:pos="8494"/>
        </w:tabs>
        <w:rPr>
          <w:rFonts w:eastAsiaTheme="minorEastAsia"/>
          <w:smallCaps w:val="0"/>
          <w:noProof/>
          <w:sz w:val="22"/>
          <w:szCs w:val="22"/>
          <w:lang w:eastAsia="es-ES"/>
        </w:rPr>
      </w:pPr>
      <w:hyperlink w:anchor="_Toc441582507" w:history="1">
        <w:r w:rsidR="00144CD1" w:rsidRPr="004F087C">
          <w:rPr>
            <w:rStyle w:val="Hipervnculo"/>
            <w:noProof/>
          </w:rPr>
          <w:t>Ilustración 6: Parámetros de la tarea en nuestra aplicación</w:t>
        </w:r>
        <w:r w:rsidR="00144CD1">
          <w:rPr>
            <w:noProof/>
            <w:webHidden/>
          </w:rPr>
          <w:tab/>
        </w:r>
        <w:r w:rsidR="00144CD1">
          <w:rPr>
            <w:noProof/>
            <w:webHidden/>
          </w:rPr>
          <w:fldChar w:fldCharType="begin"/>
        </w:r>
        <w:r w:rsidR="00144CD1">
          <w:rPr>
            <w:noProof/>
            <w:webHidden/>
          </w:rPr>
          <w:instrText xml:space="preserve"> PAGEREF _Toc441582507 \h </w:instrText>
        </w:r>
        <w:r w:rsidR="00144CD1">
          <w:rPr>
            <w:noProof/>
            <w:webHidden/>
          </w:rPr>
        </w:r>
        <w:r w:rsidR="00144CD1">
          <w:rPr>
            <w:noProof/>
            <w:webHidden/>
          </w:rPr>
          <w:fldChar w:fldCharType="separate"/>
        </w:r>
        <w:r w:rsidR="00A300DD">
          <w:rPr>
            <w:noProof/>
            <w:webHidden/>
          </w:rPr>
          <w:t>33</w:t>
        </w:r>
        <w:r w:rsidR="00144CD1">
          <w:rPr>
            <w:noProof/>
            <w:webHidden/>
          </w:rPr>
          <w:fldChar w:fldCharType="end"/>
        </w:r>
      </w:hyperlink>
    </w:p>
    <w:p w14:paraId="15D91C4F" w14:textId="77777777" w:rsidR="00144CD1" w:rsidRDefault="0042650A">
      <w:pPr>
        <w:pStyle w:val="Tabladeilustraciones"/>
        <w:tabs>
          <w:tab w:val="right" w:leader="dot" w:pos="8494"/>
        </w:tabs>
        <w:rPr>
          <w:rFonts w:eastAsiaTheme="minorEastAsia"/>
          <w:smallCaps w:val="0"/>
          <w:noProof/>
          <w:sz w:val="22"/>
          <w:szCs w:val="22"/>
          <w:lang w:eastAsia="es-ES"/>
        </w:rPr>
      </w:pPr>
      <w:hyperlink w:anchor="_Toc441582508" w:history="1">
        <w:r w:rsidR="00144CD1" w:rsidRPr="004F087C">
          <w:rPr>
            <w:rStyle w:val="Hipervnculo"/>
            <w:noProof/>
          </w:rPr>
          <w:t>Ilustración 7: Formulario de subida de ficheros en UBUVirtual</w:t>
        </w:r>
        <w:r w:rsidR="00144CD1">
          <w:rPr>
            <w:noProof/>
            <w:webHidden/>
          </w:rPr>
          <w:tab/>
        </w:r>
        <w:r w:rsidR="00144CD1">
          <w:rPr>
            <w:noProof/>
            <w:webHidden/>
          </w:rPr>
          <w:fldChar w:fldCharType="begin"/>
        </w:r>
        <w:r w:rsidR="00144CD1">
          <w:rPr>
            <w:noProof/>
            <w:webHidden/>
          </w:rPr>
          <w:instrText xml:space="preserve"> PAGEREF _Toc441582508 \h </w:instrText>
        </w:r>
        <w:r w:rsidR="00144CD1">
          <w:rPr>
            <w:noProof/>
            <w:webHidden/>
          </w:rPr>
        </w:r>
        <w:r w:rsidR="00144CD1">
          <w:rPr>
            <w:noProof/>
            <w:webHidden/>
          </w:rPr>
          <w:fldChar w:fldCharType="separate"/>
        </w:r>
        <w:r w:rsidR="00A300DD">
          <w:rPr>
            <w:noProof/>
            <w:webHidden/>
          </w:rPr>
          <w:t>33</w:t>
        </w:r>
        <w:r w:rsidR="00144CD1">
          <w:rPr>
            <w:noProof/>
            <w:webHidden/>
          </w:rPr>
          <w:fldChar w:fldCharType="end"/>
        </w:r>
      </w:hyperlink>
    </w:p>
    <w:p w14:paraId="451FBD38" w14:textId="77777777" w:rsidR="00144CD1" w:rsidRDefault="0042650A">
      <w:pPr>
        <w:pStyle w:val="Tabladeilustraciones"/>
        <w:tabs>
          <w:tab w:val="right" w:leader="dot" w:pos="8494"/>
        </w:tabs>
        <w:rPr>
          <w:rFonts w:eastAsiaTheme="minorEastAsia"/>
          <w:smallCaps w:val="0"/>
          <w:noProof/>
          <w:sz w:val="22"/>
          <w:szCs w:val="22"/>
          <w:lang w:eastAsia="es-ES"/>
        </w:rPr>
      </w:pPr>
      <w:hyperlink w:anchor="_Toc441582509" w:history="1">
        <w:r w:rsidR="00144CD1" w:rsidRPr="004F087C">
          <w:rPr>
            <w:rStyle w:val="Hipervnculo"/>
            <w:noProof/>
          </w:rPr>
          <w:t>Ilustración 8: Formulario de subida de ficheros en nuestra aplicación</w:t>
        </w:r>
        <w:r w:rsidR="00144CD1">
          <w:rPr>
            <w:noProof/>
            <w:webHidden/>
          </w:rPr>
          <w:tab/>
        </w:r>
        <w:r w:rsidR="00144CD1">
          <w:rPr>
            <w:noProof/>
            <w:webHidden/>
          </w:rPr>
          <w:fldChar w:fldCharType="begin"/>
        </w:r>
        <w:r w:rsidR="00144CD1">
          <w:rPr>
            <w:noProof/>
            <w:webHidden/>
          </w:rPr>
          <w:instrText xml:space="preserve"> PAGEREF _Toc441582509 \h </w:instrText>
        </w:r>
        <w:r w:rsidR="00144CD1">
          <w:rPr>
            <w:noProof/>
            <w:webHidden/>
          </w:rPr>
        </w:r>
        <w:r w:rsidR="00144CD1">
          <w:rPr>
            <w:noProof/>
            <w:webHidden/>
          </w:rPr>
          <w:fldChar w:fldCharType="separate"/>
        </w:r>
        <w:r w:rsidR="00A300DD">
          <w:rPr>
            <w:noProof/>
            <w:webHidden/>
          </w:rPr>
          <w:t>34</w:t>
        </w:r>
        <w:r w:rsidR="00144CD1">
          <w:rPr>
            <w:noProof/>
            <w:webHidden/>
          </w:rPr>
          <w:fldChar w:fldCharType="end"/>
        </w:r>
      </w:hyperlink>
    </w:p>
    <w:p w14:paraId="6DAAE1DC" w14:textId="77777777" w:rsidR="00144CD1" w:rsidRDefault="0042650A">
      <w:pPr>
        <w:pStyle w:val="Tabladeilustraciones"/>
        <w:tabs>
          <w:tab w:val="right" w:leader="dot" w:pos="8494"/>
        </w:tabs>
        <w:rPr>
          <w:rFonts w:eastAsiaTheme="minorEastAsia"/>
          <w:smallCaps w:val="0"/>
          <w:noProof/>
          <w:sz w:val="22"/>
          <w:szCs w:val="22"/>
          <w:lang w:eastAsia="es-ES"/>
        </w:rPr>
      </w:pPr>
      <w:hyperlink w:anchor="_Toc441582510" w:history="1">
        <w:r w:rsidR="00144CD1" w:rsidRPr="004F087C">
          <w:rPr>
            <w:rStyle w:val="Hipervnculo"/>
            <w:noProof/>
          </w:rPr>
          <w:t>Ilustración 9: Ejes de la calidad de código en SonarQube</w:t>
        </w:r>
        <w:r w:rsidR="00144CD1">
          <w:rPr>
            <w:noProof/>
            <w:webHidden/>
          </w:rPr>
          <w:tab/>
        </w:r>
        <w:r w:rsidR="00144CD1">
          <w:rPr>
            <w:noProof/>
            <w:webHidden/>
          </w:rPr>
          <w:fldChar w:fldCharType="begin"/>
        </w:r>
        <w:r w:rsidR="00144CD1">
          <w:rPr>
            <w:noProof/>
            <w:webHidden/>
          </w:rPr>
          <w:instrText xml:space="preserve"> PAGEREF _Toc441582510 \h </w:instrText>
        </w:r>
        <w:r w:rsidR="00144CD1">
          <w:rPr>
            <w:noProof/>
            <w:webHidden/>
          </w:rPr>
        </w:r>
        <w:r w:rsidR="00144CD1">
          <w:rPr>
            <w:noProof/>
            <w:webHidden/>
          </w:rPr>
          <w:fldChar w:fldCharType="separate"/>
        </w:r>
        <w:r w:rsidR="00A300DD">
          <w:rPr>
            <w:noProof/>
            <w:webHidden/>
          </w:rPr>
          <w:t>35</w:t>
        </w:r>
        <w:r w:rsidR="00144CD1">
          <w:rPr>
            <w:noProof/>
            <w:webHidden/>
          </w:rPr>
          <w:fldChar w:fldCharType="end"/>
        </w:r>
      </w:hyperlink>
    </w:p>
    <w:p w14:paraId="4FA7B0ED" w14:textId="77777777" w:rsidR="00144CD1" w:rsidRDefault="0042650A">
      <w:pPr>
        <w:pStyle w:val="Tabladeilustraciones"/>
        <w:tabs>
          <w:tab w:val="right" w:leader="dot" w:pos="8494"/>
        </w:tabs>
        <w:rPr>
          <w:rFonts w:eastAsiaTheme="minorEastAsia"/>
          <w:smallCaps w:val="0"/>
          <w:noProof/>
          <w:sz w:val="22"/>
          <w:szCs w:val="22"/>
          <w:lang w:eastAsia="es-ES"/>
        </w:rPr>
      </w:pPr>
      <w:hyperlink w:anchor="_Toc441582511" w:history="1">
        <w:r w:rsidR="00144CD1" w:rsidRPr="004F087C">
          <w:rPr>
            <w:rStyle w:val="Hipervnculo"/>
            <w:noProof/>
          </w:rPr>
          <w:t>Ilustración 10: Parámetros de la tarea en VPL</w:t>
        </w:r>
        <w:r w:rsidR="00144CD1">
          <w:rPr>
            <w:noProof/>
            <w:webHidden/>
          </w:rPr>
          <w:tab/>
        </w:r>
        <w:r w:rsidR="00144CD1">
          <w:rPr>
            <w:noProof/>
            <w:webHidden/>
          </w:rPr>
          <w:fldChar w:fldCharType="begin"/>
        </w:r>
        <w:r w:rsidR="00144CD1">
          <w:rPr>
            <w:noProof/>
            <w:webHidden/>
          </w:rPr>
          <w:instrText xml:space="preserve"> PAGEREF _Toc441582511 \h </w:instrText>
        </w:r>
        <w:r w:rsidR="00144CD1">
          <w:rPr>
            <w:noProof/>
            <w:webHidden/>
          </w:rPr>
        </w:r>
        <w:r w:rsidR="00144CD1">
          <w:rPr>
            <w:noProof/>
            <w:webHidden/>
          </w:rPr>
          <w:fldChar w:fldCharType="separate"/>
        </w:r>
        <w:r w:rsidR="00A300DD">
          <w:rPr>
            <w:noProof/>
            <w:webHidden/>
          </w:rPr>
          <w:t>37</w:t>
        </w:r>
        <w:r w:rsidR="00144CD1">
          <w:rPr>
            <w:noProof/>
            <w:webHidden/>
          </w:rPr>
          <w:fldChar w:fldCharType="end"/>
        </w:r>
      </w:hyperlink>
    </w:p>
    <w:p w14:paraId="6F3B659D" w14:textId="77777777" w:rsidR="00144CD1" w:rsidRDefault="0042650A">
      <w:pPr>
        <w:pStyle w:val="Tabladeilustraciones"/>
        <w:tabs>
          <w:tab w:val="right" w:leader="dot" w:pos="8494"/>
        </w:tabs>
        <w:rPr>
          <w:rFonts w:eastAsiaTheme="minorEastAsia"/>
          <w:smallCaps w:val="0"/>
          <w:noProof/>
          <w:sz w:val="22"/>
          <w:szCs w:val="22"/>
          <w:lang w:eastAsia="es-ES"/>
        </w:rPr>
      </w:pPr>
      <w:hyperlink w:anchor="_Toc441582512" w:history="1">
        <w:r w:rsidR="00144CD1" w:rsidRPr="004F087C">
          <w:rPr>
            <w:rStyle w:val="Hipervnculo"/>
            <w:noProof/>
          </w:rPr>
          <w:t>Ilustración 11: Ver parámetros de la tarea en nuestra aplicación</w:t>
        </w:r>
        <w:r w:rsidR="00144CD1">
          <w:rPr>
            <w:noProof/>
            <w:webHidden/>
          </w:rPr>
          <w:tab/>
        </w:r>
        <w:r w:rsidR="00144CD1">
          <w:rPr>
            <w:noProof/>
            <w:webHidden/>
          </w:rPr>
          <w:fldChar w:fldCharType="begin"/>
        </w:r>
        <w:r w:rsidR="00144CD1">
          <w:rPr>
            <w:noProof/>
            <w:webHidden/>
          </w:rPr>
          <w:instrText xml:space="preserve"> PAGEREF _Toc441582512 \h </w:instrText>
        </w:r>
        <w:r w:rsidR="00144CD1">
          <w:rPr>
            <w:noProof/>
            <w:webHidden/>
          </w:rPr>
        </w:r>
        <w:r w:rsidR="00144CD1">
          <w:rPr>
            <w:noProof/>
            <w:webHidden/>
          </w:rPr>
          <w:fldChar w:fldCharType="separate"/>
        </w:r>
        <w:r w:rsidR="00A300DD">
          <w:rPr>
            <w:noProof/>
            <w:webHidden/>
          </w:rPr>
          <w:t>37</w:t>
        </w:r>
        <w:r w:rsidR="00144CD1">
          <w:rPr>
            <w:noProof/>
            <w:webHidden/>
          </w:rPr>
          <w:fldChar w:fldCharType="end"/>
        </w:r>
      </w:hyperlink>
    </w:p>
    <w:p w14:paraId="54B618FE" w14:textId="77777777" w:rsidR="00144CD1" w:rsidRDefault="0042650A">
      <w:pPr>
        <w:pStyle w:val="Tabladeilustraciones"/>
        <w:tabs>
          <w:tab w:val="right" w:leader="dot" w:pos="8494"/>
        </w:tabs>
        <w:rPr>
          <w:rFonts w:eastAsiaTheme="minorEastAsia"/>
          <w:smallCaps w:val="0"/>
          <w:noProof/>
          <w:sz w:val="22"/>
          <w:szCs w:val="22"/>
          <w:lang w:eastAsia="es-ES"/>
        </w:rPr>
      </w:pPr>
      <w:hyperlink w:anchor="_Toc441582513" w:history="1">
        <w:r w:rsidR="00144CD1" w:rsidRPr="004F087C">
          <w:rPr>
            <w:rStyle w:val="Hipervnculo"/>
            <w:noProof/>
          </w:rPr>
          <w:t>Ilustración 12: Parámetros de la tarea en nuestra aplicación</w:t>
        </w:r>
        <w:r w:rsidR="00144CD1">
          <w:rPr>
            <w:noProof/>
            <w:webHidden/>
          </w:rPr>
          <w:tab/>
        </w:r>
        <w:r w:rsidR="00144CD1">
          <w:rPr>
            <w:noProof/>
            <w:webHidden/>
          </w:rPr>
          <w:fldChar w:fldCharType="begin"/>
        </w:r>
        <w:r w:rsidR="00144CD1">
          <w:rPr>
            <w:noProof/>
            <w:webHidden/>
          </w:rPr>
          <w:instrText xml:space="preserve"> PAGEREF _Toc441582513 \h </w:instrText>
        </w:r>
        <w:r w:rsidR="00144CD1">
          <w:rPr>
            <w:noProof/>
            <w:webHidden/>
          </w:rPr>
        </w:r>
        <w:r w:rsidR="00144CD1">
          <w:rPr>
            <w:noProof/>
            <w:webHidden/>
          </w:rPr>
          <w:fldChar w:fldCharType="separate"/>
        </w:r>
        <w:r w:rsidR="00A300DD">
          <w:rPr>
            <w:noProof/>
            <w:webHidden/>
          </w:rPr>
          <w:t>38</w:t>
        </w:r>
        <w:r w:rsidR="00144CD1">
          <w:rPr>
            <w:noProof/>
            <w:webHidden/>
          </w:rPr>
          <w:fldChar w:fldCharType="end"/>
        </w:r>
      </w:hyperlink>
    </w:p>
    <w:p w14:paraId="68E9A3E9" w14:textId="77777777" w:rsidR="00144CD1" w:rsidRDefault="0042650A">
      <w:pPr>
        <w:pStyle w:val="Tabladeilustraciones"/>
        <w:tabs>
          <w:tab w:val="right" w:leader="dot" w:pos="8494"/>
        </w:tabs>
        <w:rPr>
          <w:rFonts w:eastAsiaTheme="minorEastAsia"/>
          <w:smallCaps w:val="0"/>
          <w:noProof/>
          <w:sz w:val="22"/>
          <w:szCs w:val="22"/>
          <w:lang w:eastAsia="es-ES"/>
        </w:rPr>
      </w:pPr>
      <w:hyperlink w:anchor="_Toc441582514" w:history="1">
        <w:r w:rsidR="00144CD1" w:rsidRPr="004F087C">
          <w:rPr>
            <w:rStyle w:val="Hipervnculo"/>
            <w:noProof/>
          </w:rPr>
          <w:t>Ilustración 13: Enunciado de prácticas en nuestra aplicación</w:t>
        </w:r>
        <w:r w:rsidR="00144CD1">
          <w:rPr>
            <w:noProof/>
            <w:webHidden/>
          </w:rPr>
          <w:tab/>
        </w:r>
        <w:r w:rsidR="00144CD1">
          <w:rPr>
            <w:noProof/>
            <w:webHidden/>
          </w:rPr>
          <w:fldChar w:fldCharType="begin"/>
        </w:r>
        <w:r w:rsidR="00144CD1">
          <w:rPr>
            <w:noProof/>
            <w:webHidden/>
          </w:rPr>
          <w:instrText xml:space="preserve"> PAGEREF _Toc441582514 \h </w:instrText>
        </w:r>
        <w:r w:rsidR="00144CD1">
          <w:rPr>
            <w:noProof/>
            <w:webHidden/>
          </w:rPr>
        </w:r>
        <w:r w:rsidR="00144CD1">
          <w:rPr>
            <w:noProof/>
            <w:webHidden/>
          </w:rPr>
          <w:fldChar w:fldCharType="separate"/>
        </w:r>
        <w:r w:rsidR="00A300DD">
          <w:rPr>
            <w:noProof/>
            <w:webHidden/>
          </w:rPr>
          <w:t>38</w:t>
        </w:r>
        <w:r w:rsidR="00144CD1">
          <w:rPr>
            <w:noProof/>
            <w:webHidden/>
          </w:rPr>
          <w:fldChar w:fldCharType="end"/>
        </w:r>
      </w:hyperlink>
    </w:p>
    <w:p w14:paraId="6642011A" w14:textId="77777777" w:rsidR="00144CD1" w:rsidRDefault="0042650A">
      <w:pPr>
        <w:pStyle w:val="Tabladeilustraciones"/>
        <w:tabs>
          <w:tab w:val="right" w:leader="dot" w:pos="8494"/>
        </w:tabs>
        <w:rPr>
          <w:rFonts w:eastAsiaTheme="minorEastAsia"/>
          <w:smallCaps w:val="0"/>
          <w:noProof/>
          <w:sz w:val="22"/>
          <w:szCs w:val="22"/>
          <w:lang w:eastAsia="es-ES"/>
        </w:rPr>
      </w:pPr>
      <w:hyperlink w:anchor="_Toc441582515" w:history="1">
        <w:r w:rsidR="00144CD1" w:rsidRPr="004F087C">
          <w:rPr>
            <w:rStyle w:val="Hipervnculo"/>
            <w:noProof/>
          </w:rPr>
          <w:t>Ilustración 14: Formulario de subida de prácticas en VPL</w:t>
        </w:r>
        <w:r w:rsidR="00144CD1">
          <w:rPr>
            <w:noProof/>
            <w:webHidden/>
          </w:rPr>
          <w:tab/>
        </w:r>
        <w:r w:rsidR="00144CD1">
          <w:rPr>
            <w:noProof/>
            <w:webHidden/>
          </w:rPr>
          <w:fldChar w:fldCharType="begin"/>
        </w:r>
        <w:r w:rsidR="00144CD1">
          <w:rPr>
            <w:noProof/>
            <w:webHidden/>
          </w:rPr>
          <w:instrText xml:space="preserve"> PAGEREF _Toc441582515 \h </w:instrText>
        </w:r>
        <w:r w:rsidR="00144CD1">
          <w:rPr>
            <w:noProof/>
            <w:webHidden/>
          </w:rPr>
        </w:r>
        <w:r w:rsidR="00144CD1">
          <w:rPr>
            <w:noProof/>
            <w:webHidden/>
          </w:rPr>
          <w:fldChar w:fldCharType="separate"/>
        </w:r>
        <w:r w:rsidR="00A300DD">
          <w:rPr>
            <w:noProof/>
            <w:webHidden/>
          </w:rPr>
          <w:t>39</w:t>
        </w:r>
        <w:r w:rsidR="00144CD1">
          <w:rPr>
            <w:noProof/>
            <w:webHidden/>
          </w:rPr>
          <w:fldChar w:fldCharType="end"/>
        </w:r>
      </w:hyperlink>
    </w:p>
    <w:p w14:paraId="0D312C06" w14:textId="77777777" w:rsidR="00144CD1" w:rsidRDefault="0042650A">
      <w:pPr>
        <w:pStyle w:val="Tabladeilustraciones"/>
        <w:tabs>
          <w:tab w:val="right" w:leader="dot" w:pos="8494"/>
        </w:tabs>
        <w:rPr>
          <w:rFonts w:eastAsiaTheme="minorEastAsia"/>
          <w:smallCaps w:val="0"/>
          <w:noProof/>
          <w:sz w:val="22"/>
          <w:szCs w:val="22"/>
          <w:lang w:eastAsia="es-ES"/>
        </w:rPr>
      </w:pPr>
      <w:hyperlink w:anchor="_Toc441582516" w:history="1">
        <w:r w:rsidR="00144CD1" w:rsidRPr="004F087C">
          <w:rPr>
            <w:rStyle w:val="Hipervnculo"/>
            <w:noProof/>
          </w:rPr>
          <w:t>Ilustración 15: Formulario de subida de prácticas en nuestra aplicación</w:t>
        </w:r>
        <w:r w:rsidR="00144CD1">
          <w:rPr>
            <w:noProof/>
            <w:webHidden/>
          </w:rPr>
          <w:tab/>
        </w:r>
        <w:r w:rsidR="00144CD1">
          <w:rPr>
            <w:noProof/>
            <w:webHidden/>
          </w:rPr>
          <w:fldChar w:fldCharType="begin"/>
        </w:r>
        <w:r w:rsidR="00144CD1">
          <w:rPr>
            <w:noProof/>
            <w:webHidden/>
          </w:rPr>
          <w:instrText xml:space="preserve"> PAGEREF _Toc441582516 \h </w:instrText>
        </w:r>
        <w:r w:rsidR="00144CD1">
          <w:rPr>
            <w:noProof/>
            <w:webHidden/>
          </w:rPr>
        </w:r>
        <w:r w:rsidR="00144CD1">
          <w:rPr>
            <w:noProof/>
            <w:webHidden/>
          </w:rPr>
          <w:fldChar w:fldCharType="separate"/>
        </w:r>
        <w:r w:rsidR="00A300DD">
          <w:rPr>
            <w:noProof/>
            <w:webHidden/>
          </w:rPr>
          <w:t>39</w:t>
        </w:r>
        <w:r w:rsidR="00144CD1">
          <w:rPr>
            <w:noProof/>
            <w:webHidden/>
          </w:rPr>
          <w:fldChar w:fldCharType="end"/>
        </w:r>
      </w:hyperlink>
    </w:p>
    <w:p w14:paraId="32729309" w14:textId="77777777" w:rsidR="00144CD1" w:rsidRDefault="0042650A">
      <w:pPr>
        <w:pStyle w:val="Tabladeilustraciones"/>
        <w:tabs>
          <w:tab w:val="right" w:leader="dot" w:pos="8494"/>
        </w:tabs>
        <w:rPr>
          <w:rFonts w:eastAsiaTheme="minorEastAsia"/>
          <w:smallCaps w:val="0"/>
          <w:noProof/>
          <w:sz w:val="22"/>
          <w:szCs w:val="22"/>
          <w:lang w:eastAsia="es-ES"/>
        </w:rPr>
      </w:pPr>
      <w:hyperlink w:anchor="_Toc441582517" w:history="1">
        <w:r w:rsidR="00144CD1" w:rsidRPr="004F087C">
          <w:rPr>
            <w:rStyle w:val="Hipervnculo"/>
            <w:noProof/>
          </w:rPr>
          <w:t>Ilustración 16: Estructura de carpetas</w:t>
        </w:r>
        <w:r w:rsidR="00144CD1">
          <w:rPr>
            <w:noProof/>
            <w:webHidden/>
          </w:rPr>
          <w:tab/>
        </w:r>
        <w:r w:rsidR="00144CD1">
          <w:rPr>
            <w:noProof/>
            <w:webHidden/>
          </w:rPr>
          <w:fldChar w:fldCharType="begin"/>
        </w:r>
        <w:r w:rsidR="00144CD1">
          <w:rPr>
            <w:noProof/>
            <w:webHidden/>
          </w:rPr>
          <w:instrText xml:space="preserve"> PAGEREF _Toc441582517 \h </w:instrText>
        </w:r>
        <w:r w:rsidR="00144CD1">
          <w:rPr>
            <w:noProof/>
            <w:webHidden/>
          </w:rPr>
        </w:r>
        <w:r w:rsidR="00144CD1">
          <w:rPr>
            <w:noProof/>
            <w:webHidden/>
          </w:rPr>
          <w:fldChar w:fldCharType="separate"/>
        </w:r>
        <w:r w:rsidR="00A300DD">
          <w:rPr>
            <w:noProof/>
            <w:webHidden/>
          </w:rPr>
          <w:t>42</w:t>
        </w:r>
        <w:r w:rsidR="00144CD1">
          <w:rPr>
            <w:noProof/>
            <w:webHidden/>
          </w:rPr>
          <w:fldChar w:fldCharType="end"/>
        </w:r>
      </w:hyperlink>
    </w:p>
    <w:p w14:paraId="2C45ACBC" w14:textId="77777777" w:rsidR="00144CD1" w:rsidRDefault="00144CD1" w:rsidP="0056499F">
      <w:pPr>
        <w:rPr>
          <w:b/>
          <w:sz w:val="28"/>
        </w:rPr>
      </w:pPr>
      <w:r>
        <w:rPr>
          <w:b/>
          <w:sz w:val="28"/>
        </w:rPr>
        <w:fldChar w:fldCharType="end"/>
      </w:r>
    </w:p>
    <w:p w14:paraId="40C8DA62" w14:textId="77777777" w:rsidR="0056499F" w:rsidRDefault="0056499F">
      <w:pPr>
        <w:rPr>
          <w:b/>
          <w:sz w:val="28"/>
        </w:rPr>
      </w:pPr>
      <w:r>
        <w:rPr>
          <w:b/>
          <w:sz w:val="28"/>
        </w:rPr>
        <w:br w:type="page"/>
      </w:r>
    </w:p>
    <w:p w14:paraId="4D73244E" w14:textId="10950AB7" w:rsidR="00161B4F" w:rsidRDefault="00161B4F" w:rsidP="00161B4F">
      <w:r w:rsidRPr="003D7F26">
        <w:rPr>
          <w:b/>
          <w:sz w:val="28"/>
        </w:rPr>
        <w:lastRenderedPageBreak/>
        <w:t>Resumen</w:t>
      </w:r>
    </w:p>
    <w:p w14:paraId="55449DE0" w14:textId="77777777" w:rsidR="00161B4F" w:rsidRDefault="00161B4F" w:rsidP="00A31077">
      <w:pPr>
        <w:jc w:val="both"/>
      </w:pPr>
      <w:commentRangeStart w:id="1"/>
      <w:r>
        <w:t xml:space="preserve">Hoy en día, la enseñanza está adquiriendo mayor importancia dentro del desarrollo de nuevas herramientas. </w:t>
      </w:r>
      <w:commentRangeEnd w:id="1"/>
      <w:r w:rsidR="00CB6313">
        <w:rPr>
          <w:rStyle w:val="Refdecomentario"/>
        </w:rPr>
        <w:commentReference w:id="1"/>
      </w:r>
    </w:p>
    <w:p w14:paraId="44697689" w14:textId="77777777" w:rsidR="00161B4F" w:rsidRDefault="00161B4F" w:rsidP="00A31077">
      <w:pPr>
        <w:jc w:val="both"/>
      </w:pPr>
      <w:r>
        <w:t>La aplicación de Autocorrección de Prácticas en Java ha sido desarrollada con el objetivo de crear una aplicación web que pueda ser usada dentro de un entorno educativo, en la que tanto profesores como alumnos puedan obtener un beneficio al usarla.</w:t>
      </w:r>
    </w:p>
    <w:p w14:paraId="1CF54FA5" w14:textId="77777777" w:rsidR="00161B4F" w:rsidRDefault="00161B4F" w:rsidP="00A31077">
      <w:pPr>
        <w:jc w:val="both"/>
      </w:pPr>
      <w:r>
        <w:t xml:space="preserve">Por un lado, los alumnos podrán subir sus prácticas realizadas en lenguaje Java para obtener los resultados tras el proceso de corrección de la </w:t>
      </w:r>
      <w:commentRangeStart w:id="2"/>
      <w:r>
        <w:t>misma</w:t>
      </w:r>
      <w:commentRangeEnd w:id="2"/>
      <w:r w:rsidR="00CB6313">
        <w:rPr>
          <w:rStyle w:val="Refdecomentario"/>
        </w:rPr>
        <w:commentReference w:id="2"/>
      </w:r>
      <w:r>
        <w:t>.</w:t>
      </w:r>
    </w:p>
    <w:p w14:paraId="09FD39AC" w14:textId="4A9B846B" w:rsidR="00161B4F" w:rsidRDefault="00161B4F" w:rsidP="00A31077">
      <w:pPr>
        <w:jc w:val="both"/>
      </w:pPr>
      <w:r>
        <w:t xml:space="preserve">Por otro lado, los profesores podrán </w:t>
      </w:r>
      <w:ins w:id="3" w:author="Bruno Baruque" w:date="2016-01-30T21:17:00Z">
        <w:r w:rsidR="00CB6313">
          <w:t xml:space="preserve">subir los test que van a aplicarse a las prácticas y </w:t>
        </w:r>
      </w:ins>
      <w:r>
        <w:t xml:space="preserve">realizar un seguimiento </w:t>
      </w:r>
      <w:del w:id="4" w:author="Bruno Baruque" w:date="2016-01-30T21:17:00Z">
        <w:r w:rsidDel="00CB6313">
          <w:delText>de las prácticas subidas por los alumnos</w:delText>
        </w:r>
      </w:del>
      <w:ins w:id="5" w:author="Bruno Baruque" w:date="2016-01-30T21:17:00Z">
        <w:r w:rsidR="00CB6313">
          <w:t>general del avance de la solución de las mismas por parte de la clase</w:t>
        </w:r>
      </w:ins>
      <w:r>
        <w:t xml:space="preserve">, así como </w:t>
      </w:r>
      <w:del w:id="6" w:author="Bruno Baruque" w:date="2016-01-30T21:17:00Z">
        <w:r w:rsidDel="00CB6313">
          <w:delText xml:space="preserve">subir los test que van a aplicarse a las prácticas </w:delText>
        </w:r>
      </w:del>
      <w:r>
        <w:t xml:space="preserve">y comprobar si existen plagios entre </w:t>
      </w:r>
      <w:commentRangeStart w:id="7"/>
      <w:r>
        <w:t>prácticas</w:t>
      </w:r>
      <w:commentRangeEnd w:id="7"/>
      <w:r w:rsidR="00CB6313">
        <w:rPr>
          <w:rStyle w:val="Refdecomentario"/>
        </w:rPr>
        <w:commentReference w:id="7"/>
      </w:r>
      <w:r>
        <w:t>.</w:t>
      </w:r>
    </w:p>
    <w:p w14:paraId="4B33E625" w14:textId="77777777" w:rsidR="00CB6313" w:rsidRDefault="00CB6313" w:rsidP="00A31077">
      <w:pPr>
        <w:jc w:val="both"/>
        <w:rPr>
          <w:ins w:id="8" w:author="Bruno Baruque" w:date="2016-01-30T21:18:00Z"/>
        </w:rPr>
      </w:pPr>
    </w:p>
    <w:p w14:paraId="0008650B" w14:textId="248C7BD3" w:rsidR="00161B4F" w:rsidRDefault="00161B4F" w:rsidP="00A31077">
      <w:pPr>
        <w:jc w:val="both"/>
      </w:pPr>
      <w:r>
        <w:t xml:space="preserve">La gran variedad de dispositivos con pantallas de diferentes tamaños presentes en el mercado, hacen que la aplicación de Autocorrección de Prácticas en Java haya sido desarrollada con la idea de ofrecer la máxima compatibilidad, es por ello por lo que se ha empleado el diseño </w:t>
      </w:r>
      <w:proofErr w:type="spellStart"/>
      <w:r w:rsidRPr="00C0164D">
        <w:rPr>
          <w:i/>
        </w:rPr>
        <w:t>responsive</w:t>
      </w:r>
      <w:proofErr w:type="spellEnd"/>
      <w:r w:rsidRPr="00C0164D">
        <w:rPr>
          <w:i/>
        </w:rPr>
        <w:t xml:space="preserve"> </w:t>
      </w:r>
      <w:proofErr w:type="spellStart"/>
      <w:r w:rsidRPr="00C0164D">
        <w:rPr>
          <w:i/>
        </w:rPr>
        <w:t>design</w:t>
      </w:r>
      <w:proofErr w:type="spellEnd"/>
      <w:r>
        <w:t>.</w:t>
      </w:r>
    </w:p>
    <w:p w14:paraId="693E4CBA" w14:textId="77777777" w:rsidR="009748BB" w:rsidRDefault="009748BB" w:rsidP="00161B4F"/>
    <w:p w14:paraId="5D190A05" w14:textId="77777777" w:rsidR="00161B4F" w:rsidRDefault="00161B4F" w:rsidP="00161B4F">
      <w:pPr>
        <w:rPr>
          <w:b/>
          <w:sz w:val="28"/>
        </w:rPr>
      </w:pPr>
      <w:r>
        <w:rPr>
          <w:b/>
          <w:sz w:val="28"/>
        </w:rPr>
        <w:t>Palabras clave</w:t>
      </w:r>
    </w:p>
    <w:p w14:paraId="24A25669" w14:textId="5DA1A0C6" w:rsidR="00161B4F" w:rsidRDefault="00161B4F"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Prácticas, </w:t>
      </w:r>
      <w:proofErr w:type="spellStart"/>
      <w:r w:rsidRPr="00751C8A">
        <w:rPr>
          <w:i/>
        </w:rPr>
        <w:t>Plugins</w:t>
      </w:r>
      <w:proofErr w:type="spellEnd"/>
      <w:r w:rsidRPr="00751C8A">
        <w:rPr>
          <w:i/>
        </w:rPr>
        <w:t>,</w:t>
      </w:r>
      <w:r w:rsidR="009748BB">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16127389" w14:textId="77777777" w:rsidR="009748BB" w:rsidRDefault="009748BB" w:rsidP="00161B4F">
      <w:pPr>
        <w:rPr>
          <w:i/>
        </w:rPr>
      </w:pPr>
    </w:p>
    <w:p w14:paraId="16A3E02A" w14:textId="27DB7AC2" w:rsidR="009748BB" w:rsidRPr="00751C8A" w:rsidRDefault="009748BB" w:rsidP="00161B4F">
      <w:pPr>
        <w:rPr>
          <w:i/>
        </w:rPr>
      </w:pPr>
      <w:r>
        <w:rPr>
          <w:i/>
        </w:rPr>
        <w:br w:type="page"/>
      </w:r>
    </w:p>
    <w:p w14:paraId="02D9AD2D" w14:textId="77777777" w:rsidR="00161B4F" w:rsidRDefault="00161B4F" w:rsidP="00161B4F">
      <w:pPr>
        <w:rPr>
          <w:b/>
        </w:rPr>
      </w:pPr>
      <w:commentRangeStart w:id="9"/>
      <w:proofErr w:type="spellStart"/>
      <w:r>
        <w:rPr>
          <w:b/>
          <w:sz w:val="28"/>
        </w:rPr>
        <w:lastRenderedPageBreak/>
        <w:t>Abstract</w:t>
      </w:r>
      <w:commentRangeEnd w:id="9"/>
      <w:proofErr w:type="spellEnd"/>
      <w:r w:rsidR="0042650A">
        <w:rPr>
          <w:rStyle w:val="Refdecomentario"/>
        </w:rPr>
        <w:commentReference w:id="9"/>
      </w:r>
    </w:p>
    <w:p w14:paraId="73D53F35" w14:textId="77777777" w:rsidR="00161B4F" w:rsidRDefault="00161B4F" w:rsidP="00A31077">
      <w:pPr>
        <w:jc w:val="both"/>
      </w:pPr>
      <w:proofErr w:type="spellStart"/>
      <w:r>
        <w:t>Today</w:t>
      </w:r>
      <w:proofErr w:type="spellEnd"/>
      <w:r>
        <w:t xml:space="preserve">, </w:t>
      </w:r>
      <w:proofErr w:type="spellStart"/>
      <w:r>
        <w:t>education</w:t>
      </w:r>
      <w:proofErr w:type="spellEnd"/>
      <w:r>
        <w:t xml:space="preserve"> </w:t>
      </w:r>
      <w:proofErr w:type="spellStart"/>
      <w:r>
        <w:t>is</w:t>
      </w:r>
      <w:proofErr w:type="spellEnd"/>
      <w:r>
        <w:t xml:space="preserve"> </w:t>
      </w:r>
      <w:proofErr w:type="spellStart"/>
      <w:r>
        <w:t>gaining</w:t>
      </w:r>
      <w:proofErr w:type="spellEnd"/>
      <w:r>
        <w:t xml:space="preserve"> </w:t>
      </w:r>
      <w:proofErr w:type="spellStart"/>
      <w:r>
        <w:t>importance</w:t>
      </w:r>
      <w:proofErr w:type="spellEnd"/>
      <w:r>
        <w:t xml:space="preserve"> in </w:t>
      </w:r>
      <w:proofErr w:type="spellStart"/>
      <w:r>
        <w:t>the</w:t>
      </w:r>
      <w:proofErr w:type="spellEnd"/>
      <w:r>
        <w:t xml:space="preserve"> new </w:t>
      </w:r>
      <w:proofErr w:type="spellStart"/>
      <w:r>
        <w:t>tools</w:t>
      </w:r>
      <w:proofErr w:type="spellEnd"/>
      <w:r>
        <w:t xml:space="preserve"> </w:t>
      </w:r>
      <w:proofErr w:type="spellStart"/>
      <w:r>
        <w:t>development</w:t>
      </w:r>
      <w:proofErr w:type="spellEnd"/>
      <w:r>
        <w:t xml:space="preserve">. </w:t>
      </w:r>
    </w:p>
    <w:p w14:paraId="56E6C65F" w14:textId="77777777" w:rsidR="00161B4F" w:rsidRDefault="00161B4F" w:rsidP="00A31077">
      <w:pPr>
        <w:jc w:val="both"/>
      </w:pP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of </w:t>
      </w:r>
      <w:proofErr w:type="spellStart"/>
      <w:r>
        <w:t>creating</w:t>
      </w:r>
      <w:proofErr w:type="spellEnd"/>
      <w:r>
        <w:t xml:space="preserve"> a web </w:t>
      </w:r>
      <w:proofErr w:type="spellStart"/>
      <w:r>
        <w:t>application</w:t>
      </w:r>
      <w:proofErr w:type="spellEnd"/>
      <w:r>
        <w:t xml:space="preserve"> </w:t>
      </w:r>
      <w:proofErr w:type="spellStart"/>
      <w:r>
        <w:t>that</w:t>
      </w:r>
      <w:proofErr w:type="spellEnd"/>
      <w:r>
        <w:t xml:space="preserve"> can be </w:t>
      </w:r>
      <w:proofErr w:type="spellStart"/>
      <w:r>
        <w:t>used</w:t>
      </w:r>
      <w:proofErr w:type="spellEnd"/>
      <w:r>
        <w:t xml:space="preserve"> </w:t>
      </w:r>
      <w:proofErr w:type="spellStart"/>
      <w:r>
        <w:t>within</w:t>
      </w:r>
      <w:proofErr w:type="spellEnd"/>
      <w:r>
        <w:t xml:space="preserve"> </w:t>
      </w:r>
      <w:proofErr w:type="spellStart"/>
      <w:r>
        <w:t>an</w:t>
      </w:r>
      <w:proofErr w:type="spellEnd"/>
      <w:r>
        <w:t xml:space="preserve"> </w:t>
      </w:r>
      <w:proofErr w:type="spellStart"/>
      <w:r>
        <w:t>educational</w:t>
      </w:r>
      <w:proofErr w:type="spellEnd"/>
      <w:r>
        <w:t xml:space="preserve"> </w:t>
      </w:r>
      <w:proofErr w:type="spellStart"/>
      <w:r>
        <w:t>enviorment</w:t>
      </w:r>
      <w:proofErr w:type="spellEnd"/>
      <w:r>
        <w:t xml:space="preserve"> in </w:t>
      </w:r>
      <w:proofErr w:type="spellStart"/>
      <w:r>
        <w:t>which</w:t>
      </w:r>
      <w:proofErr w:type="spellEnd"/>
      <w:r>
        <w:t xml:space="preserve"> </w:t>
      </w:r>
      <w:proofErr w:type="spellStart"/>
      <w:r>
        <w:t>teachers</w:t>
      </w:r>
      <w:proofErr w:type="spellEnd"/>
      <w:r>
        <w:t xml:space="preserve"> and </w:t>
      </w:r>
      <w:proofErr w:type="spellStart"/>
      <w:r>
        <w:t>students</w:t>
      </w:r>
      <w:proofErr w:type="spellEnd"/>
      <w:r>
        <w:t xml:space="preserve"> can </w:t>
      </w:r>
      <w:proofErr w:type="spellStart"/>
      <w:r>
        <w:t>make</w:t>
      </w:r>
      <w:proofErr w:type="spellEnd"/>
      <w:r>
        <w:t xml:space="preserve"> </w:t>
      </w:r>
      <w:proofErr w:type="spellStart"/>
      <w:r>
        <w:t>profit</w:t>
      </w:r>
      <w:proofErr w:type="spellEnd"/>
      <w:r>
        <w:t xml:space="preserve"> </w:t>
      </w:r>
      <w:proofErr w:type="spellStart"/>
      <w:r>
        <w:t>by</w:t>
      </w:r>
      <w:proofErr w:type="spellEnd"/>
      <w:r>
        <w:t xml:space="preserve"> </w:t>
      </w:r>
      <w:proofErr w:type="spellStart"/>
      <w:r>
        <w:t>using</w:t>
      </w:r>
      <w:proofErr w:type="spellEnd"/>
      <w:r>
        <w:t xml:space="preserve"> </w:t>
      </w:r>
      <w:proofErr w:type="spellStart"/>
      <w:r>
        <w:t>it</w:t>
      </w:r>
      <w:proofErr w:type="spellEnd"/>
      <w:r>
        <w:t>.</w:t>
      </w:r>
    </w:p>
    <w:p w14:paraId="6E550D7D" w14:textId="77777777"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one</w:t>
      </w:r>
      <w:proofErr w:type="spellEnd"/>
      <w:r>
        <w:t xml:space="preserve"> </w:t>
      </w:r>
      <w:proofErr w:type="spellStart"/>
      <w:r>
        <w:t>hand</w:t>
      </w:r>
      <w:proofErr w:type="spellEnd"/>
      <w:r>
        <w:t xml:space="preserve">, </w:t>
      </w:r>
      <w:proofErr w:type="spellStart"/>
      <w:r>
        <w:t>students</w:t>
      </w:r>
      <w:proofErr w:type="spellEnd"/>
      <w:r>
        <w:t xml:space="preserve"> can </w:t>
      </w:r>
      <w:proofErr w:type="spellStart"/>
      <w:r>
        <w:t>upload</w:t>
      </w:r>
      <w:proofErr w:type="spellEnd"/>
      <w:r>
        <w:t xml:space="preserve"> </w:t>
      </w:r>
      <w:proofErr w:type="spellStart"/>
      <w:r>
        <w:t>their</w:t>
      </w:r>
      <w:proofErr w:type="spellEnd"/>
      <w:r>
        <w:t xml:space="preserve"> </w:t>
      </w:r>
      <w:proofErr w:type="spellStart"/>
      <w:r>
        <w:t>practices</w:t>
      </w:r>
      <w:proofErr w:type="spellEnd"/>
      <w:r>
        <w:t xml:space="preserve"> </w:t>
      </w:r>
      <w:proofErr w:type="spellStart"/>
      <w:r>
        <w:t>developed</w:t>
      </w:r>
      <w:proofErr w:type="spellEnd"/>
      <w:r>
        <w:t xml:space="preserve"> in Java </w:t>
      </w:r>
      <w:proofErr w:type="spellStart"/>
      <w:r>
        <w:t>language</w:t>
      </w:r>
      <w:proofErr w:type="spellEnd"/>
      <w:r>
        <w:t xml:space="preserve"> to </w:t>
      </w:r>
      <w:proofErr w:type="spellStart"/>
      <w:r>
        <w:t>get</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after</w:t>
      </w:r>
      <w:proofErr w:type="spellEnd"/>
      <w:r>
        <w:t xml:space="preserve"> </w:t>
      </w:r>
      <w:proofErr w:type="spellStart"/>
      <w:r>
        <w:t>correction</w:t>
      </w:r>
      <w:proofErr w:type="spellEnd"/>
      <w:r>
        <w:t xml:space="preserve"> </w:t>
      </w:r>
      <w:proofErr w:type="spellStart"/>
      <w:r>
        <w:t>process</w:t>
      </w:r>
      <w:proofErr w:type="spellEnd"/>
      <w:r>
        <w:t xml:space="preserve"> of </w:t>
      </w:r>
      <w:proofErr w:type="spellStart"/>
      <w:r>
        <w:t>the</w:t>
      </w:r>
      <w:proofErr w:type="spellEnd"/>
      <w:r>
        <w:t xml:space="preserve"> </w:t>
      </w:r>
      <w:proofErr w:type="spellStart"/>
      <w:r>
        <w:t>same</w:t>
      </w:r>
      <w:proofErr w:type="spellEnd"/>
      <w:r>
        <w:t>.</w:t>
      </w:r>
    </w:p>
    <w:p w14:paraId="4FF37297" w14:textId="77777777"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teachers</w:t>
      </w:r>
      <w:proofErr w:type="spellEnd"/>
      <w:r>
        <w:t xml:space="preserve"> can </w:t>
      </w:r>
      <w:proofErr w:type="spellStart"/>
      <w:r>
        <w:t>track</w:t>
      </w:r>
      <w:proofErr w:type="spellEnd"/>
      <w:r>
        <w:t xml:space="preserve"> </w:t>
      </w:r>
      <w:proofErr w:type="spellStart"/>
      <w:r>
        <w:t>practices</w:t>
      </w:r>
      <w:proofErr w:type="spellEnd"/>
      <w:r>
        <w:t xml:space="preserve"> </w:t>
      </w:r>
      <w:proofErr w:type="spellStart"/>
      <w:r>
        <w:t>upload</w:t>
      </w:r>
      <w:proofErr w:type="spellEnd"/>
      <w:r>
        <w:t xml:space="preserve"> </w:t>
      </w:r>
      <w:proofErr w:type="spellStart"/>
      <w:r>
        <w:t>by</w:t>
      </w:r>
      <w:proofErr w:type="spellEnd"/>
      <w:r>
        <w:t xml:space="preserve"> </w:t>
      </w:r>
      <w:proofErr w:type="spellStart"/>
      <w:r>
        <w:t>students</w:t>
      </w:r>
      <w:proofErr w:type="spellEnd"/>
      <w:r>
        <w:t xml:space="preserve"> as </w:t>
      </w:r>
      <w:proofErr w:type="spellStart"/>
      <w:r>
        <w:t>well</w:t>
      </w:r>
      <w:proofErr w:type="spellEnd"/>
      <w:r>
        <w:t xml:space="preserve"> as </w:t>
      </w:r>
      <w:proofErr w:type="spellStart"/>
      <w:r>
        <w:t>upload</w:t>
      </w:r>
      <w:proofErr w:type="spellEnd"/>
      <w:r>
        <w:t xml:space="preserve"> test to be </w:t>
      </w:r>
      <w:proofErr w:type="spellStart"/>
      <w:r>
        <w:t>applied</w:t>
      </w:r>
      <w:proofErr w:type="spellEnd"/>
      <w:r>
        <w:t xml:space="preserve"> to </w:t>
      </w:r>
      <w:proofErr w:type="spellStart"/>
      <w:r>
        <w:t>practices</w:t>
      </w:r>
      <w:proofErr w:type="spellEnd"/>
      <w:r>
        <w:t xml:space="preserve"> and </w:t>
      </w:r>
      <w:proofErr w:type="spellStart"/>
      <w:r>
        <w:t>check</w:t>
      </w:r>
      <w:proofErr w:type="spellEnd"/>
      <w:r>
        <w:t xml:space="preserve"> </w:t>
      </w:r>
      <w:proofErr w:type="spellStart"/>
      <w:r>
        <w:t>for</w:t>
      </w:r>
      <w:proofErr w:type="spellEnd"/>
      <w:r>
        <w:t xml:space="preserve"> </w:t>
      </w:r>
      <w:proofErr w:type="spellStart"/>
      <w:r>
        <w:t>plagiarism</w:t>
      </w:r>
      <w:proofErr w:type="spellEnd"/>
      <w:r>
        <w:t xml:space="preserve"> </w:t>
      </w:r>
      <w:proofErr w:type="spellStart"/>
      <w:r>
        <w:t>between</w:t>
      </w:r>
      <w:proofErr w:type="spellEnd"/>
      <w:r>
        <w:t xml:space="preserve"> </w:t>
      </w:r>
      <w:proofErr w:type="spellStart"/>
      <w:r>
        <w:t>practices</w:t>
      </w:r>
      <w:proofErr w:type="spellEnd"/>
      <w:r>
        <w:t>.</w:t>
      </w:r>
    </w:p>
    <w:p w14:paraId="497FE033" w14:textId="77777777" w:rsidR="00161B4F" w:rsidRDefault="00161B4F" w:rsidP="00A31077">
      <w:pPr>
        <w:jc w:val="both"/>
      </w:pPr>
      <w:proofErr w:type="spellStart"/>
      <w:r>
        <w:t>The</w:t>
      </w:r>
      <w:proofErr w:type="spellEnd"/>
      <w:r>
        <w:t xml:space="preserve"> </w:t>
      </w:r>
      <w:proofErr w:type="spellStart"/>
      <w:r>
        <w:t>variety</w:t>
      </w:r>
      <w:proofErr w:type="spellEnd"/>
      <w:r>
        <w:t xml:space="preserve"> of </w:t>
      </w:r>
      <w:proofErr w:type="spellStart"/>
      <w:r>
        <w:t>devices</w:t>
      </w:r>
      <w:proofErr w:type="spellEnd"/>
      <w:r>
        <w:t xml:space="preserve"> </w:t>
      </w:r>
      <w:proofErr w:type="spellStart"/>
      <w:r>
        <w:t>with</w:t>
      </w:r>
      <w:proofErr w:type="spellEnd"/>
      <w:r>
        <w:t xml:space="preserve"> </w:t>
      </w:r>
      <w:proofErr w:type="spellStart"/>
      <w:r>
        <w:t>different</w:t>
      </w:r>
      <w:proofErr w:type="spellEnd"/>
      <w:r>
        <w:t xml:space="preserve"> </w:t>
      </w:r>
      <w:proofErr w:type="spellStart"/>
      <w:r>
        <w:t>screen</w:t>
      </w:r>
      <w:proofErr w:type="spellEnd"/>
      <w:r>
        <w:t xml:space="preserve"> </w:t>
      </w:r>
      <w:proofErr w:type="spellStart"/>
      <w:r>
        <w:t>sizes</w:t>
      </w:r>
      <w:proofErr w:type="spellEnd"/>
      <w:r>
        <w:t xml:space="preserve"> </w:t>
      </w:r>
      <w:proofErr w:type="spellStart"/>
      <w:r>
        <w:t>on</w:t>
      </w:r>
      <w:proofErr w:type="spellEnd"/>
      <w:r>
        <w:t xml:space="preserve"> </w:t>
      </w:r>
      <w:proofErr w:type="spellStart"/>
      <w:r>
        <w:t>the</w:t>
      </w:r>
      <w:proofErr w:type="spellEnd"/>
      <w:r>
        <w:t xml:space="preserve"> </w:t>
      </w:r>
      <w:proofErr w:type="spellStart"/>
      <w:r>
        <w:t>market</w:t>
      </w:r>
      <w:proofErr w:type="spellEnd"/>
      <w:r>
        <w:t xml:space="preserve">, </w:t>
      </w:r>
      <w:proofErr w:type="spellStart"/>
      <w:r>
        <w:t>make</w:t>
      </w:r>
      <w:proofErr w:type="spellEnd"/>
      <w:r>
        <w:t xml:space="preserve"> </w:t>
      </w: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idea of </w:t>
      </w:r>
      <w:proofErr w:type="spellStart"/>
      <w:r>
        <w:t>offering</w:t>
      </w:r>
      <w:proofErr w:type="spellEnd"/>
      <w:r>
        <w:t xml:space="preserve"> </w:t>
      </w:r>
      <w:proofErr w:type="spellStart"/>
      <w:r>
        <w:t>the</w:t>
      </w:r>
      <w:proofErr w:type="spellEnd"/>
      <w:r>
        <w:t xml:space="preserve"> máximum </w:t>
      </w:r>
      <w:proofErr w:type="spellStart"/>
      <w:r>
        <w:t>compatibility</w:t>
      </w:r>
      <w:proofErr w:type="spellEnd"/>
      <w:r>
        <w:t xml:space="preserve">, </w:t>
      </w:r>
      <w:proofErr w:type="spellStart"/>
      <w:r>
        <w:t>it</w:t>
      </w:r>
      <w:proofErr w:type="spellEnd"/>
      <w:r>
        <w:t xml:space="preserve"> </w:t>
      </w:r>
      <w:proofErr w:type="spellStart"/>
      <w:r>
        <w:t>is</w:t>
      </w:r>
      <w:proofErr w:type="spellEnd"/>
      <w:r>
        <w:t xml:space="preserve"> </w:t>
      </w:r>
      <w:proofErr w:type="spellStart"/>
      <w:r>
        <w:t>for</w:t>
      </w:r>
      <w:proofErr w:type="spellEnd"/>
      <w:r>
        <w:t xml:space="preserve"> </w:t>
      </w:r>
      <w:proofErr w:type="spellStart"/>
      <w:r>
        <w:t>this</w:t>
      </w:r>
      <w:proofErr w:type="spellEnd"/>
      <w:r>
        <w:t xml:space="preserve"> </w:t>
      </w:r>
      <w:proofErr w:type="spellStart"/>
      <w:r>
        <w:t>reason</w:t>
      </w:r>
      <w:proofErr w:type="spellEnd"/>
      <w:r>
        <w:t xml:space="preserve"> </w:t>
      </w:r>
      <w:proofErr w:type="spellStart"/>
      <w:r>
        <w:t>that</w:t>
      </w:r>
      <w:proofErr w:type="spellEnd"/>
      <w:r>
        <w:t xml:space="preserve"> </w:t>
      </w:r>
      <w:proofErr w:type="spellStart"/>
      <w:r>
        <w:t>it</w:t>
      </w:r>
      <w:proofErr w:type="spellEnd"/>
      <w:r>
        <w:t xml:space="preserve"> has </w:t>
      </w:r>
      <w:proofErr w:type="spellStart"/>
      <w:r>
        <w:t>been</w:t>
      </w:r>
      <w:proofErr w:type="spellEnd"/>
      <w:r>
        <w:t xml:space="preserve"> </w:t>
      </w:r>
      <w:proofErr w:type="spellStart"/>
      <w:r>
        <w:t>used</w:t>
      </w:r>
      <w:proofErr w:type="spellEnd"/>
      <w:r>
        <w:t xml:space="preserve"> </w:t>
      </w:r>
      <w:proofErr w:type="spellStart"/>
      <w:r>
        <w:t>responsive</w:t>
      </w:r>
      <w:proofErr w:type="spellEnd"/>
      <w:r>
        <w:t xml:space="preserve"> </w:t>
      </w:r>
      <w:proofErr w:type="spellStart"/>
      <w:r>
        <w:t>design</w:t>
      </w:r>
      <w:proofErr w:type="spellEnd"/>
      <w:r>
        <w:t>.</w:t>
      </w:r>
    </w:p>
    <w:p w14:paraId="4232780F" w14:textId="77777777" w:rsidR="009748BB" w:rsidRDefault="009748BB" w:rsidP="00A31077">
      <w:pPr>
        <w:jc w:val="both"/>
      </w:pPr>
    </w:p>
    <w:p w14:paraId="74119811" w14:textId="5930821D" w:rsidR="009748BB" w:rsidRDefault="009748BB" w:rsidP="009748BB">
      <w:pPr>
        <w:rPr>
          <w:b/>
          <w:sz w:val="28"/>
        </w:rPr>
      </w:pPr>
      <w:proofErr w:type="spellStart"/>
      <w:r>
        <w:rPr>
          <w:b/>
          <w:sz w:val="28"/>
        </w:rPr>
        <w:t>Keywords</w:t>
      </w:r>
      <w:proofErr w:type="spellEnd"/>
    </w:p>
    <w:p w14:paraId="6203B10B" w14:textId="1CA1B25C" w:rsidR="009748BB" w:rsidRDefault="009748BB"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w:t>
      </w:r>
      <w:proofErr w:type="spellStart"/>
      <w:r>
        <w:rPr>
          <w:i/>
        </w:rPr>
        <w:t>Practices</w:t>
      </w:r>
      <w:proofErr w:type="spellEnd"/>
      <w:r w:rsidRPr="00751C8A">
        <w:rPr>
          <w:i/>
        </w:rPr>
        <w:t xml:space="preserve">, </w:t>
      </w:r>
      <w:proofErr w:type="spellStart"/>
      <w:r w:rsidRPr="00751C8A">
        <w:rPr>
          <w:i/>
        </w:rPr>
        <w:t>Plugins</w:t>
      </w:r>
      <w:proofErr w:type="spellEnd"/>
      <w:r w:rsidRPr="00751C8A">
        <w:rPr>
          <w:i/>
        </w:rPr>
        <w:t>,</w:t>
      </w:r>
      <w:r>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2534C260" w14:textId="77777777" w:rsidR="009748BB" w:rsidRDefault="009748BB" w:rsidP="00161B4F"/>
    <w:p w14:paraId="03432CF6" w14:textId="3C771B34" w:rsidR="00161B4F" w:rsidRDefault="00161B4F" w:rsidP="00161B4F">
      <w:r>
        <w:br w:type="page"/>
      </w:r>
    </w:p>
    <w:p w14:paraId="04243E5B" w14:textId="12BDF45D" w:rsidR="00F739FB" w:rsidRDefault="00F739FB" w:rsidP="00161B4F">
      <w:pPr>
        <w:pStyle w:val="Ttulo1"/>
      </w:pPr>
      <w:bookmarkStart w:id="10" w:name="_Toc441850784"/>
      <w:r>
        <w:lastRenderedPageBreak/>
        <w:t>Introducción</w:t>
      </w:r>
      <w:bookmarkEnd w:id="10"/>
    </w:p>
    <w:p w14:paraId="34C9B6B4" w14:textId="33999BF6" w:rsidR="00161B4F" w:rsidRDefault="00161B4F" w:rsidP="00A31077">
      <w:pPr>
        <w:jc w:val="both"/>
      </w:pPr>
      <w:r>
        <w:t xml:space="preserve">La idea de desarrollar este trabajo fin de grado surgió con la necesidad de crear una herramienta capaz de </w:t>
      </w:r>
      <w:r w:rsidR="009748BB">
        <w:t>permitir</w:t>
      </w:r>
      <w:r>
        <w:t xml:space="preserve"> al alumno</w:t>
      </w:r>
      <w:r w:rsidR="009748BB">
        <w:t xml:space="preserve"> subir sus prácticas para que sean </w:t>
      </w:r>
      <w:del w:id="11" w:author="Bruno Baruque" w:date="2016-01-31T18:56:00Z">
        <w:r w:rsidR="009748BB" w:rsidDel="00DA5917">
          <w:delText xml:space="preserve">corregidas </w:delText>
        </w:r>
      </w:del>
      <w:ins w:id="12" w:author="Bruno Baruque" w:date="2016-01-31T18:56:00Z">
        <w:r w:rsidR="00DA5917">
          <w:t>analizadas</w:t>
        </w:r>
        <w:r w:rsidR="00DA5917">
          <w:t xml:space="preserve"> </w:t>
        </w:r>
      </w:ins>
      <w:r w:rsidR="009748BB">
        <w:t>y posteriormente poder</w:t>
      </w:r>
      <w:r>
        <w:t xml:space="preserve"> conocer los resultados obtenidos tras </w:t>
      </w:r>
      <w:r w:rsidR="009748BB">
        <w:t>este</w:t>
      </w:r>
      <w:r>
        <w:t xml:space="preserve"> proceso de auto corrección de las mismas a partir de los test subidos por el profesor. </w:t>
      </w:r>
      <w:r w:rsidR="009748BB">
        <w:t>Por otro lado, e</w:t>
      </w:r>
      <w:r>
        <w:t>l profesor podr</w:t>
      </w:r>
      <w:r w:rsidR="009748BB">
        <w:t xml:space="preserve">á tener una visión global de los resultados de las prácticas </w:t>
      </w:r>
      <w:r w:rsidR="00B7783E">
        <w:t>de</w:t>
      </w:r>
      <w:r w:rsidR="009748BB">
        <w:t xml:space="preserve"> todos los alumnos</w:t>
      </w:r>
      <w:r>
        <w:t xml:space="preserve">, </w:t>
      </w:r>
      <w:r w:rsidR="00B7783E">
        <w:t>además de otra serie de funcionalidades</w:t>
      </w:r>
      <w:del w:id="13" w:author="Bruno Baruque" w:date="2016-01-31T18:56:00Z">
        <w:r w:rsidR="00B7783E" w:rsidDel="00DA5917">
          <w:delText xml:space="preserve"> que podrá realizar</w:delText>
        </w:r>
      </w:del>
      <w:r w:rsidR="00B7783E">
        <w:t>.</w:t>
      </w:r>
    </w:p>
    <w:p w14:paraId="3972DD73" w14:textId="301E3E87" w:rsidR="00161B4F" w:rsidRDefault="00161B4F" w:rsidP="00A31077">
      <w:pPr>
        <w:jc w:val="both"/>
      </w:pPr>
      <w:r>
        <w:t>Por lo tanto, la aplicación proporcionará diferentes funcionalidades que dependerán del rol</w:t>
      </w:r>
      <w:ins w:id="14" w:author="Bruno Baruque" w:date="2016-01-31T18:57:00Z">
        <w:r w:rsidR="00DA5917">
          <w:t xml:space="preserve"> </w:t>
        </w:r>
      </w:ins>
      <w:del w:id="15" w:author="Bruno Baruque" w:date="2016-01-31T18:57:00Z">
        <w:r w:rsidDel="00DA5917">
          <w:delText>,</w:delText>
        </w:r>
      </w:del>
      <w:r>
        <w:t xml:space="preserve"> </w:t>
      </w:r>
      <w:ins w:id="16" w:author="Bruno Baruque" w:date="2016-01-31T18:57:00Z">
        <w:r w:rsidR="00DA5917">
          <w:t>(</w:t>
        </w:r>
      </w:ins>
      <w:r>
        <w:t>profesor o alumno</w:t>
      </w:r>
      <w:ins w:id="17" w:author="Bruno Baruque" w:date="2016-01-31T18:57:00Z">
        <w:r w:rsidR="00DA5917">
          <w:t>)</w:t>
        </w:r>
      </w:ins>
      <w:del w:id="18" w:author="Bruno Baruque" w:date="2016-01-31T18:57:00Z">
        <w:r w:rsidDel="00DA5917">
          <w:delText>,</w:delText>
        </w:r>
      </w:del>
      <w:r>
        <w:t xml:space="preserve"> del usuario que haya accedido a la misma. </w:t>
      </w:r>
    </w:p>
    <w:p w14:paraId="06A65840" w14:textId="7A81320A" w:rsidR="00161B4F" w:rsidRDefault="00161B4F" w:rsidP="00A31077">
      <w:pPr>
        <w:jc w:val="both"/>
      </w:pPr>
      <w:r>
        <w:t xml:space="preserve">Una de las metas de la aplicación ha sido que los alumnos tras subir sus prácticas para ser </w:t>
      </w:r>
      <w:del w:id="19" w:author="Bruno Baruque" w:date="2016-01-31T18:57:00Z">
        <w:r w:rsidDel="00DA5917">
          <w:delText>corregidas</w:delText>
        </w:r>
      </w:del>
      <w:ins w:id="20" w:author="Bruno Baruque" w:date="2016-01-31T18:57:00Z">
        <w:r w:rsidR="00DA5917">
          <w:t>analizadas</w:t>
        </w:r>
      </w:ins>
      <w:r>
        <w:t xml:space="preserve">, pudieran conocer los resultados de </w:t>
      </w:r>
      <w:del w:id="21" w:author="Bruno Baruque" w:date="2016-01-31T18:57:00Z">
        <w:r w:rsidDel="00DA5917">
          <w:delText>la corrección</w:delText>
        </w:r>
      </w:del>
      <w:ins w:id="22" w:author="Bruno Baruque" w:date="2016-01-31T18:57:00Z">
        <w:r w:rsidR="00DA5917">
          <w:t>este análisis</w:t>
        </w:r>
      </w:ins>
      <w:r>
        <w:t xml:space="preserve"> </w:t>
      </w:r>
      <w:del w:id="23" w:author="Bruno Baruque" w:date="2016-01-31T18:58:00Z">
        <w:r w:rsidDel="00DA5917">
          <w:delText>y</w:delText>
        </w:r>
        <w:r w:rsidR="00B7783E" w:rsidDel="00DA5917">
          <w:delText xml:space="preserve"> sobretodo</w:delText>
        </w:r>
        <w:r w:rsidDel="00DA5917">
          <w:delText xml:space="preserve"> que se les ofrecieran</w:delText>
        </w:r>
      </w:del>
      <w:ins w:id="24" w:author="Bruno Baruque" w:date="2016-01-31T18:58:00Z">
        <w:r w:rsidR="00DA5917">
          <w:t>por medio de</w:t>
        </w:r>
      </w:ins>
      <w:r>
        <w:t xml:space="preserve"> una serie de reportes </w:t>
      </w:r>
      <w:r w:rsidR="00B7783E">
        <w:t>(métricas, violaciones de código cometidas, errores cometidos…)</w:t>
      </w:r>
      <w:r>
        <w:t xml:space="preserve">. Además también se ha considerado como punto fuerte ofrecerles unas gráficas </w:t>
      </w:r>
      <w:r w:rsidR="00B7783E">
        <w:t>en</w:t>
      </w:r>
      <w:r>
        <w:t xml:space="preserve"> las que pudieran ir viendo </w:t>
      </w:r>
      <w:del w:id="25" w:author="Bruno Baruque" w:date="2016-01-31T18:58:00Z">
        <w:r w:rsidDel="00DA5917">
          <w:delText xml:space="preserve">su </w:delText>
        </w:r>
      </w:del>
      <w:ins w:id="26" w:author="Bruno Baruque" w:date="2016-01-31T18:58:00Z">
        <w:r w:rsidR="00DA5917">
          <w:t>la</w:t>
        </w:r>
        <w:r w:rsidR="00DA5917">
          <w:t xml:space="preserve"> </w:t>
        </w:r>
      </w:ins>
      <w:r>
        <w:t xml:space="preserve">evolución </w:t>
      </w:r>
      <w:ins w:id="27" w:author="Bruno Baruque" w:date="2016-01-31T18:58:00Z">
        <w:r w:rsidR="00DA5917">
          <w:t xml:space="preserve">respecto a esas métricas </w:t>
        </w:r>
      </w:ins>
      <w:r>
        <w:t xml:space="preserve">de sus prácticas subidas. </w:t>
      </w:r>
    </w:p>
    <w:p w14:paraId="36945010" w14:textId="314B9B28" w:rsidR="00161B4F" w:rsidRDefault="00161B4F" w:rsidP="00A31077">
      <w:pPr>
        <w:jc w:val="both"/>
      </w:pPr>
      <w:r>
        <w:t xml:space="preserve">Un pilar importante de la aplicación ha sido poder proporcionarle al profesor la máxima funcionalidad posible para poder tener un control </w:t>
      </w:r>
      <w:ins w:id="28" w:author="Bruno Baruque" w:date="2016-01-31T18:59:00Z">
        <w:r w:rsidR="00DA5917">
          <w:t>de la información de</w:t>
        </w:r>
      </w:ins>
      <w:del w:id="29" w:author="Bruno Baruque" w:date="2016-01-31T18:59:00Z">
        <w:r w:rsidDel="00DA5917">
          <w:delText>sobre</w:delText>
        </w:r>
      </w:del>
      <w:r>
        <w:t xml:space="preserve"> todos los alumnos, además de funcionalidades básicas </w:t>
      </w:r>
      <w:r w:rsidR="00B7783E">
        <w:t>como son los formularios con los</w:t>
      </w:r>
      <w:r>
        <w:t xml:space="preserve"> que podrá subir sus test y configurar los parámetros de la tarea. </w:t>
      </w:r>
    </w:p>
    <w:p w14:paraId="72D05438" w14:textId="77777777" w:rsidR="00161B4F" w:rsidRDefault="00161B4F" w:rsidP="00A31077">
      <w:pPr>
        <w:jc w:val="both"/>
      </w:pPr>
      <w:r>
        <w:t>Derivado de lo anterior,  era muy importante ofrecerle al profesor una visualización de las estadísticas referentes a las prácticas subidas por los alumnos. También desde el primer momento se pensó en proporcionarle una opción con la que pudiera comprobar si se han cometido plagios entre las prácticas de los alumnos.</w:t>
      </w:r>
    </w:p>
    <w:p w14:paraId="3D3BE374" w14:textId="6DF5CDB2" w:rsidR="00161B4F" w:rsidRDefault="00161B4F" w:rsidP="00A31077">
      <w:pPr>
        <w:jc w:val="both"/>
      </w:pPr>
      <w:r>
        <w:t>Otro de los pilares sobre los que se ha desarrollado la aplicación, ha sido que pudiera tener un acoplamiento o enlazamiento con la</w:t>
      </w:r>
      <w:ins w:id="30" w:author="Bruno Baruque" w:date="2016-01-31T18:59:00Z">
        <w:r w:rsidR="00DF12CB">
          <w:t xml:space="preserve"> gran mayoría </w:t>
        </w:r>
        <w:r w:rsidR="00DF12CB">
          <w:lastRenderedPageBreak/>
          <w:t>de</w:t>
        </w:r>
      </w:ins>
      <w:r>
        <w:t xml:space="preserve"> plataforma</w:t>
      </w:r>
      <w:ins w:id="31" w:author="Bruno Baruque" w:date="2016-01-31T18:59:00Z">
        <w:r w:rsidR="00DF12CB">
          <w:t>s</w:t>
        </w:r>
      </w:ins>
      <w:r>
        <w:t xml:space="preserve"> </w:t>
      </w:r>
      <w:ins w:id="32" w:author="Bruno Baruque" w:date="2016-01-31T19:00:00Z">
        <w:r w:rsidR="00DF12CB">
          <w:t xml:space="preserve">denominadas </w:t>
        </w:r>
      </w:ins>
      <w:proofErr w:type="spellStart"/>
      <w:ins w:id="33" w:author="Bruno Baruque" w:date="2016-01-31T18:59:00Z">
        <w:r w:rsidR="00DF12CB" w:rsidRPr="00DF12CB">
          <w:rPr>
            <w:i/>
            <w:rPrChange w:id="34" w:author="Bruno Baruque" w:date="2016-01-31T19:00:00Z">
              <w:rPr/>
            </w:rPrChange>
          </w:rPr>
          <w:t>L</w:t>
        </w:r>
      </w:ins>
      <w:ins w:id="35" w:author="Bruno Baruque" w:date="2016-01-31T19:00:00Z">
        <w:r w:rsidR="00DF12CB" w:rsidRPr="00DF12CB">
          <w:rPr>
            <w:i/>
            <w:rPrChange w:id="36" w:author="Bruno Baruque" w:date="2016-01-31T19:00:00Z">
              <w:rPr/>
            </w:rPrChange>
          </w:rPr>
          <w:t>earning</w:t>
        </w:r>
        <w:proofErr w:type="spellEnd"/>
        <w:r w:rsidR="00DF12CB" w:rsidRPr="00DF12CB">
          <w:rPr>
            <w:i/>
            <w:rPrChange w:id="37" w:author="Bruno Baruque" w:date="2016-01-31T19:00:00Z">
              <w:rPr/>
            </w:rPrChange>
          </w:rPr>
          <w:t xml:space="preserve"> </w:t>
        </w:r>
      </w:ins>
      <w:ins w:id="38" w:author="Bruno Baruque" w:date="2016-01-31T18:59:00Z">
        <w:r w:rsidR="00DF12CB" w:rsidRPr="00DF12CB">
          <w:rPr>
            <w:i/>
            <w:rPrChange w:id="39" w:author="Bruno Baruque" w:date="2016-01-31T19:00:00Z">
              <w:rPr/>
            </w:rPrChange>
          </w:rPr>
          <w:t>M</w:t>
        </w:r>
      </w:ins>
      <w:ins w:id="40" w:author="Bruno Baruque" w:date="2016-01-31T19:00:00Z">
        <w:r w:rsidR="00DF12CB" w:rsidRPr="00DF12CB">
          <w:rPr>
            <w:i/>
            <w:rPrChange w:id="41" w:author="Bruno Baruque" w:date="2016-01-31T19:00:00Z">
              <w:rPr/>
            </w:rPrChange>
          </w:rPr>
          <w:t xml:space="preserve">anagement </w:t>
        </w:r>
      </w:ins>
      <w:proofErr w:type="spellStart"/>
      <w:ins w:id="42" w:author="Bruno Baruque" w:date="2016-01-31T18:59:00Z">
        <w:r w:rsidR="00DF12CB" w:rsidRPr="00DF12CB">
          <w:rPr>
            <w:i/>
            <w:rPrChange w:id="43" w:author="Bruno Baruque" w:date="2016-01-31T19:00:00Z">
              <w:rPr/>
            </w:rPrChange>
          </w:rPr>
          <w:t>S</w:t>
        </w:r>
      </w:ins>
      <w:ins w:id="44" w:author="Bruno Baruque" w:date="2016-01-31T19:00:00Z">
        <w:r w:rsidR="00DF12CB" w:rsidRPr="00DF12CB">
          <w:rPr>
            <w:i/>
            <w:rPrChange w:id="45" w:author="Bruno Baruque" w:date="2016-01-31T19:00:00Z">
              <w:rPr/>
            </w:rPrChange>
          </w:rPr>
          <w:t>ystems</w:t>
        </w:r>
        <w:proofErr w:type="spellEnd"/>
        <w:r w:rsidR="00DF12CB">
          <w:t xml:space="preserve"> (como </w:t>
        </w:r>
      </w:ins>
      <w:r>
        <w:t>Moodle</w:t>
      </w:r>
      <w:ins w:id="46" w:author="Bruno Baruque" w:date="2016-01-31T19:00:00Z">
        <w:r w:rsidR="00DF12CB">
          <w:t xml:space="preserve">, </w:t>
        </w:r>
        <w:proofErr w:type="spellStart"/>
        <w:r w:rsidR="00DF12CB">
          <w:t>Blackboard</w:t>
        </w:r>
        <w:proofErr w:type="spellEnd"/>
        <w:r w:rsidR="00DF12CB">
          <w:t xml:space="preserve">, </w:t>
        </w:r>
        <w:proofErr w:type="spellStart"/>
        <w:r w:rsidR="00DF12CB">
          <w:t>etc</w:t>
        </w:r>
        <w:proofErr w:type="spellEnd"/>
        <w:r w:rsidR="00DF12CB">
          <w:t>)</w:t>
        </w:r>
      </w:ins>
      <w:r>
        <w:t xml:space="preserve">, de forma que los usuarios que accedan a dicha plataforma puedan entrar en la aplicación a partir de las tareas externas creadas desde </w:t>
      </w:r>
      <w:del w:id="47" w:author="Bruno Baruque" w:date="2016-01-31T19:01:00Z">
        <w:r w:rsidDel="00DF12CB">
          <w:delText>Moodle</w:delText>
        </w:r>
      </w:del>
      <w:ins w:id="48" w:author="Bruno Baruque" w:date="2016-01-31T19:01:00Z">
        <w:r w:rsidR="00DF12CB">
          <w:t>esas plataformas, aprovechando toda la información y control de usuarios ofrecidas por éstas</w:t>
        </w:r>
      </w:ins>
      <w:r>
        <w:t xml:space="preserve">. Para que esto haya sido posible se ha empleado el </w:t>
      </w:r>
      <w:del w:id="49" w:author="Bruno Baruque" w:date="2016-01-31T19:02:00Z">
        <w:r w:rsidDel="00DF12CB">
          <w:delText xml:space="preserve">plugin </w:delText>
        </w:r>
      </w:del>
      <w:ins w:id="50" w:author="Bruno Baruque" w:date="2016-01-31T19:02:00Z">
        <w:r w:rsidR="00DF12CB">
          <w:t>estándar</w:t>
        </w:r>
        <w:r w:rsidR="00DF12CB">
          <w:t xml:space="preserve"> </w:t>
        </w:r>
      </w:ins>
      <w:r>
        <w:t xml:space="preserve">LTI, </w:t>
      </w:r>
      <w:del w:id="51" w:author="Bruno Baruque" w:date="2016-01-31T19:01:00Z">
        <w:r w:rsidDel="00DF12CB">
          <w:delText xml:space="preserve">instalado en Moodle, </w:delText>
        </w:r>
      </w:del>
      <w:del w:id="52" w:author="Bruno Baruque" w:date="2016-01-31T19:02:00Z">
        <w:r w:rsidDel="00DF12CB">
          <w:delText xml:space="preserve">además de una librería LTI </w:delText>
        </w:r>
      </w:del>
      <w:r>
        <w:t xml:space="preserve">que ha permitido controlar que la conexión realizada entre </w:t>
      </w:r>
      <w:del w:id="53" w:author="Bruno Baruque" w:date="2016-01-31T19:02:00Z">
        <w:r w:rsidDel="00DF12CB">
          <w:delText xml:space="preserve">Moodle </w:delText>
        </w:r>
      </w:del>
      <w:proofErr w:type="spellStart"/>
      <w:ins w:id="54" w:author="Bruno Baruque" w:date="2016-01-31T19:02:00Z">
        <w:r w:rsidR="00DF12CB">
          <w:t>el</w:t>
        </w:r>
        <w:proofErr w:type="spellEnd"/>
        <w:r w:rsidR="00DF12CB">
          <w:t xml:space="preserve"> LMS</w:t>
        </w:r>
        <w:r w:rsidR="00DF12CB">
          <w:t xml:space="preserve"> </w:t>
        </w:r>
      </w:ins>
      <w:r>
        <w:t xml:space="preserve">y la aplicación sea la correcta, además de dar la ventaja de </w:t>
      </w:r>
      <w:r w:rsidR="00B7783E">
        <w:t xml:space="preserve">permitir </w:t>
      </w:r>
      <w:r>
        <w:t xml:space="preserve">obtener datos procedentes de </w:t>
      </w:r>
      <w:del w:id="55" w:author="Bruno Baruque" w:date="2016-01-31T19:02:00Z">
        <w:r w:rsidDel="00DF12CB">
          <w:delText xml:space="preserve">Moodle </w:delText>
        </w:r>
      </w:del>
      <w:ins w:id="56" w:author="Bruno Baruque" w:date="2016-01-31T19:02:00Z">
        <w:r w:rsidR="00DF12CB">
          <w:t>la plataforma de origen</w:t>
        </w:r>
        <w:r w:rsidR="00DF12CB">
          <w:t xml:space="preserve"> </w:t>
        </w:r>
      </w:ins>
      <w:r>
        <w:t>(nombre de usuario, rol, correo…) para posteriormente poder ser tratados dentro de la aplicación</w:t>
      </w:r>
      <w:ins w:id="57" w:author="Bruno Baruque" w:date="2016-01-31T19:02:00Z">
        <w:r w:rsidR="00DF12CB">
          <w:t xml:space="preserve"> presentada</w:t>
        </w:r>
      </w:ins>
      <w:r>
        <w:t xml:space="preserve">. </w:t>
      </w:r>
    </w:p>
    <w:p w14:paraId="3D919D67" w14:textId="77777777" w:rsidR="00161B4F" w:rsidRDefault="00161B4F" w:rsidP="00A31077">
      <w:pPr>
        <w:jc w:val="both"/>
      </w:pPr>
      <w:r>
        <w:t>En líneas generales, el trabajo fin de grado se ha realizado con el objetivo de que tanto el profesor como los alumnos, obtuviesen un beneficio mutuo derivado de su uso.</w:t>
      </w:r>
    </w:p>
    <w:p w14:paraId="70E0981A" w14:textId="77777777" w:rsidR="00161B4F" w:rsidRDefault="00161B4F" w:rsidP="00A31077">
      <w:pPr>
        <w:jc w:val="both"/>
      </w:pPr>
      <w:r>
        <w:t>A lo largo del presente documento se explicarán en diferentes apartados los procesos seguidos para desarrollar el trabajo fin de grado.</w:t>
      </w:r>
    </w:p>
    <w:p w14:paraId="3D035099" w14:textId="31CDA18E" w:rsidR="00776883" w:rsidRDefault="00776883">
      <w:r>
        <w:br w:type="page"/>
      </w:r>
    </w:p>
    <w:p w14:paraId="32765DD0" w14:textId="77777777" w:rsidR="00161B4F" w:rsidRDefault="00161B4F" w:rsidP="00054581">
      <w:pPr>
        <w:pStyle w:val="Ttulo1"/>
      </w:pPr>
      <w:bookmarkStart w:id="58" w:name="_Toc441850785"/>
      <w:r>
        <w:lastRenderedPageBreak/>
        <w:t>Objetivos del proyecto</w:t>
      </w:r>
      <w:bookmarkEnd w:id="58"/>
    </w:p>
    <w:p w14:paraId="01F9D4DA" w14:textId="77777777" w:rsidR="00161B4F" w:rsidRDefault="00161B4F" w:rsidP="00054581">
      <w:pPr>
        <w:pStyle w:val="Ttulo2"/>
      </w:pPr>
      <w:bookmarkStart w:id="59" w:name="_Toc441850786"/>
      <w:r>
        <w:t>Objetivos funcionales</w:t>
      </w:r>
      <w:bookmarkEnd w:id="59"/>
    </w:p>
    <w:p w14:paraId="68675778" w14:textId="77777777" w:rsidR="00161B4F" w:rsidRDefault="00161B4F" w:rsidP="00161B4F">
      <w:r>
        <w:t>Los principales objetivos del trabajo fin de grado son:</w:t>
      </w:r>
    </w:p>
    <w:p w14:paraId="1F77050E" w14:textId="77777777" w:rsidR="000F44A2" w:rsidRDefault="00161B4F" w:rsidP="000F44A2">
      <w:pPr>
        <w:pStyle w:val="Prrafodelista"/>
        <w:numPr>
          <w:ilvl w:val="0"/>
          <w:numId w:val="20"/>
        </w:numPr>
      </w:pPr>
      <w:r>
        <w:t>Generar una aplicación web que permita:</w:t>
      </w:r>
    </w:p>
    <w:p w14:paraId="370F423C" w14:textId="3409BC22" w:rsidR="00161B4F" w:rsidRPr="000F44A2" w:rsidRDefault="00161B4F" w:rsidP="000F44A2">
      <w:pPr>
        <w:pStyle w:val="Prrafodelista"/>
        <w:ind w:left="720"/>
        <w:rPr>
          <w:u w:val="single"/>
        </w:rPr>
      </w:pPr>
      <w:r w:rsidRPr="000F44A2">
        <w:rPr>
          <w:u w:val="single"/>
        </w:rPr>
        <w:t xml:space="preserve">A los </w:t>
      </w:r>
      <w:r w:rsidRPr="000F44A2">
        <w:rPr>
          <w:b/>
          <w:u w:val="single"/>
        </w:rPr>
        <w:t>profesores</w:t>
      </w:r>
      <w:r w:rsidRPr="000F44A2">
        <w:rPr>
          <w:u w:val="single"/>
        </w:rPr>
        <w:t>:</w:t>
      </w:r>
    </w:p>
    <w:p w14:paraId="5F6CBB02" w14:textId="38F84D7A" w:rsidR="00161B4F" w:rsidRDefault="00161B4F" w:rsidP="00A31077">
      <w:pPr>
        <w:pStyle w:val="Prrafodelista"/>
        <w:numPr>
          <w:ilvl w:val="1"/>
          <w:numId w:val="20"/>
        </w:numPr>
        <w:jc w:val="both"/>
      </w:pPr>
      <w:r>
        <w:t xml:space="preserve">Poder registrarse en la aplicación web para obtener los parámetros LTI necesarios para poder crear tareas, que enlacen con la aplicación web, desde </w:t>
      </w:r>
      <w:del w:id="60" w:author="Bruno Baruque" w:date="2016-01-31T19:06:00Z">
        <w:r w:rsidDel="00654B60">
          <w:delText>Moodle</w:delText>
        </w:r>
      </w:del>
      <w:ins w:id="61" w:author="Bruno Baruque" w:date="2016-01-31T19:06:00Z">
        <w:r w:rsidR="00654B60">
          <w:t>el LMS de su elección (preferentemente Moodle)</w:t>
        </w:r>
      </w:ins>
      <w:r>
        <w:t>.</w:t>
      </w:r>
    </w:p>
    <w:p w14:paraId="694F12F1" w14:textId="1BB64C2D" w:rsidR="00161B4F" w:rsidRDefault="00B7783E" w:rsidP="00A31077">
      <w:pPr>
        <w:pStyle w:val="Prrafodelista"/>
        <w:numPr>
          <w:ilvl w:val="1"/>
          <w:numId w:val="20"/>
        </w:numPr>
        <w:jc w:val="both"/>
      </w:pPr>
      <w:r>
        <w:t xml:space="preserve">Crear </w:t>
      </w:r>
      <w:commentRangeStart w:id="62"/>
      <w:r>
        <w:t>cursos y</w:t>
      </w:r>
      <w:commentRangeEnd w:id="62"/>
      <w:r w:rsidR="00654B60">
        <w:rPr>
          <w:rStyle w:val="Refdecomentario"/>
        </w:rPr>
        <w:commentReference w:id="62"/>
      </w:r>
      <w:r w:rsidR="00161B4F">
        <w:t xml:space="preserve"> tareas </w:t>
      </w:r>
      <w:r>
        <w:t xml:space="preserve">de tipo “herramienta externa” </w:t>
      </w:r>
      <w:r w:rsidR="00161B4F">
        <w:t>(que se corresponderían</w:t>
      </w:r>
      <w:r>
        <w:t xml:space="preserve"> con las prácticas del curso) desde Moodle que</w:t>
      </w:r>
      <w:ins w:id="63" w:author="Bruno Baruque" w:date="2016-01-31T19:06:00Z">
        <w:r w:rsidR="00654B60">
          <w:t xml:space="preserve"> le</w:t>
        </w:r>
      </w:ins>
      <w:r>
        <w:t xml:space="preserve"> permitan </w:t>
      </w:r>
      <w:ins w:id="64" w:author="Bruno Baruque" w:date="2016-01-31T19:19:00Z">
        <w:r w:rsidR="003026E4">
          <w:t>generar un espacio</w:t>
        </w:r>
      </w:ins>
      <w:del w:id="65" w:author="Bruno Baruque" w:date="2016-01-31T19:07:00Z">
        <w:r w:rsidDel="00654B60">
          <w:delText>acceder a</w:delText>
        </w:r>
      </w:del>
      <w:ins w:id="66" w:author="Bruno Baruque" w:date="2016-01-31T19:19:00Z">
        <w:r w:rsidR="003026E4">
          <w:t xml:space="preserve"> </w:t>
        </w:r>
      </w:ins>
      <w:ins w:id="67" w:author="Bruno Baruque" w:date="2016-01-31T19:08:00Z">
        <w:r w:rsidR="00654B60">
          <w:t>para la subida de ejercicios pr</w:t>
        </w:r>
      </w:ins>
      <w:ins w:id="68" w:author="Bruno Baruque" w:date="2016-01-31T19:09:00Z">
        <w:r w:rsidR="00654B60">
          <w:t>ácticos en</w:t>
        </w:r>
      </w:ins>
      <w:r>
        <w:t xml:space="preserve"> la aplicación.</w:t>
      </w:r>
    </w:p>
    <w:p w14:paraId="40670E8C" w14:textId="218D684D" w:rsidR="00161B4F" w:rsidRDefault="00161B4F" w:rsidP="00A31077">
      <w:pPr>
        <w:pStyle w:val="Prrafodelista"/>
        <w:numPr>
          <w:ilvl w:val="1"/>
          <w:numId w:val="20"/>
        </w:numPr>
        <w:jc w:val="both"/>
      </w:pPr>
      <w:r>
        <w:t>Subir los test que van a aplicarse a las prácticas que suban los alumnos.</w:t>
      </w:r>
      <w:r w:rsidR="00B7783E">
        <w:t xml:space="preserve"> También se le permite subir un enunciado para la práctica.</w:t>
      </w:r>
    </w:p>
    <w:p w14:paraId="4CA5F856" w14:textId="77777777" w:rsidR="00161B4F" w:rsidRDefault="00161B4F" w:rsidP="00A31077">
      <w:pPr>
        <w:pStyle w:val="Prrafodelista"/>
        <w:numPr>
          <w:ilvl w:val="1"/>
          <w:numId w:val="20"/>
        </w:numPr>
        <w:jc w:val="both"/>
      </w:pPr>
      <w:r>
        <w:t>Configurar los parámetros (nombre del paquete, número máximo de intentos que tienen los alumnos para subir sus prácticas…) de la tarea.</w:t>
      </w:r>
    </w:p>
    <w:p w14:paraId="1634CF2A" w14:textId="7D788CEF" w:rsidR="00161B4F" w:rsidRDefault="00161B4F" w:rsidP="00A31077">
      <w:pPr>
        <w:pStyle w:val="Prrafodelista"/>
        <w:numPr>
          <w:ilvl w:val="1"/>
          <w:numId w:val="20"/>
        </w:numPr>
        <w:jc w:val="both"/>
      </w:pPr>
      <w:r>
        <w:t>Consultar las estadístic</w:t>
      </w:r>
      <w:r w:rsidR="00B7783E">
        <w:t>as referentes a cada una de las prácticas subidas por los alumnos.</w:t>
      </w:r>
    </w:p>
    <w:p w14:paraId="02FC4286" w14:textId="77777777" w:rsidR="00161B4F" w:rsidRDefault="00161B4F" w:rsidP="00A31077">
      <w:pPr>
        <w:pStyle w:val="Prrafodelista"/>
        <w:numPr>
          <w:ilvl w:val="1"/>
          <w:numId w:val="20"/>
        </w:numPr>
        <w:jc w:val="both"/>
      </w:pPr>
      <w:r>
        <w:t>Consultar gráficas para tener una visión global de todas las prácticas subidas por los alumnos.</w:t>
      </w:r>
    </w:p>
    <w:p w14:paraId="2290AE00" w14:textId="77777777" w:rsidR="00161B4F" w:rsidRDefault="00161B4F" w:rsidP="00A31077">
      <w:pPr>
        <w:pStyle w:val="Prrafodelista"/>
        <w:numPr>
          <w:ilvl w:val="1"/>
          <w:numId w:val="20"/>
        </w:numPr>
        <w:jc w:val="both"/>
      </w:pPr>
      <w:r>
        <w:t>Comprobar si existen plagios entre las prácticas subidas por los alumnos.</w:t>
      </w:r>
    </w:p>
    <w:p w14:paraId="23700CFF" w14:textId="77777777" w:rsidR="00161B4F" w:rsidRPr="000F44A2" w:rsidRDefault="00161B4F" w:rsidP="00A31077">
      <w:pPr>
        <w:ind w:firstLine="708"/>
        <w:jc w:val="both"/>
        <w:rPr>
          <w:u w:val="single"/>
        </w:rPr>
      </w:pPr>
      <w:r w:rsidRPr="000F44A2">
        <w:rPr>
          <w:u w:val="single"/>
        </w:rPr>
        <w:t xml:space="preserve">A los </w:t>
      </w:r>
      <w:r w:rsidRPr="000F44A2">
        <w:rPr>
          <w:b/>
          <w:u w:val="single"/>
        </w:rPr>
        <w:t>alumnos</w:t>
      </w:r>
      <w:r w:rsidRPr="000F44A2">
        <w:rPr>
          <w:u w:val="single"/>
        </w:rPr>
        <w:t>:</w:t>
      </w:r>
    </w:p>
    <w:p w14:paraId="1CAF58B2" w14:textId="77777777" w:rsidR="00161B4F" w:rsidRDefault="00161B4F" w:rsidP="00A31077">
      <w:pPr>
        <w:pStyle w:val="Prrafodelista"/>
        <w:numPr>
          <w:ilvl w:val="1"/>
          <w:numId w:val="20"/>
        </w:numPr>
        <w:jc w:val="both"/>
      </w:pPr>
      <w:r>
        <w:lastRenderedPageBreak/>
        <w:t xml:space="preserve">Acceder a la aplicación desde las tareas de </w:t>
      </w:r>
      <w:commentRangeStart w:id="69"/>
      <w:r>
        <w:t xml:space="preserve">Moodle </w:t>
      </w:r>
      <w:commentRangeEnd w:id="69"/>
      <w:r w:rsidR="001126EF">
        <w:rPr>
          <w:rStyle w:val="Refdecomentario"/>
        </w:rPr>
        <w:commentReference w:id="69"/>
      </w:r>
      <w:r>
        <w:t>creadas por el profesor.</w:t>
      </w:r>
    </w:p>
    <w:p w14:paraId="0DEA7823" w14:textId="77777777" w:rsidR="00161B4F" w:rsidRDefault="00161B4F" w:rsidP="00A31077">
      <w:pPr>
        <w:pStyle w:val="Prrafodelista"/>
        <w:numPr>
          <w:ilvl w:val="1"/>
          <w:numId w:val="20"/>
        </w:numPr>
        <w:jc w:val="both"/>
      </w:pPr>
      <w:r>
        <w:t>Consultar los parámetros de la tarea: número máximo de intentos posible, fecha límite de entrega, número de intentos realizados…</w:t>
      </w:r>
    </w:p>
    <w:p w14:paraId="266D9F82" w14:textId="438F4A7A" w:rsidR="00B7783E" w:rsidRDefault="00B7783E" w:rsidP="00A31077">
      <w:pPr>
        <w:pStyle w:val="Prrafodelista"/>
        <w:numPr>
          <w:ilvl w:val="1"/>
          <w:numId w:val="20"/>
        </w:numPr>
        <w:jc w:val="both"/>
      </w:pPr>
      <w:r>
        <w:t>Consultar el enunciado de la práctica subido por el profesor.</w:t>
      </w:r>
    </w:p>
    <w:p w14:paraId="770F9786" w14:textId="0A35984F" w:rsidR="00161B4F" w:rsidRDefault="00161B4F" w:rsidP="00A31077">
      <w:pPr>
        <w:pStyle w:val="Prrafodelista"/>
        <w:numPr>
          <w:ilvl w:val="1"/>
          <w:numId w:val="20"/>
        </w:numPr>
        <w:jc w:val="both"/>
      </w:pPr>
      <w:r>
        <w:t xml:space="preserve">Subir sus prácticas y que sean </w:t>
      </w:r>
      <w:del w:id="70" w:author="Bruno Baruque" w:date="2016-01-31T19:27:00Z">
        <w:r w:rsidDel="001126EF">
          <w:delText>autocorregidas</w:delText>
        </w:r>
      </w:del>
      <w:ins w:id="71" w:author="Bruno Baruque" w:date="2016-01-31T19:27:00Z">
        <w:r w:rsidR="001126EF">
          <w:t>analizadas</w:t>
        </w:r>
      </w:ins>
      <w:r>
        <w:t>, obteniendo los resultados</w:t>
      </w:r>
      <w:r w:rsidR="00B7783E">
        <w:t xml:space="preserve"> correspondientes tras este proceso de </w:t>
      </w:r>
      <w:ins w:id="72" w:author="Bruno Baruque" w:date="2016-01-31T19:28:00Z">
        <w:r w:rsidR="001126EF">
          <w:t>“</w:t>
        </w:r>
      </w:ins>
      <w:r w:rsidR="00B7783E">
        <w:t>corrección</w:t>
      </w:r>
      <w:ins w:id="73" w:author="Bruno Baruque" w:date="2016-01-31T19:28:00Z">
        <w:r w:rsidR="001126EF">
          <w:t>”</w:t>
        </w:r>
      </w:ins>
      <w:r>
        <w:t>: si la práctica ha compilado o no,</w:t>
      </w:r>
      <w:r w:rsidR="00B7783E">
        <w:t xml:space="preserve"> si la práctica pertenece al paquete correcto, si ha pasado los test</w:t>
      </w:r>
      <w:r>
        <w:t xml:space="preserve"> o no…</w:t>
      </w:r>
    </w:p>
    <w:p w14:paraId="2C34F474" w14:textId="77777777" w:rsidR="00161B4F" w:rsidRDefault="00161B4F" w:rsidP="00A31077">
      <w:pPr>
        <w:pStyle w:val="Prrafodelista"/>
        <w:numPr>
          <w:ilvl w:val="1"/>
          <w:numId w:val="20"/>
        </w:numPr>
        <w:jc w:val="both"/>
      </w:pPr>
      <w:r>
        <w:t>Tras subir una práctica poder consultar los reportes generados.</w:t>
      </w:r>
    </w:p>
    <w:p w14:paraId="0692DAE3" w14:textId="77777777" w:rsidR="00161B4F" w:rsidRDefault="00161B4F" w:rsidP="00A31077">
      <w:pPr>
        <w:pStyle w:val="Prrafodelista"/>
        <w:numPr>
          <w:ilvl w:val="1"/>
          <w:numId w:val="20"/>
        </w:numPr>
        <w:jc w:val="both"/>
      </w:pPr>
      <w:r>
        <w:t>Poder visualizar las gráficas relacionadas con las prácticas subidas.</w:t>
      </w:r>
    </w:p>
    <w:p w14:paraId="4AE3FAA6" w14:textId="77777777" w:rsidR="00161B4F" w:rsidRDefault="00161B4F" w:rsidP="00A31077">
      <w:pPr>
        <w:pStyle w:val="Prrafodelista"/>
        <w:numPr>
          <w:ilvl w:val="0"/>
          <w:numId w:val="20"/>
        </w:numPr>
        <w:jc w:val="both"/>
      </w:pPr>
      <w:r>
        <w:t>Crear una base de datos que contenga toda la información necesaria para hacer funcionar a la aplicación web.</w:t>
      </w:r>
    </w:p>
    <w:p w14:paraId="27139763" w14:textId="3AA7C1C7" w:rsidR="00161B4F" w:rsidRDefault="00161B4F" w:rsidP="00A31077">
      <w:pPr>
        <w:pStyle w:val="Prrafodelista"/>
        <w:numPr>
          <w:ilvl w:val="0"/>
          <w:numId w:val="20"/>
        </w:numPr>
        <w:jc w:val="both"/>
      </w:pPr>
      <w:r>
        <w:t xml:space="preserve">Hacer que la aplicación web esté integrada </w:t>
      </w:r>
      <w:ins w:id="74" w:author="Bruno Baruque" w:date="2016-01-31T19:30:00Z">
        <w:r w:rsidR="00D61FE6">
          <w:t>con las plataformas LMS (</w:t>
        </w:r>
      </w:ins>
      <w:r>
        <w:t>en</w:t>
      </w:r>
      <w:ins w:id="75" w:author="Bruno Baruque" w:date="2016-01-31T19:30:00Z">
        <w:r w:rsidR="00D61FE6">
          <w:t xml:space="preserve"> especial en</w:t>
        </w:r>
      </w:ins>
      <w:r>
        <w:t xml:space="preserve"> la plataforma Moodle</w:t>
      </w:r>
      <w:ins w:id="76" w:author="Bruno Baruque" w:date="2016-01-31T19:31:00Z">
        <w:r w:rsidR="00D61FE6">
          <w:t>, por ser la empleada en la Universidad de Burgos)</w:t>
        </w:r>
      </w:ins>
      <w:r>
        <w:t>.</w:t>
      </w:r>
    </w:p>
    <w:p w14:paraId="35A365B7" w14:textId="77777777" w:rsidR="00161B4F" w:rsidRDefault="00161B4F" w:rsidP="00A31077">
      <w:pPr>
        <w:jc w:val="both"/>
      </w:pPr>
      <w:r>
        <w:t>Otros objetivos serían que la aplicación web presente un diseño sencillo e intuitivo y que permita la visualización en diferentes dispositivos.</w:t>
      </w:r>
    </w:p>
    <w:p w14:paraId="5881F286" w14:textId="77777777" w:rsidR="00161B4F" w:rsidRPr="00BF0591" w:rsidRDefault="00161B4F" w:rsidP="00A31077">
      <w:pPr>
        <w:jc w:val="both"/>
      </w:pPr>
      <w:r>
        <w:t>Y por último destacar que tras la realización del trabajo fin de grado, se adquieran conocimientos en el campo del desarrollo de aplicaciones web.</w:t>
      </w:r>
    </w:p>
    <w:p w14:paraId="0C41DEBE" w14:textId="77777777" w:rsidR="00161B4F" w:rsidRDefault="00161B4F" w:rsidP="00054581">
      <w:pPr>
        <w:pStyle w:val="Ttulo2"/>
        <w:ind w:left="862" w:hanging="578"/>
      </w:pPr>
      <w:bookmarkStart w:id="77" w:name="_Toc441850787"/>
      <w:r>
        <w:lastRenderedPageBreak/>
        <w:t>Objetivos de carácter técnico</w:t>
      </w:r>
      <w:bookmarkEnd w:id="77"/>
    </w:p>
    <w:p w14:paraId="560ACD41" w14:textId="77777777" w:rsidR="00161B4F" w:rsidRDefault="00161B4F" w:rsidP="00A31077">
      <w:pPr>
        <w:jc w:val="both"/>
      </w:pPr>
      <w:r>
        <w:t>En cuanto a los objetivos de carácter técnico se encontrarían los siguientes:</w:t>
      </w:r>
    </w:p>
    <w:p w14:paraId="47FB5F07" w14:textId="77777777" w:rsidR="00161B4F" w:rsidRDefault="00161B4F" w:rsidP="00A31077">
      <w:pPr>
        <w:pStyle w:val="Prrafodelista"/>
        <w:numPr>
          <w:ilvl w:val="0"/>
          <w:numId w:val="21"/>
        </w:numPr>
        <w:jc w:val="both"/>
      </w:pPr>
      <w:r>
        <w:t xml:space="preserve">Para realizar el diseño de la aplicación web se utilizará el </w:t>
      </w:r>
      <w:proofErr w:type="spellStart"/>
      <w:r>
        <w:t>framework</w:t>
      </w:r>
      <w:proofErr w:type="spellEnd"/>
      <w:r>
        <w:t xml:space="preserve"> </w:t>
      </w:r>
      <w:proofErr w:type="spellStart"/>
      <w:r w:rsidRPr="009C1F67">
        <w:rPr>
          <w:i/>
        </w:rPr>
        <w:t>Bootstrap</w:t>
      </w:r>
      <w:proofErr w:type="spellEnd"/>
      <w:r>
        <w:t>.</w:t>
      </w:r>
    </w:p>
    <w:p w14:paraId="117969FC" w14:textId="50C1C7B5" w:rsidR="00161B4F" w:rsidRDefault="00161B4F" w:rsidP="00A31077">
      <w:pPr>
        <w:pStyle w:val="Prrafodelista"/>
        <w:numPr>
          <w:ilvl w:val="0"/>
          <w:numId w:val="21"/>
        </w:numPr>
        <w:jc w:val="both"/>
      </w:pPr>
      <w:r>
        <w:t xml:space="preserve">Se utilizará la plataforma Moodle </w:t>
      </w:r>
      <w:ins w:id="78" w:author="Bruno Baruque" w:date="2016-01-31T19:32:00Z">
        <w:r w:rsidR="00D61FE6">
          <w:t xml:space="preserve">como plataforma de LMS </w:t>
        </w:r>
      </w:ins>
      <w:r>
        <w:t>para poder acceder a la aplicación web.</w:t>
      </w:r>
    </w:p>
    <w:p w14:paraId="79E3A53C" w14:textId="228C9AB6" w:rsidR="00161B4F" w:rsidRDefault="00161B4F" w:rsidP="00A31077">
      <w:pPr>
        <w:pStyle w:val="Prrafodelista"/>
        <w:numPr>
          <w:ilvl w:val="0"/>
          <w:numId w:val="21"/>
        </w:numPr>
        <w:jc w:val="both"/>
      </w:pPr>
      <w:r>
        <w:t xml:space="preserve">Para enlazar Moodle con la aplicación web se utilizará el </w:t>
      </w:r>
      <w:proofErr w:type="spellStart"/>
      <w:r>
        <w:t>plugin</w:t>
      </w:r>
      <w:proofErr w:type="spellEnd"/>
      <w:r>
        <w:t xml:space="preserve"> LTI de Moodle, el cual va a permitir conectarse a una aplicación externa, y además </w:t>
      </w:r>
      <w:commentRangeStart w:id="79"/>
      <w:r>
        <w:t xml:space="preserve">desde la aplicación se usará la librería </w:t>
      </w:r>
      <w:proofErr w:type="spellStart"/>
      <w:r w:rsidRPr="005F5431">
        <w:rPr>
          <w:i/>
        </w:rPr>
        <w:t>ims-blti</w:t>
      </w:r>
      <w:proofErr w:type="spellEnd"/>
      <w:r>
        <w:t xml:space="preserve"> </w:t>
      </w:r>
      <w:r>
        <w:fldChar w:fldCharType="begin"/>
      </w:r>
      <w:r>
        <w:instrText xml:space="preserve"> ADDIN ZOTERO_ITEM CSL_CITATION {"citationID":"mqjfos1kl","properties":{"formattedCitation":"[1]","plainCitation":"[1]"},"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fldChar w:fldCharType="separate"/>
      </w:r>
      <w:r w:rsidRPr="00161B4F">
        <w:rPr>
          <w:rFonts w:ascii="Calibri" w:hAnsi="Calibri"/>
        </w:rPr>
        <w:t>[1]</w:t>
      </w:r>
      <w:r>
        <w:fldChar w:fldCharType="end"/>
      </w:r>
      <w:r>
        <w:t xml:space="preserve"> la cual va a permitir comprobar que la conexión establecida entre Moodle y la aplicación sea la correcta</w:t>
      </w:r>
      <w:commentRangeEnd w:id="79"/>
      <w:r w:rsidR="00D61FE6">
        <w:rPr>
          <w:rStyle w:val="Refdecomentario"/>
        </w:rPr>
        <w:commentReference w:id="79"/>
      </w:r>
      <w:r>
        <w:t xml:space="preserve"> así como poder obtener datos de Moodle (nombre del usuario, correo…) para poder ser usados en la aplicación web.</w:t>
      </w:r>
    </w:p>
    <w:p w14:paraId="2D46F3F2" w14:textId="77777777" w:rsidR="00161B4F" w:rsidRDefault="00161B4F" w:rsidP="00A31077">
      <w:pPr>
        <w:jc w:val="both"/>
      </w:pPr>
    </w:p>
    <w:p w14:paraId="16095C37" w14:textId="77777777" w:rsidR="00161B4F" w:rsidRPr="009C1F67" w:rsidRDefault="00161B4F" w:rsidP="00161B4F">
      <w:r>
        <w:br w:type="page"/>
      </w:r>
      <w:r w:rsidR="00D61FE6">
        <w:rPr>
          <w:rStyle w:val="Refdecomentario"/>
        </w:rPr>
        <w:commentReference w:id="80"/>
      </w:r>
    </w:p>
    <w:p w14:paraId="7D78DCAE" w14:textId="4337DFE3" w:rsidR="007E121C" w:rsidRDefault="007E121C" w:rsidP="00161B4F">
      <w:pPr>
        <w:pStyle w:val="Ttulo1"/>
      </w:pPr>
      <w:bookmarkStart w:id="81" w:name="_Toc441850788"/>
      <w:r>
        <w:lastRenderedPageBreak/>
        <w:t>Conceptos Teóricos</w:t>
      </w:r>
      <w:bookmarkEnd w:id="81"/>
    </w:p>
    <w:p w14:paraId="20B7052F" w14:textId="77777777" w:rsidR="007E121C" w:rsidRDefault="007E121C" w:rsidP="007E121C">
      <w:pPr>
        <w:pStyle w:val="Ttulo2"/>
      </w:pPr>
      <w:bookmarkStart w:id="82" w:name="_Toc441850789"/>
      <w:proofErr w:type="spellStart"/>
      <w:r>
        <w:t>Learning</w:t>
      </w:r>
      <w:proofErr w:type="spellEnd"/>
      <w:r>
        <w:t xml:space="preserve"> Management </w:t>
      </w:r>
      <w:proofErr w:type="spellStart"/>
      <w:r>
        <w:t>System</w:t>
      </w:r>
      <w:proofErr w:type="spellEnd"/>
      <w:r>
        <w:t xml:space="preserve"> (LMS)</w:t>
      </w:r>
      <w:bookmarkEnd w:id="82"/>
    </w:p>
    <w:p w14:paraId="284EAD39" w14:textId="6BAAFEA8" w:rsidR="00DE5542" w:rsidRDefault="00495B00" w:rsidP="00A31077">
      <w:pPr>
        <w:jc w:val="both"/>
      </w:pPr>
      <w:r>
        <w:t>El LMS, Sistema de Gestión de A</w:t>
      </w:r>
      <w:r w:rsidR="007E121C">
        <w:t>prendizaje, es una aplicación instalada en un servidor que se va a emplear para gestionar las actividades relacionadas con la educación</w:t>
      </w:r>
      <w:r w:rsidR="004A0C9F">
        <w:t xml:space="preserve"> </w:t>
      </w:r>
      <w:r w:rsidR="004A0C9F">
        <w:fldChar w:fldCharType="begin"/>
      </w:r>
      <w:r w:rsidR="00161B4F">
        <w:instrText xml:space="preserve"> ADDIN ZOTERO_ITEM CSL_CITATION {"citationID":"1nh2ijvvom","properties":{"formattedCitation":"[2]","plainCitation":"[2]"},"citationItems":[{"id":45,"uris":["http://zotero.org/users/local/LLkhPqvS/items/ZUVM8PPV"],"uri":["http://zotero.org/users/local/LLkhPqvS/items/ZUVM8PPV"],"itemData":{"id":45,"type":"entry-encyclopedia","title":"Sistema de gestión de aprendizaje","container-title":"Wikipedia, la enciclopedia libre","source":"Wikipedia","abstract":"Un sistema de gestión de aprendizaje es un software instalado en un servidor web que se emplea para administrar, distribuir y controlar las actividades de formación no presencial (o aprendizaje electrónico) de una institución u organización. Permitiendo un trabajo de forma asíncrona entre los participantes.\nLas principales funciones del sistema de gestión de aprendizaje son: gestionar usuarios, recursos así como materiales y actividades de formación, administrar el acceso, controlar y hacer seguimiento del proceso de aprendizaje, realizar evaluaciones, generar informes, gestionar servicios de comunicación como foros de discusión, videoconferencias, entre otros.\nUn sistema de gestión de aprendizaje, generalmente, no incluye posibilidades de autoría (crear sus propios contenidos), sino que se focaliza en gestionar contenidos creados por fuentes diferentes. La labor de crear los contenidos para los cursos se desarrolla mediante un Learning Content Management System (LCMS).\nLa mayoría de los sistemas de gestión de aprendizaje funcionan con tecnología web.","URL":"https://es.wikipedia.org/w/index.php?title=Sistema_de_gesti%C3%B3n_de_aprendizaje&amp;oldid=87100903","note":"Page Version ID: 87100903","language":"es","issued":{"date-parts":[["2015",11,21]]},"accessed":{"date-parts":[["2015",12,18]]}}}],"schema":"https://github.com/citation-style-language/schema/raw/master/csl-citation.json"} </w:instrText>
      </w:r>
      <w:r w:rsidR="004A0C9F">
        <w:fldChar w:fldCharType="separate"/>
      </w:r>
      <w:r w:rsidR="00161B4F" w:rsidRPr="00161B4F">
        <w:rPr>
          <w:rFonts w:ascii="Calibri" w:hAnsi="Calibri"/>
        </w:rPr>
        <w:t>[2]</w:t>
      </w:r>
      <w:r w:rsidR="004A0C9F">
        <w:fldChar w:fldCharType="end"/>
      </w:r>
      <w:r w:rsidR="007E121C">
        <w:t xml:space="preserve">. </w:t>
      </w:r>
    </w:p>
    <w:p w14:paraId="6D5832AE" w14:textId="77777777" w:rsidR="00DE5542" w:rsidRDefault="00DE5542" w:rsidP="00A31077">
      <w:pPr>
        <w:jc w:val="both"/>
      </w:pPr>
      <w:r>
        <w:t>Principalmente las funcionalidades básicas que proporcionan los LMS son las siguientes:</w:t>
      </w:r>
    </w:p>
    <w:p w14:paraId="6B9D2848" w14:textId="77777777" w:rsidR="00DE5542" w:rsidRDefault="00DE5542" w:rsidP="00A31077">
      <w:pPr>
        <w:pStyle w:val="Prrafodelista"/>
        <w:numPr>
          <w:ilvl w:val="0"/>
          <w:numId w:val="15"/>
        </w:numPr>
        <w:jc w:val="both"/>
      </w:pPr>
      <w:r w:rsidRPr="00DE5542">
        <w:rPr>
          <w:b/>
        </w:rPr>
        <w:t>Gestión de usuarios</w:t>
      </w:r>
      <w:r>
        <w:t>: Relacionada con el registro de profesores y alumnos, dando la posibilidad de modificar los datos personales de cada uno de ellos.</w:t>
      </w:r>
    </w:p>
    <w:p w14:paraId="071F41BA" w14:textId="77777777" w:rsidR="00DE5542" w:rsidRDefault="00DE5542" w:rsidP="00A31077">
      <w:pPr>
        <w:pStyle w:val="Prrafodelista"/>
        <w:numPr>
          <w:ilvl w:val="0"/>
          <w:numId w:val="15"/>
        </w:numPr>
        <w:jc w:val="both"/>
      </w:pPr>
      <w:r>
        <w:rPr>
          <w:b/>
        </w:rPr>
        <w:t>Gestión de cursos y grupos</w:t>
      </w:r>
      <w:r w:rsidRPr="00DE5542">
        <w:t>:</w:t>
      </w:r>
      <w:r>
        <w:t xml:space="preserve"> Permite la creación y gestión de cursos y grupos de trabajo. Dentro de los cursos se van a encontrar los materiales educativos que se van a proporcionar posteriormente a los alumnos.</w:t>
      </w:r>
    </w:p>
    <w:p w14:paraId="552941E1" w14:textId="77777777" w:rsidR="00DE5542" w:rsidRDefault="00DE5542" w:rsidP="00A31077">
      <w:pPr>
        <w:pStyle w:val="Prrafodelista"/>
        <w:numPr>
          <w:ilvl w:val="0"/>
          <w:numId w:val="15"/>
        </w:numPr>
        <w:jc w:val="both"/>
      </w:pPr>
      <w:r w:rsidRPr="00DE5542">
        <w:rPr>
          <w:b/>
        </w:rPr>
        <w:t>Herramientas de comunicación</w:t>
      </w:r>
      <w:r>
        <w:t xml:space="preserve">: </w:t>
      </w:r>
      <w:r w:rsidR="00D6659F">
        <w:t>Dentro del sistema se da la posibilidad de incluir diferentes herramientas de comunicación, como por ejemplo foros, chats, etc.</w:t>
      </w:r>
    </w:p>
    <w:p w14:paraId="2AD12F41" w14:textId="77777777" w:rsidR="00D6659F" w:rsidRDefault="00D6659F" w:rsidP="00A31077">
      <w:pPr>
        <w:pStyle w:val="Prrafodelista"/>
        <w:numPr>
          <w:ilvl w:val="0"/>
          <w:numId w:val="15"/>
        </w:numPr>
        <w:jc w:val="both"/>
      </w:pPr>
      <w:r>
        <w:rPr>
          <w:b/>
        </w:rPr>
        <w:t>Herramientas de evaluación</w:t>
      </w:r>
      <w:r w:rsidRPr="00D6659F">
        <w:t>:</w:t>
      </w:r>
      <w:r>
        <w:t xml:space="preserve"> La presencia de alumnos obliga a tener algún tipo de metodología que permita evaluar las tareas realizadas por los alumnos. Algunas metodologías podrían ser la realización de algún tipo de examen, subida de trabajos y prácticas para evaluar y obtener la nota correspondiente.</w:t>
      </w:r>
    </w:p>
    <w:p w14:paraId="360E9446" w14:textId="77777777" w:rsidR="007E121C" w:rsidRDefault="00DE5542" w:rsidP="00A31077">
      <w:pPr>
        <w:jc w:val="both"/>
      </w:pPr>
      <w:r>
        <w:t>El objetivo de este tipo de herramientas es permitir el aprendizaje en cualquier parte y en cualquier momento. La mayoría de estas herramientas son herramientas web.</w:t>
      </w:r>
      <w:r w:rsidR="00D6659F">
        <w:t xml:space="preserve"> </w:t>
      </w:r>
      <w:r w:rsidR="007E121C">
        <w:t>Por lo tanto para la los alumnos, la plataforma LMS es un sitio web al que se conectan para acceder a los contenidos docentes.</w:t>
      </w:r>
    </w:p>
    <w:p w14:paraId="685B1C17" w14:textId="54B07181" w:rsidR="00DE5542" w:rsidRDefault="00495B00" w:rsidP="00A31077">
      <w:pPr>
        <w:jc w:val="both"/>
      </w:pPr>
      <w:r>
        <w:lastRenderedPageBreak/>
        <w:t>Existen</w:t>
      </w:r>
      <w:r w:rsidR="00D6659F">
        <w:t xml:space="preserve"> multitud de sistemas LMS disponibles para la comunidad educativa, tanto comerciales (</w:t>
      </w:r>
      <w:proofErr w:type="spellStart"/>
      <w:r w:rsidR="00D6659F">
        <w:t>WebCT</w:t>
      </w:r>
      <w:proofErr w:type="spellEnd"/>
      <w:r w:rsidR="00D6659F">
        <w:t xml:space="preserve">, </w:t>
      </w:r>
      <w:proofErr w:type="spellStart"/>
      <w:r w:rsidR="00D6659F">
        <w:t>BlackBoard</w:t>
      </w:r>
      <w:proofErr w:type="spellEnd"/>
      <w:r w:rsidR="00D6659F">
        <w:t xml:space="preserve">, entre otros) como de libre distribución (Moodle, </w:t>
      </w:r>
      <w:proofErr w:type="spellStart"/>
      <w:r w:rsidR="00D6659F">
        <w:t>Dokeos</w:t>
      </w:r>
      <w:proofErr w:type="spellEnd"/>
      <w:r w:rsidR="00D6659F">
        <w:t xml:space="preserve">, </w:t>
      </w:r>
      <w:proofErr w:type="spellStart"/>
      <w:r w:rsidR="00D6659F">
        <w:t>Claroline</w:t>
      </w:r>
      <w:proofErr w:type="spellEnd"/>
      <w:r w:rsidR="00D6659F">
        <w:t>, entre otros)</w:t>
      </w:r>
      <w:r w:rsidR="004A0C9F">
        <w:t xml:space="preserve"> </w:t>
      </w:r>
      <w:r w:rsidR="004A0C9F">
        <w:fldChar w:fldCharType="begin"/>
      </w:r>
      <w:r w:rsidR="00161B4F">
        <w:instrText xml:space="preserve"> ADDIN ZOTERO_ITEM CSL_CITATION {"citationID":"2bi3ge57qj","properties":{"formattedCitation":"[3]","plainCitation":"[3]"},"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4A0C9F">
        <w:fldChar w:fldCharType="separate"/>
      </w:r>
      <w:r w:rsidR="00161B4F" w:rsidRPr="00161B4F">
        <w:rPr>
          <w:rFonts w:ascii="Calibri" w:hAnsi="Calibri"/>
        </w:rPr>
        <w:t>[3]</w:t>
      </w:r>
      <w:r w:rsidR="004A0C9F">
        <w:fldChar w:fldCharType="end"/>
      </w:r>
      <w:r w:rsidR="00D6659F">
        <w:t>.</w:t>
      </w:r>
    </w:p>
    <w:p w14:paraId="32E306D0" w14:textId="77777777" w:rsidR="00CD026B" w:rsidRDefault="00675E7E" w:rsidP="00CD026B">
      <w:pPr>
        <w:keepNext/>
        <w:jc w:val="center"/>
      </w:pPr>
      <w:r>
        <w:rPr>
          <w:noProof/>
          <w:lang w:eastAsia="es-ES"/>
        </w:rPr>
        <w:drawing>
          <wp:inline distT="0" distB="0" distL="0" distR="0" wp14:anchorId="3439CA34" wp14:editId="40DEECC9">
            <wp:extent cx="3631721" cy="2420921"/>
            <wp:effectExtent l="0" t="0" r="6985" b="0"/>
            <wp:docPr id="18" name="Imagen 18" descr="http://www.satec.es/es-ES/NuestraActividad/PropiasSoluciones/PublishingImages/LMSKedr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tec.es/es-ES/NuestraActividad/PropiasSoluciones/PublishingImages/LMSKedros.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9153" cy="2432541"/>
                    </a:xfrm>
                    <a:prstGeom prst="rect">
                      <a:avLst/>
                    </a:prstGeom>
                    <a:noFill/>
                    <a:ln>
                      <a:noFill/>
                    </a:ln>
                  </pic:spPr>
                </pic:pic>
              </a:graphicData>
            </a:graphic>
          </wp:inline>
        </w:drawing>
      </w:r>
    </w:p>
    <w:p w14:paraId="47CA25A8" w14:textId="56F6D814" w:rsidR="00675E7E" w:rsidRDefault="00CD026B" w:rsidP="00CD026B">
      <w:pPr>
        <w:pStyle w:val="Descripcin"/>
        <w:jc w:val="center"/>
      </w:pPr>
      <w:bookmarkStart w:id="83" w:name="_Toc441582502"/>
      <w:r>
        <w:t xml:space="preserve">Ilustración </w:t>
      </w:r>
      <w:fldSimple w:instr=" SEQ Ilustración \* ARABIC ">
        <w:r w:rsidR="00A300DD">
          <w:rPr>
            <w:noProof/>
          </w:rPr>
          <w:t>1</w:t>
        </w:r>
      </w:fldSimple>
      <w:r>
        <w:t>: Partes involucradas en un LMS</w:t>
      </w:r>
      <w:bookmarkEnd w:id="83"/>
    </w:p>
    <w:p w14:paraId="0A519652" w14:textId="77777777" w:rsidR="00D6659F" w:rsidRDefault="00D6659F" w:rsidP="00D6659F">
      <w:pPr>
        <w:pStyle w:val="Ttulo2"/>
      </w:pPr>
      <w:bookmarkStart w:id="84" w:name="_Toc441850790"/>
      <w:r>
        <w:t>Plataforma Moodle</w:t>
      </w:r>
      <w:bookmarkEnd w:id="84"/>
    </w:p>
    <w:p w14:paraId="770073D8" w14:textId="400FA93D" w:rsidR="00495B00" w:rsidRDefault="00495B00" w:rsidP="00A31077">
      <w:pPr>
        <w:jc w:val="both"/>
      </w:pPr>
      <w:r>
        <w:t>Moodle, acrónimo</w:t>
      </w:r>
      <w:r w:rsidR="00220865">
        <w:t xml:space="preserve"> de </w:t>
      </w:r>
      <w:r w:rsidR="00220865" w:rsidRPr="00220865">
        <w:rPr>
          <w:i/>
        </w:rPr>
        <w:t xml:space="preserve">Modular </w:t>
      </w:r>
      <w:proofErr w:type="spellStart"/>
      <w:r w:rsidR="00220865" w:rsidRPr="00220865">
        <w:rPr>
          <w:i/>
        </w:rPr>
        <w:t>Object</w:t>
      </w:r>
      <w:proofErr w:type="spellEnd"/>
      <w:r w:rsidR="00220865" w:rsidRPr="00220865">
        <w:rPr>
          <w:i/>
        </w:rPr>
        <w:t xml:space="preserve"> </w:t>
      </w:r>
      <w:proofErr w:type="spellStart"/>
      <w:r w:rsidR="00220865" w:rsidRPr="00220865">
        <w:rPr>
          <w:i/>
        </w:rPr>
        <w:t>Dynamic</w:t>
      </w:r>
      <w:proofErr w:type="spellEnd"/>
      <w:r w:rsidR="00220865" w:rsidRPr="00220865">
        <w:rPr>
          <w:i/>
        </w:rPr>
        <w:t xml:space="preserve"> </w:t>
      </w:r>
      <w:proofErr w:type="spellStart"/>
      <w:r w:rsidR="00220865" w:rsidRPr="00220865">
        <w:rPr>
          <w:i/>
        </w:rPr>
        <w:t>Learning</w:t>
      </w:r>
      <w:proofErr w:type="spellEnd"/>
      <w:r w:rsidR="00220865" w:rsidRPr="00220865">
        <w:rPr>
          <w:i/>
        </w:rPr>
        <w:t xml:space="preserve"> </w:t>
      </w:r>
      <w:proofErr w:type="spellStart"/>
      <w:r w:rsidR="00220865" w:rsidRPr="00220865">
        <w:rPr>
          <w:i/>
        </w:rPr>
        <w:t>Environment</w:t>
      </w:r>
      <w:proofErr w:type="spellEnd"/>
      <w:r w:rsidR="00220865">
        <w:t xml:space="preserve"> (Entorno de Aprendizaje Modular Orientado a Objetos),</w:t>
      </w:r>
      <w:r>
        <w:t xml:space="preserve"> es un Sistema de Gestión de Cursos de código abierto, conocido también como Sistema de Gestión de Aprendizaje (</w:t>
      </w:r>
      <w:proofErr w:type="spellStart"/>
      <w:r w:rsidRPr="00495B00">
        <w:rPr>
          <w:i/>
        </w:rPr>
        <w:t>Learning</w:t>
      </w:r>
      <w:proofErr w:type="spellEnd"/>
      <w:r w:rsidRPr="00495B00">
        <w:rPr>
          <w:i/>
        </w:rPr>
        <w:t xml:space="preserve"> Management </w:t>
      </w:r>
      <w:proofErr w:type="spellStart"/>
      <w:r w:rsidRPr="00495B00">
        <w:rPr>
          <w:i/>
        </w:rPr>
        <w:t>System</w:t>
      </w:r>
      <w:proofErr w:type="spellEnd"/>
      <w:r>
        <w:t>, LMS). Es la plataforma más utilizada de todos los LMS disponibles, muy popular entre los educadores de todo el mundo como una herramienta para crear sitios web dinámicas en línea para sus estudiantes</w:t>
      </w:r>
      <w:r w:rsidR="00CE3229">
        <w:t xml:space="preserve"> </w:t>
      </w:r>
      <w:r w:rsidR="00CE3229">
        <w:fldChar w:fldCharType="begin"/>
      </w:r>
      <w:r w:rsidR="00161B4F">
        <w:instrText xml:space="preserve"> ADDIN ZOTERO_ITEM CSL_CITATION {"citationID":"3gabvhs2","properties":{"formattedCitation":"[4]","plainCitation":"[4]"},"citationItems":[{"id":11,"uris":["http://zotero.org/users/local/LLkhPqvS/items/G8WQCA7I"],"uri":["http://zotero.org/users/local/LLkhPqvS/items/G8WQCA7I"],"itemData":{"id":11,"type":"entry-encyclopedia","title":"Moodle","container-title":"Wikipedia, la enciclopedia libre","source":"Wikipedia","abstract":"Moodle (pronunciación AFI /ˈmuːd(ə)l/)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161B4F" w:rsidRPr="00161B4F">
        <w:rPr>
          <w:rFonts w:ascii="Calibri" w:hAnsi="Calibri"/>
        </w:rPr>
        <w:t>[4]</w:t>
      </w:r>
      <w:r w:rsidR="00CE3229">
        <w:fldChar w:fldCharType="end"/>
      </w:r>
      <w:r>
        <w:t>.</w:t>
      </w:r>
    </w:p>
    <w:p w14:paraId="7B18226D" w14:textId="77777777" w:rsidR="00CD026B" w:rsidRDefault="00827A74" w:rsidP="00CD026B">
      <w:pPr>
        <w:keepNext/>
        <w:jc w:val="center"/>
      </w:pPr>
      <w:r>
        <w:rPr>
          <w:noProof/>
          <w:lang w:eastAsia="es-ES"/>
        </w:rPr>
        <w:lastRenderedPageBreak/>
        <w:drawing>
          <wp:inline distT="0" distB="0" distL="0" distR="0" wp14:anchorId="76783EAE" wp14:editId="3CA53D97">
            <wp:extent cx="2355011" cy="2677462"/>
            <wp:effectExtent l="0" t="0" r="7620" b="8890"/>
            <wp:docPr id="19" name="Imagen 19" descr="http://files.chus.webnode.com/200001174-3dfd73ef77/Moodle_filoso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chus.webnode.com/200001174-3dfd73ef77/Moodle_filosof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0757" cy="2695364"/>
                    </a:xfrm>
                    <a:prstGeom prst="rect">
                      <a:avLst/>
                    </a:prstGeom>
                    <a:noFill/>
                    <a:ln>
                      <a:noFill/>
                    </a:ln>
                  </pic:spPr>
                </pic:pic>
              </a:graphicData>
            </a:graphic>
          </wp:inline>
        </w:drawing>
      </w:r>
    </w:p>
    <w:p w14:paraId="0564933B" w14:textId="7693CF01" w:rsidR="00827A74" w:rsidRDefault="00CD026B" w:rsidP="00CD026B">
      <w:pPr>
        <w:pStyle w:val="Descripcin"/>
        <w:jc w:val="center"/>
      </w:pPr>
      <w:bookmarkStart w:id="85" w:name="_Toc441582503"/>
      <w:r>
        <w:t xml:space="preserve">Ilustración </w:t>
      </w:r>
      <w:fldSimple w:instr=" SEQ Ilustración \* ARABIC ">
        <w:r w:rsidR="00A300DD">
          <w:rPr>
            <w:noProof/>
          </w:rPr>
          <w:t>2</w:t>
        </w:r>
      </w:fldSimple>
      <w:r>
        <w:t>: Interacción en Moodle</w:t>
      </w:r>
      <w:bookmarkEnd w:id="85"/>
    </w:p>
    <w:p w14:paraId="67691E2D" w14:textId="77777777" w:rsidR="00495B00" w:rsidRDefault="00495B00" w:rsidP="00A31077">
      <w:pPr>
        <w:jc w:val="both"/>
      </w:pPr>
      <w:r>
        <w:t>Para utilizarla el usuario únicamente necesitará un navegador web en su ordenador y una conexión a internet para poder interactuar con la herramienta.</w:t>
      </w:r>
      <w:r w:rsidR="00220865">
        <w:t xml:space="preserve"> Permite utilizarse en múltiples sistemas operativos (Windows, </w:t>
      </w:r>
      <w:proofErr w:type="spellStart"/>
      <w:r w:rsidR="00220865">
        <w:t>Lunix</w:t>
      </w:r>
      <w:proofErr w:type="spellEnd"/>
      <w:r w:rsidR="00220865">
        <w:t xml:space="preserve">, Mac OS, </w:t>
      </w:r>
      <w:proofErr w:type="spellStart"/>
      <w:r w:rsidR="00220865">
        <w:t>etc</w:t>
      </w:r>
      <w:proofErr w:type="spellEnd"/>
      <w:r w:rsidR="00220865">
        <w:t>).</w:t>
      </w:r>
    </w:p>
    <w:p w14:paraId="46B7962A" w14:textId="623EC33C" w:rsidR="00220865" w:rsidRDefault="00220865" w:rsidP="00A31077">
      <w:pPr>
        <w:jc w:val="both"/>
      </w:pPr>
      <w:r>
        <w:t>Dentro de las características generales de Moodle encontr</w:t>
      </w:r>
      <w:r w:rsidR="00CE3229">
        <w:t xml:space="preserve">amos </w:t>
      </w:r>
      <w:r w:rsidR="00CE3229">
        <w:fldChar w:fldCharType="begin"/>
      </w:r>
      <w:r w:rsidR="00161B4F">
        <w:instrText xml:space="preserve"> ADDIN ZOTERO_ITEM CSL_CITATION {"citationID":"1jrpb08e5n","properties":{"formattedCitation":"[3]","plainCitation":"[3]"},"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CE3229">
        <w:fldChar w:fldCharType="separate"/>
      </w:r>
      <w:r w:rsidR="00161B4F" w:rsidRPr="00161B4F">
        <w:rPr>
          <w:rFonts w:ascii="Calibri" w:hAnsi="Calibri"/>
        </w:rPr>
        <w:t>[3]</w:t>
      </w:r>
      <w:r w:rsidR="00CE3229">
        <w:fldChar w:fldCharType="end"/>
      </w:r>
      <w:r>
        <w:t>:</w:t>
      </w:r>
    </w:p>
    <w:p w14:paraId="0C089FBB" w14:textId="77777777" w:rsidR="00220865" w:rsidRDefault="00220865" w:rsidP="00A31077">
      <w:pPr>
        <w:pStyle w:val="Prrafodelista"/>
        <w:numPr>
          <w:ilvl w:val="0"/>
          <w:numId w:val="16"/>
        </w:numPr>
        <w:jc w:val="both"/>
      </w:pPr>
      <w:r>
        <w:t>Permite ser ejecutado en múltiples sistemas operativos que soporten la tecnología PHP.</w:t>
      </w:r>
    </w:p>
    <w:p w14:paraId="41E46D93" w14:textId="77777777" w:rsidR="00220865" w:rsidRDefault="00220865" w:rsidP="00A31077">
      <w:pPr>
        <w:pStyle w:val="Prrafodelista"/>
        <w:numPr>
          <w:ilvl w:val="0"/>
          <w:numId w:val="16"/>
        </w:numPr>
        <w:jc w:val="both"/>
      </w:pPr>
      <w:r>
        <w:t>Está diseñado de manera modular, lo que permite una gran flexibilidad tanto para añadir como para eliminar funcionalidades encontradas en diferentes niveles.</w:t>
      </w:r>
    </w:p>
    <w:p w14:paraId="734C736C" w14:textId="77777777" w:rsidR="00220865" w:rsidRDefault="00220865" w:rsidP="00A31077">
      <w:pPr>
        <w:pStyle w:val="Prrafodelista"/>
        <w:numPr>
          <w:ilvl w:val="0"/>
          <w:numId w:val="16"/>
        </w:numPr>
        <w:jc w:val="both"/>
      </w:pPr>
      <w:r>
        <w:t xml:space="preserve">Gracias a su sistema interno, permite </w:t>
      </w:r>
      <w:commentRangeStart w:id="86"/>
      <w:r>
        <w:t>mantener actualizadas todas las actualizaciones</w:t>
      </w:r>
      <w:commentRangeEnd w:id="86"/>
      <w:r w:rsidR="001F6E54">
        <w:rPr>
          <w:rStyle w:val="Refdecomentario"/>
        </w:rPr>
        <w:commentReference w:id="86"/>
      </w:r>
      <w:r>
        <w:t>.</w:t>
      </w:r>
    </w:p>
    <w:p w14:paraId="56F4D9F6" w14:textId="77777777" w:rsidR="00220865" w:rsidRDefault="00220865" w:rsidP="00A31077">
      <w:pPr>
        <w:pStyle w:val="Prrafodelista"/>
        <w:numPr>
          <w:ilvl w:val="0"/>
          <w:numId w:val="16"/>
        </w:numPr>
        <w:jc w:val="both"/>
      </w:pPr>
      <w:r>
        <w:t>Tiene una interfaz simple, ligera, eficiente y compatible con multitud de navegadores web.</w:t>
      </w:r>
    </w:p>
    <w:p w14:paraId="0A5AA995" w14:textId="77777777" w:rsidR="00220865" w:rsidRDefault="00220865" w:rsidP="00A31077">
      <w:pPr>
        <w:pStyle w:val="Prrafodelista"/>
        <w:numPr>
          <w:ilvl w:val="0"/>
          <w:numId w:val="16"/>
        </w:numPr>
        <w:jc w:val="both"/>
      </w:pPr>
      <w:r>
        <w:lastRenderedPageBreak/>
        <w:t>Puede ser utilizado para impartir múltiples cursos, a los cuales van a poder matricularse los diferentes alumnos. El profesor que ha creado el curso podrá dar acceso a invitados e incluso a otros profesores.</w:t>
      </w:r>
    </w:p>
    <w:p w14:paraId="53286C3B" w14:textId="77777777" w:rsidR="00220865" w:rsidRDefault="008A1484" w:rsidP="00A31077">
      <w:pPr>
        <w:jc w:val="both"/>
      </w:pPr>
      <w:r>
        <w:t>Algunos de los módulos que se ofrecen en Moodle son: módulo de tareas, de consulta, de foro, diario, cuestionario, recurso, encuesta, wiki y taller.</w:t>
      </w:r>
    </w:p>
    <w:p w14:paraId="50CCE8A0" w14:textId="77777777" w:rsidR="00220865" w:rsidRDefault="00220865" w:rsidP="00A31077">
      <w:pPr>
        <w:jc w:val="both"/>
      </w:pPr>
      <w:r>
        <w:t>Existen diferentes roles de usuarios en Moodle: Administrador (puede realizar cualquier modificación), Creador de cursos, Profesor, Profesor sin permisos de edición, Estudiante e Invitado.</w:t>
      </w:r>
    </w:p>
    <w:p w14:paraId="6005301E" w14:textId="77777777" w:rsidR="0086392E" w:rsidRDefault="0086392E" w:rsidP="00A31077">
      <w:pPr>
        <w:pStyle w:val="Ttulo2"/>
        <w:jc w:val="both"/>
      </w:pPr>
      <w:bookmarkStart w:id="87" w:name="_Toc441850791"/>
      <w:r>
        <w:t>Software QA</w:t>
      </w:r>
      <w:bookmarkEnd w:id="87"/>
    </w:p>
    <w:p w14:paraId="4213E19D" w14:textId="3A389A3F" w:rsidR="0086392E" w:rsidRDefault="0086392E" w:rsidP="00A31077">
      <w:pPr>
        <w:jc w:val="both"/>
      </w:pPr>
      <w:r>
        <w:t xml:space="preserve">El software QA, </w:t>
      </w:r>
      <w:proofErr w:type="spellStart"/>
      <w:r w:rsidRPr="0086392E">
        <w:rPr>
          <w:i/>
        </w:rPr>
        <w:t>Quality</w:t>
      </w:r>
      <w:proofErr w:type="spellEnd"/>
      <w:r w:rsidRPr="0086392E">
        <w:rPr>
          <w:i/>
        </w:rPr>
        <w:t xml:space="preserve"> </w:t>
      </w:r>
      <w:proofErr w:type="spellStart"/>
      <w:r w:rsidRPr="0086392E">
        <w:rPr>
          <w:i/>
        </w:rPr>
        <w:t>Assurance</w:t>
      </w:r>
      <w:proofErr w:type="spellEnd"/>
      <w:r>
        <w:t>, o aseguramiento de la calidad de una aplicación o de un sistema siempre es esencial</w:t>
      </w:r>
      <w:ins w:id="88" w:author="Bruno Baruque" w:date="2016-01-31T19:49:00Z">
        <w:r w:rsidR="001F6E54">
          <w:t>, en especial en equipos medios- grandes de desarrollo</w:t>
        </w:r>
      </w:ins>
      <w:r>
        <w:t xml:space="preserve">. A pesar de que su traducción da razones para ello, QA no es sólo </w:t>
      </w:r>
      <w:proofErr w:type="spellStart"/>
      <w:r w:rsidRPr="0086392E">
        <w:rPr>
          <w:i/>
        </w:rPr>
        <w:t>testing</w:t>
      </w:r>
      <w:proofErr w:type="spellEnd"/>
      <w:r>
        <w:t>, sino que también es análisis, diseño, seguimiento, control, planificación… Y muchas otras tareas que pueden estar involucradas y que son tan importantes dentro de cualquier proyecto.</w:t>
      </w:r>
    </w:p>
    <w:p w14:paraId="4745ACA3" w14:textId="77777777" w:rsidR="00CD026B" w:rsidRDefault="0028650C" w:rsidP="00CD026B">
      <w:pPr>
        <w:keepNext/>
        <w:jc w:val="center"/>
      </w:pPr>
      <w:r>
        <w:rPr>
          <w:noProof/>
          <w:lang w:eastAsia="es-ES"/>
        </w:rPr>
        <w:lastRenderedPageBreak/>
        <w:drawing>
          <wp:inline distT="0" distB="0" distL="0" distR="0" wp14:anchorId="50BDF1BB" wp14:editId="21EF765E">
            <wp:extent cx="2682815" cy="2831310"/>
            <wp:effectExtent l="0" t="0" r="3810" b="7620"/>
            <wp:docPr id="2" name="Imagen 2" descr="http://www.kandasoft.com/wp-content/uploads/2012/11/Q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ndasoft.com/wp-content/uploads/2012/11/Q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1430" cy="2840402"/>
                    </a:xfrm>
                    <a:prstGeom prst="rect">
                      <a:avLst/>
                    </a:prstGeom>
                    <a:noFill/>
                    <a:ln>
                      <a:noFill/>
                    </a:ln>
                  </pic:spPr>
                </pic:pic>
              </a:graphicData>
            </a:graphic>
          </wp:inline>
        </w:drawing>
      </w:r>
    </w:p>
    <w:p w14:paraId="0FC32166" w14:textId="24FDFBB8" w:rsidR="0028650C" w:rsidRDefault="00CD026B" w:rsidP="00CD026B">
      <w:pPr>
        <w:pStyle w:val="Descripcin"/>
        <w:jc w:val="center"/>
      </w:pPr>
      <w:bookmarkStart w:id="89" w:name="_Toc441582504"/>
      <w:r>
        <w:t xml:space="preserve">Ilustración </w:t>
      </w:r>
      <w:fldSimple w:instr=" SEQ Ilustración \* ARABIC ">
        <w:r w:rsidR="00A300DD">
          <w:rPr>
            <w:noProof/>
          </w:rPr>
          <w:t>3</w:t>
        </w:r>
      </w:fldSimple>
      <w:r>
        <w:t xml:space="preserve">: Tareas del </w:t>
      </w:r>
      <w:proofErr w:type="spellStart"/>
      <w:r>
        <w:t>Quality</w:t>
      </w:r>
      <w:proofErr w:type="spellEnd"/>
      <w:r>
        <w:t xml:space="preserve"> </w:t>
      </w:r>
      <w:proofErr w:type="spellStart"/>
      <w:r>
        <w:t>Assurance</w:t>
      </w:r>
      <w:proofErr w:type="spellEnd"/>
      <w:r>
        <w:t xml:space="preserve"> (QA)</w:t>
      </w:r>
      <w:bookmarkEnd w:id="89"/>
    </w:p>
    <w:p w14:paraId="4BE505F8" w14:textId="6658C822" w:rsidR="0086392E" w:rsidRDefault="0086392E" w:rsidP="00A31077">
      <w:pPr>
        <w:jc w:val="both"/>
      </w:pPr>
      <w:r>
        <w:t>El proceso de asegurarse de que un sistema funcione tal y como ha sido desarrollado, y de la forma que tiene que funcionar, no es un proceso sencillo sino que requiere de mucha planificación y disciplina. Y además, convencer a otros de que el sistema va a funcionar correctamente requiere de un esfuerzo aún mayor. Por lo tanto QA se debe de realizar en todas las etapas del proyecto y no sólo al final del proyecto</w:t>
      </w:r>
      <w:ins w:id="90" w:author="Bruno Baruque" w:date="2016-01-31T19:50:00Z">
        <w:r w:rsidR="001F6E54">
          <w:t>,</w:t>
        </w:r>
      </w:ins>
      <w:r>
        <w:t xml:space="preserve"> </w:t>
      </w:r>
      <w:del w:id="91" w:author="Bruno Baruque" w:date="2016-01-31T19:50:00Z">
        <w:r w:rsidDel="001F6E54">
          <w:delText xml:space="preserve">de mala manera y </w:delText>
        </w:r>
      </w:del>
      <w:r>
        <w:t xml:space="preserve">con </w:t>
      </w:r>
      <w:ins w:id="92" w:author="Bruno Baruque" w:date="2016-01-31T19:50:00Z">
        <w:r w:rsidR="001F6E54">
          <w:t xml:space="preserve">las </w:t>
        </w:r>
      </w:ins>
      <w:r>
        <w:t>prisas</w:t>
      </w:r>
      <w:ins w:id="93" w:author="Bruno Baruque" w:date="2016-01-31T19:50:00Z">
        <w:r w:rsidR="001F6E54">
          <w:t xml:space="preserve"> que eso conlleva</w:t>
        </w:r>
      </w:ins>
      <w:r>
        <w:t>.</w:t>
      </w:r>
    </w:p>
    <w:p w14:paraId="2C22D29D" w14:textId="3A4CA8CC" w:rsidR="00A52843" w:rsidRDefault="00A52843" w:rsidP="00A31077">
      <w:pPr>
        <w:jc w:val="both"/>
      </w:pPr>
      <w:r>
        <w:t xml:space="preserve">El plan QA comienza el proceso de desarrollo desde el nacimiento del proyecto hasta la implementación del software. En las primeras etapas se verifican que los objetivos estén bien definidos, mientras que en las siguientes etapas se vigila el cumplimiento de los estándares fijados. Finalmente, revisa que el software en funcionamiento respete los requerimientos pedidos y que la entrega al cliente sea realizada en las condiciones adecuadas </w:t>
      </w:r>
      <w:r>
        <w:fldChar w:fldCharType="begin"/>
      </w:r>
      <w:r w:rsidR="00161B4F">
        <w:instrText xml:space="preserve"> ADDIN ZOTERO_ITEM CSL_CITATION {"citationID":"qh14l6j56","properties":{"formattedCitation":"[5]","plainCitation":"[5]"},"citationItems":[{"id":8,"uris":["http://zotero.org/users/local/LLkhPqvS/items/XH64D5XU"],"uri":["http://zotero.org/users/local/LLkhPqvS/items/XH64D5XU"],"itemData":{"id":8,"type":"webpage","title":"Quality Assurance no es sólo Testing","container-title":"Softqanetwork.com","abstract":"Quality Assurance, ó como diríamos en castellano, aseguramiento de la calidad, no está sólo relacionado con la tecnología, sino que también son metodologías y procesos. Quality assurance no es solo…","URL":"http://www.softqanetwork.com/quality-assurance-no-es-solo-testing","author":[{"family":"11th","given":"SoyQA","dropping-particle":"com-agosto"},{"family":"producto","given":"2014 at 17:02 Sin duda hay una diferencia gigante entre Asegurar la Calidad","dropping-particle":"de un"},{"family":"proceso","given":"y Controlarla Testing","dropping-particle":"vendría a ser la parte reactiva del"},{"family":"Saludos!","given":"y QA la parte proactiva Gran","dropping-particle":"artículo!"}],"issued":{"date-parts":[["2007",4,18]]},"accessed":{"date-parts":[["2016",1,19]]}}}],"schema":"https://github.com/citation-style-language/schema/raw/master/csl-citation.json"} </w:instrText>
      </w:r>
      <w:r>
        <w:fldChar w:fldCharType="separate"/>
      </w:r>
      <w:r w:rsidR="00161B4F" w:rsidRPr="00161B4F">
        <w:rPr>
          <w:rFonts w:ascii="Calibri" w:hAnsi="Calibri"/>
        </w:rPr>
        <w:t>[5]</w:t>
      </w:r>
      <w:r>
        <w:fldChar w:fldCharType="end"/>
      </w:r>
      <w:r>
        <w:t>.</w:t>
      </w:r>
    </w:p>
    <w:p w14:paraId="4EF68A81" w14:textId="77777777" w:rsidR="00A52843" w:rsidRDefault="00A52843" w:rsidP="00A31077">
      <w:pPr>
        <w:jc w:val="both"/>
      </w:pPr>
      <w:r>
        <w:lastRenderedPageBreak/>
        <w:t>El QA se basa en un conjunto de pruebas de calidad entre las que se incluyen:</w:t>
      </w:r>
    </w:p>
    <w:p w14:paraId="632C5CEA" w14:textId="77777777" w:rsidR="00A52843" w:rsidRDefault="00A52843" w:rsidP="00A31077">
      <w:pPr>
        <w:pStyle w:val="Prrafodelista"/>
        <w:numPr>
          <w:ilvl w:val="0"/>
          <w:numId w:val="24"/>
        </w:numPr>
        <w:jc w:val="both"/>
      </w:pPr>
      <w:r w:rsidRPr="00A52843">
        <w:rPr>
          <w:b/>
        </w:rPr>
        <w:t>Testeo unitario</w:t>
      </w:r>
      <w:r>
        <w:t>: cada uno de los módulos son probados por separado para verificar que funcionan correctamente.</w:t>
      </w:r>
    </w:p>
    <w:p w14:paraId="37F565FC" w14:textId="77777777" w:rsidR="00A52843" w:rsidRDefault="00A52843" w:rsidP="00A31077">
      <w:pPr>
        <w:pStyle w:val="Prrafodelista"/>
        <w:numPr>
          <w:ilvl w:val="0"/>
          <w:numId w:val="24"/>
        </w:numPr>
        <w:jc w:val="both"/>
      </w:pPr>
      <w:r w:rsidRPr="00A52843">
        <w:rPr>
          <w:b/>
        </w:rPr>
        <w:t>Prueba de stress</w:t>
      </w:r>
      <w:r>
        <w:t>: es una prueba de resistencia de la aplicación, que consiste en enviar una cantidad de peticiones excesiva con el objetivo de que colapse.</w:t>
      </w:r>
    </w:p>
    <w:p w14:paraId="5C563A61" w14:textId="77777777" w:rsidR="00A52843" w:rsidRDefault="00A52843" w:rsidP="00A31077">
      <w:pPr>
        <w:pStyle w:val="Prrafodelista"/>
        <w:numPr>
          <w:ilvl w:val="0"/>
          <w:numId w:val="24"/>
        </w:numPr>
        <w:jc w:val="both"/>
      </w:pPr>
      <w:r w:rsidRPr="00A52843">
        <w:rPr>
          <w:b/>
        </w:rPr>
        <w:t>Test de integración</w:t>
      </w:r>
      <w:r>
        <w:t>: los módulos que han sido probados en el testeo unitario se acoplan y se comprueba que funcionan correctamente en conjunto.</w:t>
      </w:r>
    </w:p>
    <w:p w14:paraId="730A802A" w14:textId="77777777" w:rsidR="00A52843" w:rsidRDefault="00A52843" w:rsidP="00A31077">
      <w:pPr>
        <w:pStyle w:val="Prrafodelista"/>
        <w:numPr>
          <w:ilvl w:val="0"/>
          <w:numId w:val="24"/>
        </w:numPr>
        <w:jc w:val="both"/>
      </w:pPr>
      <w:r w:rsidRPr="00A52843">
        <w:rPr>
          <w:b/>
        </w:rPr>
        <w:t>Test funcional</w:t>
      </w:r>
      <w:r>
        <w:t>: se prueba que el software ofrezca las funciones solicitadas.</w:t>
      </w:r>
    </w:p>
    <w:p w14:paraId="74E3BECB" w14:textId="77777777" w:rsidR="00A52843" w:rsidRDefault="00A52843" w:rsidP="00A31077">
      <w:pPr>
        <w:pStyle w:val="Prrafodelista"/>
        <w:numPr>
          <w:ilvl w:val="0"/>
          <w:numId w:val="24"/>
        </w:numPr>
        <w:jc w:val="both"/>
      </w:pPr>
      <w:r w:rsidRPr="00A52843">
        <w:rPr>
          <w:b/>
        </w:rPr>
        <w:t>Test de aceptación</w:t>
      </w:r>
      <w:r>
        <w:t>: el usuario se encarga de verificar que el producto satisfaga sus expectativas.</w:t>
      </w:r>
    </w:p>
    <w:p w14:paraId="601B758B" w14:textId="08FC4235" w:rsidR="00A52843" w:rsidRDefault="00A52843" w:rsidP="00A31077">
      <w:pPr>
        <w:jc w:val="both"/>
      </w:pPr>
      <w:r>
        <w:t xml:space="preserve">Estas pruebas no son beneficiosas solo para el usuario final sino que también lo son para el equipo de desarrollo del producto, ya que al haber establecido un control permanente sobre el proceso evitará en gran medida tener que corregir errores en etapas más avanzadas del proyecto </w:t>
      </w:r>
      <w:r>
        <w:fldChar w:fldCharType="begin"/>
      </w:r>
      <w:r w:rsidR="00161B4F">
        <w:instrText xml:space="preserve"> ADDIN ZOTERO_ITEM CSL_CITATION {"citationID":"1c2no68g21","properties":{"formattedCitation":"[6]","plainCitation":"[6]"},"citationItems":[{"id":12,"uris":["http://zotero.org/users/local/LLkhPqvS/items/FJSUDP5N"],"uri":["http://zotero.org/users/local/LLkhPqvS/items/FJSUDP5N"],"itemData":{"id":12,"type":"webpage","title":"Quality Assurance","URL":"http://www.4rsoluciones.com/que-es-un-plan-de-qa/"}}],"schema":"https://github.com/citation-style-language/schema/raw/master/csl-citation.json"} </w:instrText>
      </w:r>
      <w:r>
        <w:fldChar w:fldCharType="separate"/>
      </w:r>
      <w:r w:rsidR="00161B4F" w:rsidRPr="00161B4F">
        <w:rPr>
          <w:rFonts w:ascii="Calibri" w:hAnsi="Calibri"/>
        </w:rPr>
        <w:t>[6]</w:t>
      </w:r>
      <w:r>
        <w:fldChar w:fldCharType="end"/>
      </w:r>
      <w:r>
        <w:t>.</w:t>
      </w:r>
    </w:p>
    <w:p w14:paraId="187942D2" w14:textId="77777777" w:rsidR="0086392E" w:rsidRDefault="0086392E" w:rsidP="00A31077">
      <w:pPr>
        <w:jc w:val="both"/>
      </w:pPr>
      <w:r>
        <w:t xml:space="preserve">En </w:t>
      </w:r>
      <w:r w:rsidR="00A52843">
        <w:t>resumen</w:t>
      </w:r>
      <w:r>
        <w:t xml:space="preserve">, QA trata sobre el aseguramiento de la calidad y la credibilidad del producto: es decir, el producto funcionará según lo especificado y los usuarios deben creer que funcionará </w:t>
      </w:r>
      <w:commentRangeStart w:id="94"/>
      <w:r>
        <w:t>correctamente</w:t>
      </w:r>
      <w:commentRangeEnd w:id="94"/>
      <w:r w:rsidR="001F6E54">
        <w:rPr>
          <w:rStyle w:val="Refdecomentario"/>
        </w:rPr>
        <w:commentReference w:id="94"/>
      </w:r>
      <w:r>
        <w:t>.</w:t>
      </w:r>
    </w:p>
    <w:p w14:paraId="7F052649" w14:textId="77777777" w:rsidR="00A52843" w:rsidRDefault="00A52843" w:rsidP="0086392E"/>
    <w:p w14:paraId="3FC4A412" w14:textId="75D71B0E" w:rsidR="0028650C" w:rsidRPr="0086392E" w:rsidRDefault="00161B4F" w:rsidP="0086392E">
      <w:r>
        <w:br w:type="page"/>
      </w:r>
    </w:p>
    <w:p w14:paraId="15715F69" w14:textId="77777777" w:rsidR="00782F60" w:rsidRDefault="00782F60" w:rsidP="00782F60">
      <w:pPr>
        <w:pStyle w:val="Ttulo1"/>
      </w:pPr>
      <w:bookmarkStart w:id="95" w:name="_Toc441850792"/>
      <w:r>
        <w:lastRenderedPageBreak/>
        <w:t>Técnicas y herramientas</w:t>
      </w:r>
      <w:bookmarkEnd w:id="95"/>
    </w:p>
    <w:p w14:paraId="39660594" w14:textId="77777777" w:rsidR="00782F60" w:rsidRDefault="00782F60" w:rsidP="00782F60">
      <w:pPr>
        <w:pStyle w:val="Ttulo2"/>
      </w:pPr>
      <w:bookmarkStart w:id="96" w:name="_Toc441850793"/>
      <w:r>
        <w:t>Técnicas de desarrollo</w:t>
      </w:r>
      <w:bookmarkEnd w:id="96"/>
    </w:p>
    <w:p w14:paraId="19F0CEB7" w14:textId="77777777" w:rsidR="00782F60" w:rsidRDefault="00782F60" w:rsidP="00A31077">
      <w:pPr>
        <w:pStyle w:val="Ttulo3"/>
        <w:jc w:val="both"/>
      </w:pPr>
      <w:bookmarkStart w:id="97" w:name="_Toc441850794"/>
      <w:r>
        <w:t>LTI</w:t>
      </w:r>
      <w:bookmarkEnd w:id="97"/>
    </w:p>
    <w:p w14:paraId="4637150D" w14:textId="77777777" w:rsidR="00782F60" w:rsidRDefault="00782F60" w:rsidP="00A31077">
      <w:pPr>
        <w:pStyle w:val="Cuerpo"/>
        <w:jc w:val="both"/>
      </w:pPr>
      <w:proofErr w:type="spellStart"/>
      <w:r w:rsidRPr="00782F60">
        <w:rPr>
          <w:i/>
        </w:rPr>
        <w:t>Learning</w:t>
      </w:r>
      <w:proofErr w:type="spellEnd"/>
      <w:r w:rsidRPr="00782F60">
        <w:rPr>
          <w:i/>
        </w:rPr>
        <w:t xml:space="preserve"> Tools </w:t>
      </w:r>
      <w:proofErr w:type="spellStart"/>
      <w:r w:rsidRPr="00782F60">
        <w:rPr>
          <w:i/>
        </w:rPr>
        <w:t>Interoperability</w:t>
      </w:r>
      <w:proofErr w:type="spellEnd"/>
      <w:r w:rsidRPr="00782F60">
        <w:rPr>
          <w:i/>
        </w:rPr>
        <w:t xml:space="preserve"> (LTI) </w:t>
      </w:r>
      <w:r w:rsidR="00155AE5">
        <w:t xml:space="preserve">se trata de un estándar desarrollado por </w:t>
      </w:r>
      <w:r w:rsidR="00155AE5" w:rsidRPr="00155AE5">
        <w:rPr>
          <w:i/>
        </w:rPr>
        <w:t xml:space="preserve">IMS Global </w:t>
      </w:r>
      <w:proofErr w:type="spellStart"/>
      <w:r w:rsidR="00155AE5" w:rsidRPr="00155AE5">
        <w:rPr>
          <w:i/>
        </w:rPr>
        <w:t>Learning</w:t>
      </w:r>
      <w:proofErr w:type="spellEnd"/>
      <w:r w:rsidR="00155AE5" w:rsidRPr="00155AE5">
        <w:rPr>
          <w:i/>
        </w:rPr>
        <w:t xml:space="preserve"> </w:t>
      </w:r>
      <w:proofErr w:type="spellStart"/>
      <w:r w:rsidR="00155AE5" w:rsidRPr="00155AE5">
        <w:rPr>
          <w:i/>
        </w:rPr>
        <w:t>Consortium</w:t>
      </w:r>
      <w:proofErr w:type="spellEnd"/>
      <w:r w:rsidR="00155AE5">
        <w:t>. El objetivo principal del LTI es establecer un marco en el que integrar aplicaciones educativas con portales que gestionan entidades académicas</w:t>
      </w:r>
      <w:commentRangeStart w:id="98"/>
      <w:r w:rsidR="00155AE5">
        <w:t>.</w:t>
      </w:r>
      <w:commentRangeEnd w:id="98"/>
      <w:r w:rsidR="001F6E54">
        <w:rPr>
          <w:rStyle w:val="Refdecomentario"/>
        </w:rPr>
        <w:commentReference w:id="98"/>
      </w:r>
    </w:p>
    <w:p w14:paraId="4A2F7401" w14:textId="77777777" w:rsidR="00155AE5" w:rsidRPr="00782F60" w:rsidRDefault="00155AE5" w:rsidP="00A31077">
      <w:pPr>
        <w:pStyle w:val="Cuerpo"/>
        <w:jc w:val="both"/>
      </w:pPr>
      <w:r>
        <w:t>Este estándar se trata de un concepto fundamental a la hora de realizar el trabajo fin de grado, ya que es el que va a permitir que nuestra aplicación establezca una conexión con Moodle.</w:t>
      </w:r>
    </w:p>
    <w:p w14:paraId="198233DD" w14:textId="77777777" w:rsidR="00782F60" w:rsidRDefault="00782F60" w:rsidP="00A31077">
      <w:pPr>
        <w:pStyle w:val="Ttulo3"/>
        <w:jc w:val="both"/>
      </w:pPr>
      <w:bookmarkStart w:id="99" w:name="_Toc441850795"/>
      <w:r>
        <w:t>Modelo-vista-controlador (MVC)</w:t>
      </w:r>
      <w:bookmarkEnd w:id="99"/>
    </w:p>
    <w:p w14:paraId="330C7589" w14:textId="77777777" w:rsidR="00E60B72" w:rsidRDefault="00E60B72" w:rsidP="00A31077">
      <w:pPr>
        <w:pStyle w:val="Cuerpo"/>
        <w:jc w:val="both"/>
      </w:pPr>
      <w:r>
        <w:t>Es un patrón de diseño de software que separa los datos y la lógica de negocio de la interfaz de usuario. Convierte la aplicación en un paquete más fácil de mantener y además provoca una mejora de rapidez de desarrollo.</w:t>
      </w:r>
    </w:p>
    <w:p w14:paraId="0005D0DB" w14:textId="1CBC3497" w:rsidR="00E60B72" w:rsidRDefault="00E60B72" w:rsidP="00A31077">
      <w:pPr>
        <w:pStyle w:val="Cuerpo"/>
        <w:jc w:val="both"/>
      </w:pPr>
      <w:r>
        <w:t xml:space="preserve">Separa las tareas de la aplicación en tres capas: modelos, vistas y controladores. Esto hará que la aplicación sea más sencilla de entender, permitiendo que las nuevas características se añadan fácilmente. Hacer cambios en una parte de la aplicación no va a afectar a las demás partes. </w:t>
      </w:r>
      <w:r w:rsidR="00433EE1">
        <w:t>Explicación de cada una de las capas</w:t>
      </w:r>
      <w:r w:rsidR="00CE3229">
        <w:t xml:space="preserve"> </w:t>
      </w:r>
      <w:r w:rsidR="00CE3229">
        <w:fldChar w:fldCharType="begin"/>
      </w:r>
      <w:r w:rsidR="00161B4F">
        <w:instrText xml:space="preserve"> ADDIN ZOTERO_ITEM CSL_CITATION {"citationID":"urtbha5bi","properties":{"formattedCitation":"[7]","plainCitation":"[7]"},"citationItems":[{"id":34,"uris":["http://zotero.org/users/local/LLkhPqvS/items/DJKK7J22"],"uri":["http://zotero.org/users/local/LLkhPqvS/items/DJKK7J22"],"itemData":{"id":34,"type":"webpage","title":"Modelo Vista Controlador","container-title":"CookBook","URL":"http://book.cakephp.org/2.0/es/cakephp-overview/understanding-model-view-controller.html"}}],"schema":"https://github.com/citation-style-language/schema/raw/master/csl-citation.json"} </w:instrText>
      </w:r>
      <w:r w:rsidR="00CE3229">
        <w:fldChar w:fldCharType="separate"/>
      </w:r>
      <w:r w:rsidR="00A52843" w:rsidRPr="00A52843">
        <w:rPr>
          <w:rFonts w:ascii="Calibri" w:hAnsi="Calibri"/>
        </w:rPr>
        <w:t>[7]</w:t>
      </w:r>
      <w:r w:rsidR="00CE3229">
        <w:fldChar w:fldCharType="end"/>
      </w:r>
      <w:r w:rsidR="00433EE1">
        <w:t>:</w:t>
      </w:r>
    </w:p>
    <w:p w14:paraId="7A2A0AFE" w14:textId="77777777" w:rsidR="00433EE1" w:rsidRDefault="00433EE1" w:rsidP="00A31077">
      <w:pPr>
        <w:pStyle w:val="Cuerpo"/>
        <w:numPr>
          <w:ilvl w:val="0"/>
          <w:numId w:val="12"/>
        </w:numPr>
        <w:jc w:val="both"/>
      </w:pPr>
      <w:r w:rsidRPr="00433EE1">
        <w:rPr>
          <w:b/>
        </w:rPr>
        <w:t>Modelo</w:t>
      </w:r>
      <w:r>
        <w:t>: Representa la parte de la aplicación que implementa la lógica de negocio. Es la capa responsable de gestionar los datos: procesamiento, recuperación, validación, asociación…</w:t>
      </w:r>
    </w:p>
    <w:p w14:paraId="39F49D46" w14:textId="77777777" w:rsidR="00433EE1" w:rsidRDefault="00433EE1" w:rsidP="00A31077">
      <w:pPr>
        <w:pStyle w:val="Cuerpo"/>
        <w:numPr>
          <w:ilvl w:val="0"/>
          <w:numId w:val="12"/>
        </w:numPr>
        <w:jc w:val="both"/>
      </w:pPr>
      <w:r>
        <w:rPr>
          <w:b/>
        </w:rPr>
        <w:t>Vista</w:t>
      </w:r>
      <w:r w:rsidRPr="00433EE1">
        <w:t>:</w:t>
      </w:r>
      <w:r>
        <w:t xml:space="preserve"> La vista hace una representación de los datos del modelo, es decir, se trata de la interfaz de usuario.</w:t>
      </w:r>
    </w:p>
    <w:p w14:paraId="78425686" w14:textId="77777777" w:rsidR="00E60B72" w:rsidRDefault="00433EE1" w:rsidP="00A31077">
      <w:pPr>
        <w:pStyle w:val="Cuerpo"/>
        <w:numPr>
          <w:ilvl w:val="0"/>
          <w:numId w:val="12"/>
        </w:numPr>
        <w:jc w:val="both"/>
      </w:pPr>
      <w:r>
        <w:rPr>
          <w:b/>
        </w:rPr>
        <w:lastRenderedPageBreak/>
        <w:t>Controlador</w:t>
      </w:r>
      <w:r w:rsidRPr="00433EE1">
        <w:t>:</w:t>
      </w:r>
      <w:r>
        <w:t xml:space="preserve"> Se encarga de gestionar las peticiones recibidas por parte de los usuarios, y es la capa encargada de responder la ayuda solicitada apoyándose tanto en el modelo como en la vista.</w:t>
      </w:r>
    </w:p>
    <w:p w14:paraId="2BA0290B" w14:textId="77777777" w:rsidR="00161B4F" w:rsidRDefault="00161B4F" w:rsidP="00A31077">
      <w:pPr>
        <w:pStyle w:val="Cuerpo"/>
        <w:jc w:val="both"/>
      </w:pPr>
      <w:r>
        <w:t>El ciclo de vida de una petición típica en un modelo MVC sería el siguiente:</w:t>
      </w:r>
    </w:p>
    <w:p w14:paraId="6F39E09F" w14:textId="77777777" w:rsidR="00CD026B" w:rsidRDefault="00161B4F" w:rsidP="00CD026B">
      <w:pPr>
        <w:pStyle w:val="Cuerpo"/>
        <w:keepNext/>
        <w:jc w:val="center"/>
      </w:pPr>
      <w:r>
        <w:rPr>
          <w:noProof/>
          <w:lang w:eastAsia="es-ES"/>
        </w:rPr>
        <w:drawing>
          <wp:inline distT="0" distB="0" distL="0" distR="0" wp14:anchorId="00EAB569" wp14:editId="7125C4BA">
            <wp:extent cx="3467819" cy="1517320"/>
            <wp:effectExtent l="0" t="0" r="0" b="6985"/>
            <wp:docPr id="3"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9910" cy="1535737"/>
                    </a:xfrm>
                    <a:prstGeom prst="rect">
                      <a:avLst/>
                    </a:prstGeom>
                    <a:noFill/>
                    <a:ln>
                      <a:noFill/>
                    </a:ln>
                  </pic:spPr>
                </pic:pic>
              </a:graphicData>
            </a:graphic>
          </wp:inline>
        </w:drawing>
      </w:r>
    </w:p>
    <w:p w14:paraId="3A535F24" w14:textId="450C8FD1" w:rsidR="00161B4F" w:rsidRDefault="00CD026B" w:rsidP="00CD026B">
      <w:pPr>
        <w:pStyle w:val="Descripcin"/>
        <w:jc w:val="center"/>
      </w:pPr>
      <w:bookmarkStart w:id="100" w:name="_Toc441582505"/>
      <w:r>
        <w:t xml:space="preserve">Ilustración </w:t>
      </w:r>
      <w:fldSimple w:instr=" SEQ Ilustración \* ARABIC ">
        <w:r w:rsidR="00A300DD">
          <w:rPr>
            <w:noProof/>
          </w:rPr>
          <w:t>4</w:t>
        </w:r>
      </w:fldSimple>
      <w:r>
        <w:t>: Ciclo de vida del MVC</w:t>
      </w:r>
      <w:bookmarkEnd w:id="100"/>
    </w:p>
    <w:p w14:paraId="2B75C13F" w14:textId="77777777" w:rsidR="00161B4F" w:rsidRDefault="00161B4F" w:rsidP="00A31077">
      <w:pPr>
        <w:pStyle w:val="Cuerpo"/>
        <w:jc w:val="both"/>
      </w:pPr>
      <w:r>
        <w:t>Y su explicación:</w:t>
      </w:r>
    </w:p>
    <w:p w14:paraId="5F834735" w14:textId="77777777" w:rsidR="00161B4F" w:rsidRDefault="00161B4F" w:rsidP="00A31077">
      <w:pPr>
        <w:pStyle w:val="Cuerpo"/>
        <w:numPr>
          <w:ilvl w:val="0"/>
          <w:numId w:val="25"/>
        </w:numPr>
        <w:jc w:val="both"/>
      </w:pPr>
      <w:r>
        <w:t>Todo comienza cuando el usuario solicita una página o un recurso de la aplicación. Esta petición será procesada por el despachador, el cual va a ser el encargado de seleccionar el controlador correcto para manejarlo</w:t>
      </w:r>
    </w:p>
    <w:p w14:paraId="4A4F945F" w14:textId="77777777" w:rsidR="00161B4F" w:rsidRDefault="00161B4F" w:rsidP="00A31077">
      <w:pPr>
        <w:pStyle w:val="Cuerpo"/>
        <w:numPr>
          <w:ilvl w:val="0"/>
          <w:numId w:val="25"/>
        </w:numPr>
        <w:jc w:val="both"/>
      </w:pPr>
      <w:r>
        <w:t>Una vez le llega al controlador la solicitud, este se va a encargar de comunicarse con el Modelo para cualquier proceso que requiera de obtención y guardado de datos.</w:t>
      </w:r>
    </w:p>
    <w:p w14:paraId="69FBCB5D" w14:textId="77777777" w:rsidR="00161B4F" w:rsidRDefault="00161B4F" w:rsidP="00A31077">
      <w:pPr>
        <w:pStyle w:val="Cuerpo"/>
        <w:numPr>
          <w:ilvl w:val="0"/>
          <w:numId w:val="25"/>
        </w:numPr>
        <w:jc w:val="both"/>
      </w:pPr>
      <w:r>
        <w:t>Una vez el controlador se ha comunicado con el modelo, el controlador procederá a comunicarse con la vista apropiada para generar una presentación resultante de los datos proporcionados por el modelo.</w:t>
      </w:r>
    </w:p>
    <w:p w14:paraId="0976BF93" w14:textId="747120D3" w:rsidR="00161B4F" w:rsidRPr="00E60B72" w:rsidRDefault="00161B4F" w:rsidP="00A31077">
      <w:pPr>
        <w:pStyle w:val="Cuerpo"/>
        <w:numPr>
          <w:ilvl w:val="0"/>
          <w:numId w:val="25"/>
        </w:numPr>
        <w:jc w:val="both"/>
      </w:pPr>
      <w:r>
        <w:lastRenderedPageBreak/>
        <w:t>Finalmente, cuando esta presentación es generada se la envía de inmediato al usuario.</w:t>
      </w:r>
    </w:p>
    <w:p w14:paraId="23FE598D" w14:textId="77777777" w:rsidR="00782F60" w:rsidRDefault="00335DE7" w:rsidP="00A31077">
      <w:pPr>
        <w:pStyle w:val="Ttulo3"/>
        <w:jc w:val="both"/>
      </w:pPr>
      <w:bookmarkStart w:id="101" w:name="_Toc441850796"/>
      <w:r>
        <w:t>Desarrollo ágil de software</w:t>
      </w:r>
      <w:bookmarkEnd w:id="101"/>
    </w:p>
    <w:p w14:paraId="6FBE4E43" w14:textId="77777777" w:rsidR="00335DE7" w:rsidRDefault="00335DE7" w:rsidP="00A31077">
      <w:pPr>
        <w:pStyle w:val="Cuerpo"/>
        <w:jc w:val="both"/>
      </w:pPr>
      <w:r>
        <w:t>Se refiere a los métodos de ingería del software que están basados en el desarrollo iterativo e incremental, en el cual los requisitos y solucionan van evolucionando mediante la colaboración de equipos auto-organizados y multidisciplinarios.</w:t>
      </w:r>
    </w:p>
    <w:p w14:paraId="72CD4A96" w14:textId="77777777" w:rsidR="00335DE7" w:rsidRDefault="00335DE7" w:rsidP="00A31077">
      <w:pPr>
        <w:pStyle w:val="Cuerpo"/>
        <w:jc w:val="both"/>
      </w:pPr>
      <w:r>
        <w:t>El ciclo de vida de cada iteración incluye: planificación, análisis de requisitos, diseño, codificación, pruebas y documentación. Los métodos ágiles se centran en las comunicaciones cara a cara en vez de la documentación.</w:t>
      </w:r>
    </w:p>
    <w:p w14:paraId="48B34C36" w14:textId="77777777" w:rsidR="00335DE7" w:rsidRDefault="00335DE7" w:rsidP="00A31077">
      <w:pPr>
        <w:pStyle w:val="Cuerpo"/>
        <w:jc w:val="both"/>
      </w:pPr>
      <w:r>
        <w:t xml:space="preserve">Existen varios métodos ágiles de desarrollo software, algunos son: SCRUM, </w:t>
      </w:r>
      <w:proofErr w:type="spellStart"/>
      <w:r>
        <w:t>Kanban</w:t>
      </w:r>
      <w:proofErr w:type="spellEnd"/>
      <w:r>
        <w:t xml:space="preserve"> o Programación Extrema (XP)</w:t>
      </w:r>
      <w:r w:rsidR="00CE3229">
        <w:t xml:space="preserve"> </w:t>
      </w:r>
      <w:r w:rsidR="00CE3229">
        <w:fldChar w:fldCharType="begin"/>
      </w:r>
      <w:r w:rsidR="00A52843">
        <w:instrText xml:space="preserve"> ADDIN ZOTERO_ITEM CSL_CITATION {"citationID":"16467lfb8q","properties":{"formattedCitation":"[8]","plainCitation":"[8]"},"citationItems":[{"id":35,"uris":["http://zotero.org/users/local/LLkhPqvS/items/TGX2QGFX"],"uri":["http://zotero.org/users/local/LLkhPqvS/items/TGX2QGFX"],"itemData":{"id":35,"type":"entry-encyclopedia","title":"Desarrollo ágil de software","container-title":"Wikipedia, la enciclopedia libre","source":"Wikipedia","abstract":"El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plazo.\nCada iteración del ciclo de vida incluye: planificación, análisis de requisitos, diseño, codificación, pruebas y documentación. Teniendo gran importancia el concepto de \"Finalizado\" (Done), ya que el objetivo de cada iteración no es agregar toda la funcionalidad para justificar el lanzamiento del producto al mercado, sino incrementar el valor por medio de \"software que funciona\" (sin errores).\nLos métodos ágiles enfatizan las comunicaciones cara a cara en vez de la documentación. La mayoría de los equipos ágiles están localizados en una simple oficina abierta, a veces llamadas \"plataformas de lanzamiento\" (bullpen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técnica.","URL":"https://es.wikipedia.org/w/index.php?title=Desarrollo_%C3%A1gil_de_software&amp;oldid=87691416","note":"Page Version ID: 87691416","language":"es","issued":{"date-parts":[["2015",12,10]]},"accessed":{"date-parts":[["2015",12,18]]}}}],"schema":"https://github.com/citation-style-language/schema/raw/master/csl-citation.json"} </w:instrText>
      </w:r>
      <w:r w:rsidR="00CE3229">
        <w:fldChar w:fldCharType="separate"/>
      </w:r>
      <w:r w:rsidR="00A52843" w:rsidRPr="00A52843">
        <w:rPr>
          <w:rFonts w:ascii="Calibri" w:hAnsi="Calibri"/>
        </w:rPr>
        <w:t>[8]</w:t>
      </w:r>
      <w:r w:rsidR="00CE3229">
        <w:fldChar w:fldCharType="end"/>
      </w:r>
      <w:r>
        <w:t>.</w:t>
      </w:r>
    </w:p>
    <w:p w14:paraId="217F86DD" w14:textId="77777777" w:rsidR="00433EE1" w:rsidRPr="00433EE1" w:rsidRDefault="00335DE7" w:rsidP="00A31077">
      <w:pPr>
        <w:pStyle w:val="Cuerpo"/>
        <w:jc w:val="both"/>
      </w:pPr>
      <w:r>
        <w:t xml:space="preserve">Se ha utilizado metodología ágil en vez de la </w:t>
      </w:r>
      <w:r w:rsidR="00494B18">
        <w:t xml:space="preserve">metodología tradicional. Esta última </w:t>
      </w:r>
      <w:r>
        <w:t xml:space="preserve">se caracteriza por su rigidez ante los cambios, grupos de gran tamaño, </w:t>
      </w:r>
      <w:r w:rsidR="00494B18">
        <w:t xml:space="preserve">mínimos roles, poco </w:t>
      </w:r>
      <w:proofErr w:type="spellStart"/>
      <w:r w:rsidR="00494B18" w:rsidRPr="00494B18">
        <w:rPr>
          <w:i/>
        </w:rPr>
        <w:t>feedback</w:t>
      </w:r>
      <w:proofErr w:type="spellEnd"/>
      <w:r w:rsidR="00494B18">
        <w:t xml:space="preserve"> o retroalimentación y seguimiento estricto del plan inicial de desarrollo</w:t>
      </w:r>
      <w:r w:rsidR="00CE3229">
        <w:t xml:space="preserve"> </w:t>
      </w:r>
      <w:r w:rsidR="00CE3229">
        <w:fldChar w:fldCharType="begin"/>
      </w:r>
      <w:r w:rsidR="00A52843">
        <w:instrText xml:space="preserve"> ADDIN ZOTERO_ITEM CSL_CITATION {"citationID":"lpgvautdi","properties":{"formattedCitation":"[9]","plainCitation":"[9]"},"citationItems":[{"id":37,"uris":["http://zotero.org/users/local/LLkhPqvS/items/IKQIKG84"],"uri":["http://zotero.org/users/local/LLkhPqvS/items/IKQIKG84"],"itemData":{"id":37,"type":"post-weblog","title":"Mantenimiento de computadores: Metodologías de Desarrollo Ágiles Vs. Metodologías Tradicionales","container-title":"Mantenimiento de computadores","URL":"http://rdsoporteymantenimientodepc.blogspot.com.es/2014/03/metodologias-de-desarrollo-agiles-vs.html","shortTitle":"Mantenimiento de computadores","author":[{"family":"Dario","given":"Rubén"}],"issued":{"date-parts":[["2014",3,20]]},"accessed":{"date-parts":[["2015",12,18]]}}}],"schema":"https://github.com/citation-style-language/schema/raw/master/csl-citation.json"} </w:instrText>
      </w:r>
      <w:r w:rsidR="00CE3229">
        <w:fldChar w:fldCharType="separate"/>
      </w:r>
      <w:r w:rsidR="00A52843" w:rsidRPr="00A52843">
        <w:rPr>
          <w:rFonts w:ascii="Calibri" w:hAnsi="Calibri"/>
        </w:rPr>
        <w:t>[9]</w:t>
      </w:r>
      <w:r w:rsidR="00CE3229">
        <w:fldChar w:fldCharType="end"/>
      </w:r>
      <w:r w:rsidR="00494B18">
        <w:t>.</w:t>
      </w:r>
    </w:p>
    <w:p w14:paraId="34659E8F" w14:textId="77777777" w:rsidR="00782F60" w:rsidRDefault="00782F60" w:rsidP="00494B18">
      <w:pPr>
        <w:pStyle w:val="Ttulo4"/>
      </w:pPr>
      <w:bookmarkStart w:id="102" w:name="_Toc441850797"/>
      <w:r>
        <w:t>SCRUM</w:t>
      </w:r>
      <w:bookmarkEnd w:id="102"/>
    </w:p>
    <w:p w14:paraId="3980985C" w14:textId="77777777" w:rsidR="00494B18" w:rsidRDefault="00494B18" w:rsidP="00A31077">
      <w:pPr>
        <w:jc w:val="both"/>
      </w:pPr>
      <w:r>
        <w:t>SCRUM es una metodología de desarrollo ágil de software, se podría decir que es el proceso más destacado de este tipo de metodología. SCRUM, al ser metodología ágil, es un proceso sobre el que se aplican de manera regular un conjunto de buenas prácticas para trabajar colaborativamente, en equipo.</w:t>
      </w:r>
    </w:p>
    <w:p w14:paraId="1561D50B" w14:textId="77777777" w:rsidR="00494B18" w:rsidRDefault="00494B18" w:rsidP="00A31077">
      <w:pPr>
        <w:jc w:val="both"/>
      </w:pPr>
      <w:r>
        <w:t xml:space="preserve">Principalmente este proceso se caracteriza por: realizar constantes entregas parciales del producto final, presentar requisitos cambiantes o poco definidos, la innovación, competitividad, flexibilidad y la productividad. Por lo tanto SCRUM está especialmente indicado para </w:t>
      </w:r>
      <w:r>
        <w:lastRenderedPageBreak/>
        <w:t>proyectos en entornos complejos, pero también se utiliza en situaciones en las que no se está entregando al cliente lo que necesita</w:t>
      </w:r>
      <w:r w:rsidR="00CE3229">
        <w:t xml:space="preserve"> </w:t>
      </w:r>
      <w:r w:rsidR="00CE3229">
        <w:fldChar w:fldCharType="begin"/>
      </w:r>
      <w:r w:rsidR="00A52843">
        <w:instrText xml:space="preserve"> ADDIN ZOTERO_ITEM CSL_CITATION {"citationID":"14bub36pov","properties":{"formattedCitation":"[10]","plainCitation":"[10]"},"citationItems":[{"id":39,"uris":["http://zotero.org/users/local/LLkhPqvS/items/52PF9EJ4"],"uri":["http://zotero.org/users/local/LLkhPqvS/items/52PF9EJ4"],"itemData":{"id":39,"type":"post-weblog","title":"Qué es SCRUM","container-title":"Proyectos Ágiles","abstract":"Scrum es un proceso en el que se aplican de manera regular un conjunto de buenas prácticas para trabajar colaborativamente, en equipo, y obtener el mejor resultado posible de un proyecto. Estas prá...","URL":"http://proyectosagiles.org/que-es-scrum/","accessed":{"date-parts":[["2015",12,18]]}}}],"schema":"https://github.com/citation-style-language/schema/raw/master/csl-citation.json"} </w:instrText>
      </w:r>
      <w:r w:rsidR="00CE3229">
        <w:fldChar w:fldCharType="separate"/>
      </w:r>
      <w:r w:rsidR="00A52843" w:rsidRPr="00A52843">
        <w:rPr>
          <w:rFonts w:ascii="Calibri" w:hAnsi="Calibri"/>
        </w:rPr>
        <w:t>[10]</w:t>
      </w:r>
      <w:r w:rsidR="00CE3229">
        <w:fldChar w:fldCharType="end"/>
      </w:r>
      <w:r>
        <w:t>.</w:t>
      </w:r>
    </w:p>
    <w:p w14:paraId="6536D5BE" w14:textId="77777777" w:rsidR="00494B18" w:rsidRDefault="004E59BD" w:rsidP="00A31077">
      <w:pPr>
        <w:jc w:val="both"/>
      </w:pPr>
      <w:r>
        <w:t>Dentro de SCRUM existen varios roles</w:t>
      </w:r>
      <w:r w:rsidR="00CE3229">
        <w:t xml:space="preserve"> </w:t>
      </w:r>
      <w:r w:rsidR="00CE3229">
        <w:fldChar w:fldCharType="begin"/>
      </w:r>
      <w:r w:rsidR="00A52843">
        <w:instrText xml:space="preserve"> ADDIN ZOTERO_ITEM CSL_CITATION {"citationID":"lg5d9pknd","properties":{"formattedCitation":"[11]","plainCitation":"[11]"},"citationItems":[{"id":41,"uris":["http://zotero.org/users/local/LLkhPqvS/items/ZK98J4J2"],"uri":["http://zotero.org/users/local/LLkhPqvS/items/ZK98J4J2"],"itemData":{"id":41,"type":"webpage","title":"Proceso y Roles de Scrum","URL":"https://www.softeng.es/es-es/empresa/metodologias-de-trabajo/metodologia-scrum/proceso-roles-de-scrum.html","accessed":{"date-parts":[["2015",12,18]]}}}],"schema":"https://github.com/citation-style-language/schema/raw/master/csl-citation.json"} </w:instrText>
      </w:r>
      <w:r w:rsidR="00CE3229">
        <w:fldChar w:fldCharType="separate"/>
      </w:r>
      <w:r w:rsidR="00A52843" w:rsidRPr="00A52843">
        <w:rPr>
          <w:rFonts w:ascii="Calibri" w:hAnsi="Calibri"/>
        </w:rPr>
        <w:t>[11]</w:t>
      </w:r>
      <w:r w:rsidR="00CE3229">
        <w:fldChar w:fldCharType="end"/>
      </w:r>
      <w:r>
        <w:t>:</w:t>
      </w:r>
    </w:p>
    <w:p w14:paraId="03B2D68F" w14:textId="77777777" w:rsidR="004E59BD" w:rsidRDefault="004E59BD" w:rsidP="00A31077">
      <w:pPr>
        <w:pStyle w:val="Prrafodelista"/>
        <w:numPr>
          <w:ilvl w:val="0"/>
          <w:numId w:val="13"/>
        </w:numPr>
        <w:jc w:val="both"/>
      </w:pPr>
      <w:proofErr w:type="spellStart"/>
      <w:r w:rsidRPr="004E59BD">
        <w:rPr>
          <w:b/>
        </w:rPr>
        <w:t>Scrum</w:t>
      </w:r>
      <w:proofErr w:type="spellEnd"/>
      <w:r w:rsidRPr="004E59BD">
        <w:rPr>
          <w:b/>
        </w:rPr>
        <w:t xml:space="preserve"> Master</w:t>
      </w:r>
      <w:r>
        <w:t>: Es la persona encargada de que el proceso SCRUM se lleve a cabo como es debido, es decir, es la persona que lidera al equipo de desarrollo para que cumpla las reglas y procesos de la metodología.</w:t>
      </w:r>
    </w:p>
    <w:p w14:paraId="7EDDDB13" w14:textId="77777777" w:rsidR="004E59BD" w:rsidRDefault="004E59BD" w:rsidP="00A31077">
      <w:pPr>
        <w:pStyle w:val="Prrafodelista"/>
        <w:numPr>
          <w:ilvl w:val="0"/>
          <w:numId w:val="13"/>
        </w:numPr>
        <w:jc w:val="both"/>
      </w:pPr>
      <w:proofErr w:type="spellStart"/>
      <w:r>
        <w:rPr>
          <w:b/>
        </w:rPr>
        <w:t>Product</w:t>
      </w:r>
      <w:proofErr w:type="spellEnd"/>
      <w:r>
        <w:rPr>
          <w:b/>
        </w:rPr>
        <w:t xml:space="preserve"> </w:t>
      </w:r>
      <w:proofErr w:type="spellStart"/>
      <w:r>
        <w:rPr>
          <w:b/>
        </w:rPr>
        <w:t>Owner</w:t>
      </w:r>
      <w:proofErr w:type="spellEnd"/>
      <w:r w:rsidRPr="004E59BD">
        <w:t>:</w:t>
      </w:r>
      <w:r>
        <w:t xml:space="preserve"> Representa al cliente, traslada la visión del proyecto al equipo haciéndole que trabaja correctamente para conseguir satisfacer las necesidades del cliente.</w:t>
      </w:r>
    </w:p>
    <w:p w14:paraId="202A71C6" w14:textId="77777777" w:rsidR="004E59BD" w:rsidRDefault="004E59BD" w:rsidP="00A31077">
      <w:pPr>
        <w:pStyle w:val="Prrafodelista"/>
        <w:numPr>
          <w:ilvl w:val="0"/>
          <w:numId w:val="13"/>
        </w:numPr>
        <w:jc w:val="both"/>
      </w:pPr>
      <w:r>
        <w:rPr>
          <w:b/>
        </w:rPr>
        <w:t>Equipo de desarrollo</w:t>
      </w:r>
      <w:r w:rsidRPr="004E59BD">
        <w:t>:</w:t>
      </w:r>
      <w:r>
        <w:t xml:space="preserve"> Grupo de profesionales que desarrollan el proyecto de manera conjunta, que disponen de los conocimientos técnicos necesarios.</w:t>
      </w:r>
    </w:p>
    <w:p w14:paraId="175B74CD" w14:textId="77777777" w:rsidR="004E59BD" w:rsidRDefault="004E0743" w:rsidP="00A31077">
      <w:pPr>
        <w:jc w:val="both"/>
      </w:pPr>
      <w:r>
        <w:t>SCRUM ha sido la metodología de desarrollo ágil utilizada. Par ello cada dos semanas se realizaba una reunión o iteración entre tutor y alumno.</w:t>
      </w:r>
    </w:p>
    <w:p w14:paraId="2A9C94F8" w14:textId="77777777" w:rsidR="004E0743" w:rsidRDefault="004E0743" w:rsidP="00A31077">
      <w:pPr>
        <w:jc w:val="both"/>
      </w:pPr>
      <w:r>
        <w:t>En cada reunión se realizaban las siguientes tareas y en ese mismo orden:</w:t>
      </w:r>
    </w:p>
    <w:p w14:paraId="540BC649" w14:textId="77777777" w:rsidR="004E0743" w:rsidRDefault="004E0743" w:rsidP="00A31077">
      <w:pPr>
        <w:pStyle w:val="Prrafodelista"/>
        <w:numPr>
          <w:ilvl w:val="0"/>
          <w:numId w:val="14"/>
        </w:numPr>
        <w:jc w:val="both"/>
      </w:pPr>
      <w:r>
        <w:t>Se evaluaban las tareas establecidas en la anterior reunión y se comprobaban que los resultados eran los esperados. En caso de que no lo fueran, se establecían mejoras a realizar.</w:t>
      </w:r>
    </w:p>
    <w:p w14:paraId="62C2B057" w14:textId="77777777" w:rsidR="004E0743" w:rsidRPr="00494B18" w:rsidRDefault="004E0743" w:rsidP="00A31077">
      <w:pPr>
        <w:pStyle w:val="Prrafodelista"/>
        <w:numPr>
          <w:ilvl w:val="0"/>
          <w:numId w:val="14"/>
        </w:numPr>
        <w:jc w:val="both"/>
      </w:pPr>
      <w:r>
        <w:t xml:space="preserve">Una vez revisado el punto anterior, se procedía a establecer las nuevas tareas a realizar para la próxima iteración. </w:t>
      </w:r>
    </w:p>
    <w:p w14:paraId="61F3E0EE" w14:textId="77777777" w:rsidR="00782F60" w:rsidRDefault="00782F60" w:rsidP="00782F60">
      <w:pPr>
        <w:pStyle w:val="Ttulo2"/>
      </w:pPr>
      <w:bookmarkStart w:id="103" w:name="_Toc441850798"/>
      <w:r>
        <w:t>Herramientas de software</w:t>
      </w:r>
      <w:bookmarkEnd w:id="103"/>
    </w:p>
    <w:p w14:paraId="6408F6CE" w14:textId="77777777" w:rsidR="00646ED0" w:rsidRDefault="00646ED0" w:rsidP="00646ED0">
      <w:pPr>
        <w:pStyle w:val="Ttulo3"/>
      </w:pPr>
      <w:bookmarkStart w:id="104" w:name="_Toc441850799"/>
      <w:r>
        <w:t>Lenguajes</w:t>
      </w:r>
      <w:bookmarkEnd w:id="104"/>
    </w:p>
    <w:p w14:paraId="46F12FB3" w14:textId="77777777" w:rsidR="006977CC" w:rsidRDefault="006977CC" w:rsidP="0056499F">
      <w:pPr>
        <w:pStyle w:val="Ttulo4"/>
      </w:pPr>
      <w:bookmarkStart w:id="105" w:name="_Toc441850800"/>
      <w:r>
        <w:t>HTML</w:t>
      </w:r>
      <w:r w:rsidR="00F834ED">
        <w:t>5</w:t>
      </w:r>
      <w:bookmarkEnd w:id="105"/>
    </w:p>
    <w:p w14:paraId="2DBFD153" w14:textId="77777777" w:rsidR="00F834ED" w:rsidRDefault="00F834ED" w:rsidP="00A31077">
      <w:pPr>
        <w:jc w:val="both"/>
      </w:pPr>
      <w:r>
        <w:t>El lenguaje HTML, siglas</w:t>
      </w:r>
      <w:r w:rsidR="0035326E">
        <w:t xml:space="preserve"> de</w:t>
      </w:r>
      <w:r>
        <w:t xml:space="preserve"> </w:t>
      </w:r>
      <w:proofErr w:type="spellStart"/>
      <w:r w:rsidRPr="00F834ED">
        <w:rPr>
          <w:i/>
        </w:rPr>
        <w:t>HyperText</w:t>
      </w:r>
      <w:proofErr w:type="spellEnd"/>
      <w:r w:rsidRPr="00F834ED">
        <w:rPr>
          <w:i/>
        </w:rPr>
        <w:t xml:space="preserve"> </w:t>
      </w:r>
      <w:proofErr w:type="spellStart"/>
      <w:r w:rsidRPr="00F834ED">
        <w:rPr>
          <w:i/>
        </w:rPr>
        <w:t>Markup</w:t>
      </w:r>
      <w:proofErr w:type="spellEnd"/>
      <w:r w:rsidRPr="00F834ED">
        <w:rPr>
          <w:i/>
        </w:rPr>
        <w:t xml:space="preserve"> </w:t>
      </w:r>
      <w:proofErr w:type="spellStart"/>
      <w:r w:rsidRPr="00F834ED">
        <w:rPr>
          <w:i/>
        </w:rPr>
        <w:t>Language</w:t>
      </w:r>
      <w:proofErr w:type="spellEnd"/>
      <w:r>
        <w:t xml:space="preserve">, se trata de un lenguaje de programación que se utiliza para el diseño de páginas </w:t>
      </w:r>
      <w:r>
        <w:lastRenderedPageBreak/>
        <w:t>webs de Internet. Se encarga de desarrollar una descripción sobre los contenidos que aparecen como textos y sobre su estructura, complementando dicho texto con diversos objetos: imágenes, vídeos, animaciones…</w:t>
      </w:r>
    </w:p>
    <w:p w14:paraId="32CE3B30" w14:textId="77777777" w:rsidR="00F834ED" w:rsidRDefault="003D5420" w:rsidP="00A31077">
      <w:pPr>
        <w:jc w:val="both"/>
      </w:pPr>
      <w:r>
        <w:t xml:space="preserve">El lenguaje HTML es un lenguaje simple y general el cual se crea a partir de etiquetas o </w:t>
      </w:r>
      <w:proofErr w:type="spellStart"/>
      <w:r w:rsidRPr="003D5420">
        <w:rPr>
          <w:i/>
        </w:rPr>
        <w:t>tags</w:t>
      </w:r>
      <w:proofErr w:type="spellEnd"/>
      <w:r>
        <w:t xml:space="preserve"> que aparecen especificadas a través de corchetes o paréntesis angulares &lt; y &gt;</w:t>
      </w:r>
      <w:r w:rsidR="00CE3229">
        <w:rPr>
          <w:rFonts w:ascii="Calibri" w:hAnsi="Calibri"/>
        </w:rPr>
        <w:t xml:space="preserve"> </w:t>
      </w:r>
      <w:r w:rsidR="00CE3229">
        <w:rPr>
          <w:rFonts w:ascii="Calibri" w:hAnsi="Calibri"/>
        </w:rPr>
        <w:fldChar w:fldCharType="begin"/>
      </w:r>
      <w:r w:rsidR="00A52843">
        <w:rPr>
          <w:rFonts w:ascii="Calibri" w:hAnsi="Calibri"/>
        </w:rPr>
        <w:instrText xml:space="preserve"> ADDIN ZOTERO_ITEM CSL_CITATION {"citationID":"27vf4u9092","properties":{"formattedCitation":"[12]","plainCitation":"[12]"},"citationItems":[{"id":16,"uris":["http://zotero.org/users/local/LLkhPqvS/items/4B24PIR6"],"uri":["http://zotero.org/users/local/LLkhPqvS/items/4B24PIR6"],"itemData":{"id":16,"type":"webpage","title":"Definición de html — Definicion.de","container-title":"Definición.de","URL":"http://definicion.de/html/","accessed":{"date-parts":[["2015",12,12]]}}}],"schema":"https://github.com/citation-style-language/schema/raw/master/csl-citation.json"} </w:instrText>
      </w:r>
      <w:r w:rsidR="00CE3229">
        <w:rPr>
          <w:rFonts w:ascii="Calibri" w:hAnsi="Calibri"/>
        </w:rPr>
        <w:fldChar w:fldCharType="separate"/>
      </w:r>
      <w:r w:rsidR="00A52843" w:rsidRPr="00A52843">
        <w:rPr>
          <w:rFonts w:ascii="Calibri" w:hAnsi="Calibri"/>
        </w:rPr>
        <w:t>[12]</w:t>
      </w:r>
      <w:r w:rsidR="00CE3229">
        <w:rPr>
          <w:rFonts w:ascii="Calibri" w:hAnsi="Calibri"/>
        </w:rPr>
        <w:fldChar w:fldCharType="end"/>
      </w:r>
      <w:r>
        <w:t xml:space="preserve">. </w:t>
      </w:r>
    </w:p>
    <w:p w14:paraId="2CC178B4" w14:textId="77777777" w:rsidR="003D5420" w:rsidRDefault="00F07246" w:rsidP="00A31077">
      <w:pPr>
        <w:jc w:val="both"/>
      </w:pPr>
      <w:r>
        <w:t>HTML5 es la última versión de HTML, y representa dos conceptos nuevos</w:t>
      </w:r>
      <w:r w:rsidR="00CE3229">
        <w:t xml:space="preserve"> </w:t>
      </w:r>
      <w:r w:rsidR="00CE3229">
        <w:fldChar w:fldCharType="begin"/>
      </w:r>
      <w:r w:rsidR="00A52843">
        <w:instrText xml:space="preserve"> ADDIN ZOTERO_ITEM CSL_CITATION {"citationID":"24r61k570g","properties":{"formattedCitation":"[13]","plainCitation":"[13]"},"citationItems":[{"id":19,"uris":["http://zotero.org/users/local/LLkhPqvS/items/BT727QR8"],"uri":["http://zotero.org/users/local/LLkhPqvS/items/BT727QR8"],"itemData":{"id":19,"type":"webpage","title":"HTML5","container-title":"Mozilla Developer Network","abstract":"HTML5 es la última versión de HTML . Se trata de una nueva versión de HTML, con nuevos elementos, atributos y comportamientos. Contiene un conjunto más amplio de tecnologías que permite a los sitios Web y a las aplicaciones ser más diversas y de gran alcance.","URL":"https://developer.mozilla.org/es/docs/HTML/HTML5","accessed":{"date-parts":[["2015",12,12]]}}}],"schema":"https://github.com/citation-style-language/schema/raw/master/csl-citation.json"} </w:instrText>
      </w:r>
      <w:r w:rsidR="00CE3229">
        <w:fldChar w:fldCharType="separate"/>
      </w:r>
      <w:r w:rsidR="00A52843" w:rsidRPr="00A52843">
        <w:rPr>
          <w:rFonts w:ascii="Calibri" w:hAnsi="Calibri"/>
        </w:rPr>
        <w:t>[13]</w:t>
      </w:r>
      <w:r w:rsidR="00CE3229">
        <w:fldChar w:fldCharType="end"/>
      </w:r>
      <w:r>
        <w:t>:</w:t>
      </w:r>
    </w:p>
    <w:p w14:paraId="15406A2F" w14:textId="77777777" w:rsidR="00F07246" w:rsidRDefault="00F07246" w:rsidP="00A31077">
      <w:pPr>
        <w:pStyle w:val="Prrafodelista"/>
        <w:numPr>
          <w:ilvl w:val="0"/>
          <w:numId w:val="5"/>
        </w:numPr>
        <w:jc w:val="both"/>
      </w:pPr>
      <w:r>
        <w:t>Contiene nuevos elementos, atributos y comportamientos.</w:t>
      </w:r>
    </w:p>
    <w:p w14:paraId="633649EA" w14:textId="77777777" w:rsidR="00F07246" w:rsidRDefault="00F07246" w:rsidP="00A31077">
      <w:pPr>
        <w:pStyle w:val="Prrafodelista"/>
        <w:numPr>
          <w:ilvl w:val="0"/>
          <w:numId w:val="5"/>
        </w:numPr>
        <w:jc w:val="both"/>
      </w:pPr>
      <w:r>
        <w:t>Contiene un contiene un conjunto más amplio de tecnologías que permite a los sitios web y a las aplicaciones ser más diversas y de gran alcance.</w:t>
      </w:r>
    </w:p>
    <w:p w14:paraId="34BE82BB" w14:textId="77777777" w:rsidR="00F07246" w:rsidRDefault="00F07246" w:rsidP="00A31077">
      <w:pPr>
        <w:jc w:val="both"/>
      </w:pPr>
      <w:r>
        <w:t xml:space="preserve">Una gran ventaja de HTML5 es que es posible adaptarlo a las pantallas de cualquier tipo de dispositivos (portátiles, </w:t>
      </w:r>
      <w:proofErr w:type="spellStart"/>
      <w:r>
        <w:t>tablets</w:t>
      </w:r>
      <w:proofErr w:type="spellEnd"/>
      <w:r>
        <w:t xml:space="preserve">, móviles, </w:t>
      </w:r>
      <w:proofErr w:type="spellStart"/>
      <w:r>
        <w:t>etc</w:t>
      </w:r>
      <w:proofErr w:type="spellEnd"/>
      <w:r>
        <w:t>).</w:t>
      </w:r>
    </w:p>
    <w:p w14:paraId="0BAA08EB" w14:textId="77777777" w:rsidR="00F07246" w:rsidRPr="00F834ED" w:rsidRDefault="00F07246" w:rsidP="00A31077">
      <w:pPr>
        <w:jc w:val="both"/>
      </w:pPr>
      <w:r>
        <w:t xml:space="preserve">Página web de la herramienta: </w:t>
      </w:r>
      <w:hyperlink r:id="rId20" w:history="1">
        <w:r w:rsidRPr="00D70435">
          <w:rPr>
            <w:rStyle w:val="Hipervnculo"/>
          </w:rPr>
          <w:t>http://www.w3.org/TR/html5/</w:t>
        </w:r>
      </w:hyperlink>
    </w:p>
    <w:p w14:paraId="1524CFB4" w14:textId="77777777" w:rsidR="006977CC" w:rsidRDefault="006977CC" w:rsidP="00A31077">
      <w:pPr>
        <w:pStyle w:val="Ttulo4"/>
        <w:jc w:val="both"/>
      </w:pPr>
      <w:bookmarkStart w:id="106" w:name="_Toc441850801"/>
      <w:r>
        <w:t>PHP</w:t>
      </w:r>
      <w:bookmarkEnd w:id="106"/>
    </w:p>
    <w:p w14:paraId="4040E5F0" w14:textId="77777777" w:rsidR="00F07246" w:rsidRDefault="0035326E" w:rsidP="00A31077">
      <w:pPr>
        <w:jc w:val="both"/>
      </w:pPr>
      <w:r>
        <w:t xml:space="preserve">El lenguaje PHP, siglas de </w:t>
      </w:r>
      <w:proofErr w:type="spellStart"/>
      <w:r w:rsidRPr="0035326E">
        <w:rPr>
          <w:i/>
        </w:rPr>
        <w:t>HyperText</w:t>
      </w:r>
      <w:proofErr w:type="spellEnd"/>
      <w:r w:rsidRPr="0035326E">
        <w:rPr>
          <w:i/>
        </w:rPr>
        <w:t xml:space="preserve"> </w:t>
      </w:r>
      <w:proofErr w:type="spellStart"/>
      <w:r w:rsidRPr="0035326E">
        <w:rPr>
          <w:i/>
        </w:rPr>
        <w:t>Preprocessor</w:t>
      </w:r>
      <w:proofErr w:type="spellEnd"/>
      <w:r>
        <w:t>, es un lenguaje de programación de uso general de código del lado del servidor, que se encuentra embebido en páginas HTML.</w:t>
      </w:r>
    </w:p>
    <w:p w14:paraId="14C1EED9" w14:textId="77777777" w:rsidR="0035326E" w:rsidRDefault="0035326E" w:rsidP="00A31077">
      <w:pPr>
        <w:jc w:val="both"/>
      </w:pPr>
      <w:r>
        <w:t>Algunas de las características de este lenguaje son las siguientes</w:t>
      </w:r>
      <w:r w:rsidR="00CE3229">
        <w:t xml:space="preserve"> </w:t>
      </w:r>
      <w:r w:rsidR="00CE3229">
        <w:fldChar w:fldCharType="begin"/>
      </w:r>
      <w:r w:rsidR="00A52843">
        <w:instrText xml:space="preserve"> ADDIN ZOTERO_ITEM CSL_CITATION {"citationID":"137bam61q6","properties":{"formattedCitation":"[14]","plainCitation":"[14]"},"citationItems":[{"id":22,"uris":["http://zotero.org/users/local/LLkhPqvS/items/CPJT3AKN"],"uri":["http://zotero.org/users/local/LLkhPqvS/items/CPJT3AKN"],"itemData":{"id":22,"type":"entry-encyclopedia","title":"PHP","container-title":"Wikipedia, la enciclopedia libre","source":"Wikipedia","abstract":"PHP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costo.\nPHP se considera uno de los lenguajes más flexibles, potentes y de alto rendimiento conocidos hasta el día de hoy[cita requerida], lo que ha atraído el interés de múltiples sitios con gran demanda de tráfico, como Facebook, para optar por el mismo como tecnología de servidor.\nFue creado originalmente por Rasmus Lerdorf en 1995. Actualmente el lenguaje sigue siendo desarrollado con nuevas funciones por el grupo PHP. Este lenguaje forma parte del software libre publicado bajo la licencia PHP, que es incompatible con la Licencia Pública General de GNU debido a las restricciones del uso del término PHP.","URL":"https://es.wikipedia.org/w/index.php?title=PHP&amp;oldid=87633083","note":"Page Version ID: 87633083","language":"es","issued":{"date-parts":[["2015",12,7]]},"accessed":{"date-parts":[["2015",12,12]]}}}],"schema":"https://github.com/citation-style-language/schema/raw/master/csl-citation.json"} </w:instrText>
      </w:r>
      <w:r w:rsidR="00CE3229">
        <w:fldChar w:fldCharType="separate"/>
      </w:r>
      <w:r w:rsidR="00A52843" w:rsidRPr="00A52843">
        <w:rPr>
          <w:rFonts w:ascii="Calibri" w:hAnsi="Calibri"/>
        </w:rPr>
        <w:t>[14]</w:t>
      </w:r>
      <w:r w:rsidR="00CE3229">
        <w:fldChar w:fldCharType="end"/>
      </w:r>
      <w:r>
        <w:t>:</w:t>
      </w:r>
    </w:p>
    <w:p w14:paraId="6EF4B952" w14:textId="77777777" w:rsidR="0035326E" w:rsidRDefault="0035326E" w:rsidP="00A31077">
      <w:pPr>
        <w:pStyle w:val="Prrafodelista"/>
        <w:numPr>
          <w:ilvl w:val="0"/>
          <w:numId w:val="6"/>
        </w:numPr>
        <w:jc w:val="both"/>
      </w:pPr>
      <w:r>
        <w:t>Es considerado un lenguaje fácil de aprender.</w:t>
      </w:r>
    </w:p>
    <w:p w14:paraId="3D766B5C" w14:textId="77777777" w:rsidR="0035326E" w:rsidRDefault="00C835AB" w:rsidP="00A31077">
      <w:pPr>
        <w:pStyle w:val="Prrafodelista"/>
        <w:numPr>
          <w:ilvl w:val="0"/>
          <w:numId w:val="6"/>
        </w:numPr>
        <w:jc w:val="both"/>
      </w:pPr>
      <w:r>
        <w:t>Tiene capacidad para conectarse con la mayoría de los motores de base de datos.</w:t>
      </w:r>
    </w:p>
    <w:p w14:paraId="030189E8" w14:textId="77777777" w:rsidR="00C835AB" w:rsidRDefault="00C835AB" w:rsidP="00A31077">
      <w:pPr>
        <w:pStyle w:val="Prrafodelista"/>
        <w:numPr>
          <w:ilvl w:val="0"/>
          <w:numId w:val="6"/>
        </w:numPr>
        <w:jc w:val="both"/>
      </w:pPr>
      <w:r>
        <w:t>Lenguaje libre y abierto.</w:t>
      </w:r>
    </w:p>
    <w:p w14:paraId="6D1448D1" w14:textId="77777777" w:rsidR="00C835AB" w:rsidRDefault="00C835AB" w:rsidP="00A31077">
      <w:pPr>
        <w:pStyle w:val="Prrafodelista"/>
        <w:numPr>
          <w:ilvl w:val="0"/>
          <w:numId w:val="6"/>
        </w:numPr>
        <w:jc w:val="both"/>
      </w:pPr>
      <w:r>
        <w:t>Multitud de documentación, foros y ejemplos.</w:t>
      </w:r>
    </w:p>
    <w:p w14:paraId="3E3A7B54" w14:textId="77777777" w:rsidR="00C835AB" w:rsidRDefault="00C835AB" w:rsidP="00A31077">
      <w:pPr>
        <w:pStyle w:val="Prrafodelista"/>
        <w:numPr>
          <w:ilvl w:val="0"/>
          <w:numId w:val="6"/>
        </w:numPr>
        <w:jc w:val="both"/>
      </w:pPr>
      <w:r>
        <w:lastRenderedPageBreak/>
        <w:t>No requiere definición de tipos de variables, permite técnicas de programación orientada a objetos y manejo de excepciones</w:t>
      </w:r>
      <w:commentRangeStart w:id="107"/>
      <w:r>
        <w:t>.</w:t>
      </w:r>
      <w:commentRangeEnd w:id="107"/>
      <w:r w:rsidR="00427121">
        <w:rPr>
          <w:rStyle w:val="Refdecomentario"/>
        </w:rPr>
        <w:commentReference w:id="107"/>
      </w:r>
    </w:p>
    <w:p w14:paraId="649A2A98" w14:textId="77777777" w:rsidR="005A710A" w:rsidRPr="005A710A" w:rsidRDefault="00F71741" w:rsidP="00A31077">
      <w:pPr>
        <w:jc w:val="both"/>
        <w:rPr>
          <w:color w:val="0563C1" w:themeColor="hyperlink"/>
          <w:u w:val="single"/>
        </w:rPr>
      </w:pPr>
      <w:r>
        <w:t xml:space="preserve">Página web de la herramienta: </w:t>
      </w:r>
      <w:hyperlink r:id="rId21" w:history="1">
        <w:r w:rsidRPr="00557EBB">
          <w:rPr>
            <w:rStyle w:val="Hipervnculo"/>
          </w:rPr>
          <w:t>http://php.net/</w:t>
        </w:r>
      </w:hyperlink>
    </w:p>
    <w:p w14:paraId="0960E456" w14:textId="77777777" w:rsidR="005A710A" w:rsidRDefault="005A710A" w:rsidP="00A31077">
      <w:pPr>
        <w:pStyle w:val="Ttulo4"/>
        <w:jc w:val="both"/>
      </w:pPr>
      <w:bookmarkStart w:id="108" w:name="_Toc441850802"/>
      <w:r>
        <w:t>JavaScript</w:t>
      </w:r>
      <w:bookmarkEnd w:id="108"/>
    </w:p>
    <w:p w14:paraId="652465EC" w14:textId="77777777" w:rsidR="005A710A" w:rsidRDefault="005A710A" w:rsidP="00A31077">
      <w:pPr>
        <w:jc w:val="both"/>
      </w:pPr>
      <w:r>
        <w:t xml:space="preserve">Se trata de un lenguaje orientado a objetos, que se basa en prototipos, imperativo, débilmente </w:t>
      </w:r>
      <w:proofErr w:type="spellStart"/>
      <w:r>
        <w:t>tipado</w:t>
      </w:r>
      <w:proofErr w:type="spellEnd"/>
      <w:r>
        <w:t xml:space="preserve"> y dinámico.</w:t>
      </w:r>
    </w:p>
    <w:p w14:paraId="4066EECB" w14:textId="77777777" w:rsidR="005A710A" w:rsidRDefault="005A710A" w:rsidP="00A31077">
      <w:pPr>
        <w:jc w:val="both"/>
      </w:pPr>
      <w:r>
        <w:t xml:space="preserve">Este lenguaje se utiliza principalmente en el lado del cliente implementado como parte de un navegador web, permitiendo así mejoras en la interfaz y páginas web dinámicas. Aunque sí que existe una forma de JavaScript del lado del servidor </w:t>
      </w:r>
      <w:r>
        <w:fldChar w:fldCharType="begin"/>
      </w:r>
      <w:r w:rsidR="00A52843">
        <w:instrText xml:space="preserve"> ADDIN ZOTERO_ITEM CSL_CITATION {"citationID":"1bi054sjeg","properties":{"formattedCitation":"[15]","plainCitation":"[15]"},"citationItems":[{"id":53,"uris":["http://zotero.org/users/local/LLkhPqvS/items/6TISMAF6"],"uri":["http://zotero.org/users/local/LLkhPqvS/items/6TISMAF6"],"itemData":{"id":53,"type":"entry-encyclopedia","title":"JavaScript","container-title":"Wikipedia, la enciclopedia libre","source":"Wikipedia","abstract":"JavaScript (abreviado comúnmente JS) es un lenguaje de programación interpretado, dialecto del estándar ECMAScript. Se define como orientado a objetos, basado en prototipos, imperativo, débilmente tipado y dinámico.\nSe utiliza principalmente en su forma del lado del cliente (client-side), implementado como parte de un navegador web permitiendo mejoras en la interfaz de usuario y páginas web dinámicas aunque existe una forma de JavaScript del lado del servidor (Server-side JavaScript o SSJS). Su uso en aplicaciones externas a la web, por ejemplo en documentos PDF, aplicaciones de escritorio (mayoritariamente widgets) es también significativo.\nJavaScript se diseñó con una sintaxis similar al C, aunque adopta nombres y convenciones del lenguaje de programación Java. Sin embargo Java y JavaScript no están relacionados y tienen semánticas y propósitos diferentes.\nTodos los navegadores modernos interpretan el código JavaScript integrado en las páginas web. Para interactuar con una página web se provee al lenguaje JavaScript de una implementación del Document Object Model (DOM).\nTradicionalmente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HTML.\nDesde el lanzamiento en junio de 1997 del estándar ECMAScript 1, han existido las versiones 2, 3 y 5, que es la más usada actualmente (la 4 se abandonó ). En junio de 2015 se cerró y publicó la versión ECMAScript 6 .","URL":"https://es.wikipedia.org/w/index.php?title=JavaScript&amp;oldid=88336775","note":"Page Version ID: 88336775","language":"es","issued":{"date-parts":[["2016",1,9]]},"accessed":{"date-parts":[["2016",1,13]]}}}],"schema":"https://github.com/citation-style-language/schema/raw/master/csl-citation.json"} </w:instrText>
      </w:r>
      <w:r>
        <w:fldChar w:fldCharType="separate"/>
      </w:r>
      <w:r w:rsidR="00A52843" w:rsidRPr="00A52843">
        <w:rPr>
          <w:rFonts w:ascii="Calibri" w:hAnsi="Calibri"/>
        </w:rPr>
        <w:t>[15]</w:t>
      </w:r>
      <w:r>
        <w:fldChar w:fldCharType="end"/>
      </w:r>
      <w:r>
        <w:t>.</w:t>
      </w:r>
    </w:p>
    <w:p w14:paraId="47E3B657" w14:textId="77777777" w:rsidR="005A710A" w:rsidRPr="005A710A" w:rsidRDefault="005A710A" w:rsidP="00A31077">
      <w:pPr>
        <w:jc w:val="both"/>
      </w:pPr>
      <w:r>
        <w:t>En el trabajo fin de grado se ha utilizado para la programación del lado del cliente.</w:t>
      </w:r>
    </w:p>
    <w:p w14:paraId="05D70439" w14:textId="77777777" w:rsidR="005A710A" w:rsidRDefault="005A710A" w:rsidP="00A31077">
      <w:pPr>
        <w:pStyle w:val="Ttulo4"/>
        <w:jc w:val="both"/>
      </w:pPr>
      <w:bookmarkStart w:id="109" w:name="_Toc441850803"/>
      <w:r>
        <w:t>AJAX</w:t>
      </w:r>
      <w:bookmarkEnd w:id="109"/>
    </w:p>
    <w:p w14:paraId="24C99F4E" w14:textId="77777777" w:rsidR="005A710A" w:rsidRDefault="005A710A" w:rsidP="00A31077">
      <w:pPr>
        <w:jc w:val="both"/>
      </w:pPr>
      <w:r>
        <w:t xml:space="preserve">AJAX, acrónimo de </w:t>
      </w:r>
      <w:proofErr w:type="spellStart"/>
      <w:r w:rsidRPr="005A710A">
        <w:rPr>
          <w:i/>
        </w:rPr>
        <w:t>Asynchronous</w:t>
      </w:r>
      <w:proofErr w:type="spellEnd"/>
      <w:r w:rsidRPr="005A710A">
        <w:rPr>
          <w:i/>
        </w:rPr>
        <w:t xml:space="preserve"> JavaScript And </w:t>
      </w:r>
      <w:proofErr w:type="spellStart"/>
      <w:r w:rsidRPr="005A710A">
        <w:rPr>
          <w:i/>
        </w:rPr>
        <w:t>Xml</w:t>
      </w:r>
      <w:proofErr w:type="spellEnd"/>
      <w:r>
        <w:t xml:space="preserve">, se trata de una técnica para el desarrollo web que va a permitir crear aplicaciones interactivas. Estas aplicaciones van a ejecutarse en el cliente, es decir, en el navegador de los usuarios mientras se mantiene la comunicación asíncrona con el servidor en segundo plano.  De esta forma, va a ser posible realizar cambios sobre las páginas sin que estas sean recargadas, de tal manera que se obtendrán mejoras de interactividad, velocidad y usabilidad de las aplicaciones </w:t>
      </w:r>
      <w:r>
        <w:fldChar w:fldCharType="begin"/>
      </w:r>
      <w:r w:rsidR="00A52843">
        <w:instrText xml:space="preserve"> ADDIN ZOTERO_ITEM CSL_CITATION {"citationID":"1rng07ha7a","properties":{"formattedCitation":"[16]","plainCitation":"[16]"},"citationItems":[{"id":57,"uris":["http://zotero.org/users/local/LLkhPqvS/items/UQWRVSSF"],"uri":["http://zotero.org/users/local/LLkhPqvS/items/UQWRVSSF"],"itemData":{"id":57,"type":"entry-encyclopedia","title":"AJAX","container-title":"Wikipedia, la enciclopedia libre","source":"Wikipedia","abstract":"AJAX,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(DOM).","URL":"https://es.wikipedia.org/w/index.php?title=AJAX&amp;oldid=87482869","note":"Page Version ID: 87482869","language":"es","issued":{"date-parts":[["2015",12,2]]},"accessed":{"date-parts":[["2016",1,13]]}}}],"schema":"https://github.com/citation-style-language/schema/raw/master/csl-citation.json"} </w:instrText>
      </w:r>
      <w:r>
        <w:fldChar w:fldCharType="separate"/>
      </w:r>
      <w:r w:rsidR="00A52843" w:rsidRPr="00A52843">
        <w:rPr>
          <w:rFonts w:ascii="Calibri" w:hAnsi="Calibri"/>
        </w:rPr>
        <w:t>[16]</w:t>
      </w:r>
      <w:r>
        <w:fldChar w:fldCharType="end"/>
      </w:r>
      <w:r>
        <w:t>.</w:t>
      </w:r>
    </w:p>
    <w:p w14:paraId="65F12756" w14:textId="77777777" w:rsidR="005A710A" w:rsidRDefault="005A710A" w:rsidP="00A31077">
      <w:pPr>
        <w:jc w:val="both"/>
      </w:pPr>
      <w:r>
        <w:t>Realmente AJAX no es una tecnología en sí mismo, sino que en realidad se trata de varias tecnologías independientes que se unen. Las tecnologías que forman AJAX son</w:t>
      </w:r>
      <w:r w:rsidR="00F57EB3">
        <w:t xml:space="preserve"> </w:t>
      </w:r>
      <w:r w:rsidR="00F57EB3">
        <w:fldChar w:fldCharType="begin"/>
      </w:r>
      <w:r w:rsidR="00A52843">
        <w:instrText xml:space="preserve"> ADDIN ZOTERO_ITEM CSL_CITATION {"citationID":"19a5a35rg","properties":{"formattedCitation":"[17]","plainCitation":"[17]"},"citationItems":[{"id":59,"uris":["http://zotero.org/users/local/LLkhPqvS/items/6FQX7GM2"],"uri":["http://zotero.org/users/local/LLkhPqvS/items/6FQX7GM2"],"itemData":{"id":59,"type":"webpage","title":"Capítulo 1. Introducción a AJAX (Introducción a AJAX)","URL":"http://librosweb.es/libro/ajax/capitulo_1.html","accessed":{"date-parts":[["2016",1,13]]}}}],"schema":"https://github.com/citation-style-language/schema/raw/master/csl-citation.json"} </w:instrText>
      </w:r>
      <w:r w:rsidR="00F57EB3">
        <w:fldChar w:fldCharType="separate"/>
      </w:r>
      <w:r w:rsidR="00A52843" w:rsidRPr="00A52843">
        <w:rPr>
          <w:rFonts w:ascii="Calibri" w:hAnsi="Calibri"/>
        </w:rPr>
        <w:t>[17]</w:t>
      </w:r>
      <w:r w:rsidR="00F57EB3">
        <w:fldChar w:fldCharType="end"/>
      </w:r>
      <w:r>
        <w:t>:</w:t>
      </w:r>
    </w:p>
    <w:p w14:paraId="6F7EEA54" w14:textId="77777777" w:rsidR="005A710A" w:rsidRDefault="005A710A" w:rsidP="00A31077">
      <w:pPr>
        <w:pStyle w:val="Prrafodelista"/>
        <w:numPr>
          <w:ilvl w:val="0"/>
          <w:numId w:val="22"/>
        </w:numPr>
        <w:jc w:val="both"/>
      </w:pPr>
      <w:r>
        <w:t>XHTML y CSS: para crear una presentación basada en estándares.</w:t>
      </w:r>
    </w:p>
    <w:p w14:paraId="72F07B6B" w14:textId="77777777" w:rsidR="005A710A" w:rsidRDefault="005A710A" w:rsidP="00A31077">
      <w:pPr>
        <w:pStyle w:val="Prrafodelista"/>
        <w:numPr>
          <w:ilvl w:val="0"/>
          <w:numId w:val="22"/>
        </w:numPr>
        <w:jc w:val="both"/>
      </w:pPr>
      <w:r>
        <w:t>DOM: para la interacción y manipulación dinámica de la presentación.</w:t>
      </w:r>
    </w:p>
    <w:p w14:paraId="0EBBAF16" w14:textId="77777777" w:rsidR="005A710A" w:rsidRDefault="005A710A" w:rsidP="00A31077">
      <w:pPr>
        <w:pStyle w:val="Prrafodelista"/>
        <w:numPr>
          <w:ilvl w:val="0"/>
          <w:numId w:val="22"/>
        </w:numPr>
        <w:jc w:val="both"/>
      </w:pPr>
      <w:r>
        <w:lastRenderedPageBreak/>
        <w:t>XML, XSLT y JSON: para el intercambio y la manipulación de la información.</w:t>
      </w:r>
    </w:p>
    <w:p w14:paraId="5138922B" w14:textId="77777777" w:rsidR="005A710A" w:rsidRDefault="005A710A" w:rsidP="00A31077">
      <w:pPr>
        <w:pStyle w:val="Prrafodelista"/>
        <w:numPr>
          <w:ilvl w:val="0"/>
          <w:numId w:val="22"/>
        </w:numPr>
        <w:jc w:val="both"/>
      </w:pPr>
      <w:proofErr w:type="spellStart"/>
      <w:r>
        <w:t>XMLHtpRequest</w:t>
      </w:r>
      <w:proofErr w:type="spellEnd"/>
      <w:r>
        <w:t>: para el intercambio asíncrono de información.</w:t>
      </w:r>
    </w:p>
    <w:p w14:paraId="024C57C9" w14:textId="77777777" w:rsidR="005A710A" w:rsidRDefault="005A710A" w:rsidP="00A31077">
      <w:pPr>
        <w:pStyle w:val="Prrafodelista"/>
        <w:numPr>
          <w:ilvl w:val="0"/>
          <w:numId w:val="22"/>
        </w:numPr>
        <w:jc w:val="both"/>
      </w:pPr>
      <w:r>
        <w:t>JavaScript: para unir todas las demás tecnologías.</w:t>
      </w:r>
    </w:p>
    <w:p w14:paraId="78C98C83" w14:textId="77777777" w:rsidR="00161B4F" w:rsidRDefault="00161B4F" w:rsidP="00A31077">
      <w:pPr>
        <w:jc w:val="both"/>
      </w:pPr>
      <w:r>
        <w:t>Por lo tanto ha sido utilizado para poder realizar cambios sobre páginas sin necesidad de recargarlas. En la aplicación se ha utilizado para hacer una llamada a un método de un controlador que va a encargarse de comprobar qué reportes existen para una práctica.</w:t>
      </w:r>
    </w:p>
    <w:p w14:paraId="73063AF6" w14:textId="77777777" w:rsidR="00161B4F" w:rsidRDefault="00161B4F" w:rsidP="00A31077">
      <w:pPr>
        <w:pStyle w:val="Ttulo4"/>
        <w:jc w:val="both"/>
      </w:pPr>
      <w:bookmarkStart w:id="110" w:name="_Toc441850804"/>
      <w:proofErr w:type="spellStart"/>
      <w:r>
        <w:t>JQuery</w:t>
      </w:r>
      <w:bookmarkEnd w:id="110"/>
      <w:proofErr w:type="spellEnd"/>
    </w:p>
    <w:p w14:paraId="5110ED9F" w14:textId="77777777" w:rsidR="00161B4F" w:rsidRDefault="00161B4F" w:rsidP="00A31077">
      <w:pPr>
        <w:jc w:val="both"/>
      </w:pPr>
      <w:r>
        <w:t>Es una biblioteca de JavaScript que permite simplificar la manera de interactuar con los documentos HTML, manipular el árbol DOM, manejar eventos, desarrollar animaciones y agregar interacción con la técnica AJAX a páginas web.</w:t>
      </w:r>
    </w:p>
    <w:p w14:paraId="1178C927" w14:textId="77777777" w:rsidR="00161B4F" w:rsidRDefault="00161B4F" w:rsidP="00A31077">
      <w:pPr>
        <w:jc w:val="both"/>
      </w:pPr>
      <w:proofErr w:type="spellStart"/>
      <w:r>
        <w:t>JQuery</w:t>
      </w:r>
      <w:proofErr w:type="spellEnd"/>
      <w:r>
        <w:t xml:space="preserve"> es software libre y de código abierto, y ofrece una funcionalidades basadas en JavaScript que de otra manera requeriría mucho más código, lo que significa que con las funciones de esta biblioteca se van a logran grandes resultados en menos tiempo y espacio.</w:t>
      </w:r>
    </w:p>
    <w:p w14:paraId="61C98F38" w14:textId="0A2F8B59" w:rsidR="00161B4F" w:rsidRDefault="00161B4F" w:rsidP="00A31077">
      <w:pPr>
        <w:jc w:val="both"/>
      </w:pPr>
      <w:r>
        <w:t xml:space="preserve">Su característica principal es que permite cambiar el contenido de una página web sin necesidad de recargarla, mediante la manipulación del árbol DOM y las peticiones AJAX </w:t>
      </w:r>
      <w:r>
        <w:fldChar w:fldCharType="begin"/>
      </w:r>
      <w:r>
        <w:instrText xml:space="preserve"> ADDIN ZOTERO_ITEM CSL_CITATION {"citationID":"2p6f7rvk4t","properties":{"formattedCitation":"[18]","plainCitation":"[18]"},"citationItems":[{"id":68,"uris":["http://zotero.org/users/local/LLkhPqvS/items/V5WBAATE"],"uri":["http://zotero.org/users/local/LLkhPqvS/items/V5WBAATE"],"itemData":{"id":68,"type":"entry-encyclopedia","title":"jQuery","container-title":"Wikipedia, la enciclopedia libre","source":"Wikipedia","abstract":"jQuery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jQuery es la biblioteca de JavaScript más utilizada.\njQuery es 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espacio.\nLas empresas Microsoft y Nokia anunciaron que incluirán la biblioteca en sus plataformas. Microsoft la añadirá en su IDE Visual Studio y la usará junto con los frameworks ASP.NET AJAX y ASP.NET MVC, mientras que Nokia los integrará con su plataforma Web Run-Time.","URL":"https://es.wikipedia.org/w/index.php?title=JQuery&amp;oldid=87930293","note":"Page Version ID: 87930293","language":"es","issued":{"date-parts":[["2015",12,21]]},"accessed":{"date-parts":[["2016",1,22]]}}}],"schema":"https://github.com/citation-style-language/schema/raw/master/csl-citation.json"} </w:instrText>
      </w:r>
      <w:r>
        <w:fldChar w:fldCharType="separate"/>
      </w:r>
      <w:r w:rsidRPr="00161B4F">
        <w:rPr>
          <w:rFonts w:ascii="Calibri" w:hAnsi="Calibri"/>
        </w:rPr>
        <w:t>[18]</w:t>
      </w:r>
      <w:r>
        <w:fldChar w:fldCharType="end"/>
      </w:r>
      <w:r>
        <w:t>.</w:t>
      </w:r>
    </w:p>
    <w:p w14:paraId="0C883E13" w14:textId="77777777" w:rsidR="00161B4F" w:rsidRDefault="00161B4F" w:rsidP="00A31077">
      <w:pPr>
        <w:jc w:val="both"/>
      </w:pPr>
      <w:r>
        <w:t>Se ha utilizado para poder manipular con mayor facilidad el árbol DOM.</w:t>
      </w:r>
    </w:p>
    <w:p w14:paraId="7B11C02B" w14:textId="4D8BD559" w:rsidR="00161B4F" w:rsidRPr="005A710A" w:rsidRDefault="00161B4F" w:rsidP="00A31077">
      <w:pPr>
        <w:jc w:val="both"/>
      </w:pPr>
      <w:r>
        <w:t xml:space="preserve">Página web de la herramienta: </w:t>
      </w:r>
      <w:hyperlink r:id="rId22" w:history="1">
        <w:r w:rsidRPr="00515CCD">
          <w:rPr>
            <w:rStyle w:val="Hipervnculo"/>
          </w:rPr>
          <w:t>https://jquery.com/</w:t>
        </w:r>
      </w:hyperlink>
    </w:p>
    <w:p w14:paraId="6A6C9722" w14:textId="77777777" w:rsidR="00F57EB3" w:rsidRDefault="00F57EB3" w:rsidP="00A31077">
      <w:pPr>
        <w:pStyle w:val="Ttulo4"/>
        <w:jc w:val="both"/>
      </w:pPr>
      <w:bookmarkStart w:id="111" w:name="_Toc441850805"/>
      <w:r>
        <w:t>JSON</w:t>
      </w:r>
      <w:bookmarkEnd w:id="111"/>
    </w:p>
    <w:p w14:paraId="62EEE431" w14:textId="614D19B5" w:rsidR="00F57EB3" w:rsidRDefault="00F57EB3" w:rsidP="00A31077">
      <w:pPr>
        <w:jc w:val="both"/>
      </w:pPr>
      <w:r>
        <w:t xml:space="preserve">JSON, acrónimo de </w:t>
      </w:r>
      <w:r w:rsidRPr="00F57EB3">
        <w:rPr>
          <w:i/>
        </w:rPr>
        <w:t xml:space="preserve">JavaScript </w:t>
      </w:r>
      <w:proofErr w:type="spellStart"/>
      <w:r w:rsidRPr="00F57EB3">
        <w:rPr>
          <w:i/>
        </w:rPr>
        <w:t>Object</w:t>
      </w:r>
      <w:proofErr w:type="spellEnd"/>
      <w:r w:rsidRPr="00F57EB3">
        <w:rPr>
          <w:i/>
        </w:rPr>
        <w:t xml:space="preserve"> </w:t>
      </w:r>
      <w:proofErr w:type="spellStart"/>
      <w:r w:rsidRPr="00F57EB3">
        <w:rPr>
          <w:i/>
        </w:rPr>
        <w:t>Notation</w:t>
      </w:r>
      <w:proofErr w:type="spellEnd"/>
      <w:r>
        <w:t xml:space="preserve">, es un formato ligero de intercambio de datos. Básicamente JSON describe los datos con una sintaxis dedicada que se usa para identificar y gestionar los datos. Una de las grandes ventajas que tiene el uso de JSON es que puede ser leído </w:t>
      </w:r>
      <w:r>
        <w:lastRenderedPageBreak/>
        <w:t xml:space="preserve">por cualquier lenguaje de programación, por lo que puede ser usado para el intercambio de información entre distintas tecnologías </w:t>
      </w:r>
      <w:r>
        <w:fldChar w:fldCharType="begin"/>
      </w:r>
      <w:r w:rsidR="00161B4F">
        <w:instrText xml:space="preserve"> ADDIN ZOTERO_ITEM CSL_CITATION {"citationID":"ccqqiiv4o","properties":{"formattedCitation":"[19]","plainCitation":"[19]"},"citationItems":[{"id":61,"uris":["http://zotero.org/users/local/LLkhPqvS/items/GG35UCEA"],"uri":["http://zotero.org/users/local/LLkhPqvS/items/GG35UCEA"],"itemData":{"id":61,"type":"webpage","title":"JSON I - ¿Qué es y para qué sirve JSON?","container-title":"Geeky Theory","abstract":"Cuando todos nos iniciamos en el mundo de la programación web llegamos a un punto en el que necesitamos gestionar de forma sencilla y eficaz mucha información, para los que no os suene el nombre de JSON enhorabuena porque con esta serie de tutoriales vais a dar un gran paso en vuestro aprendizaje.","URL":"https://geekytheory.com/json-i-que-es-y-para-que-sirve-json/","accessed":{"date-parts":[["2016",1,13]]}}}],"schema":"https://github.com/citation-style-language/schema/raw/master/csl-citation.json"} </w:instrText>
      </w:r>
      <w:r>
        <w:fldChar w:fldCharType="separate"/>
      </w:r>
      <w:r w:rsidR="00161B4F" w:rsidRPr="00161B4F">
        <w:rPr>
          <w:rFonts w:ascii="Calibri" w:hAnsi="Calibri"/>
        </w:rPr>
        <w:t>[19]</w:t>
      </w:r>
      <w:r>
        <w:fldChar w:fldCharType="end"/>
      </w:r>
      <w:r>
        <w:t>.</w:t>
      </w:r>
    </w:p>
    <w:p w14:paraId="0A2C3B09" w14:textId="3A5A0482" w:rsidR="00161B4F" w:rsidRDefault="00161B4F" w:rsidP="00A31077">
      <w:pPr>
        <w:jc w:val="both"/>
      </w:pPr>
      <w:r>
        <w:t xml:space="preserve">En la aplicación se ha utilizado para realizar el intercambio de </w:t>
      </w:r>
      <w:proofErr w:type="spellStart"/>
      <w:r>
        <w:t>arrays</w:t>
      </w:r>
      <w:proofErr w:type="spellEnd"/>
      <w:r>
        <w:t>.</w:t>
      </w:r>
    </w:p>
    <w:p w14:paraId="01B51AC6" w14:textId="77777777" w:rsidR="00F57EB3" w:rsidRDefault="00F57EB3" w:rsidP="00A31077">
      <w:pPr>
        <w:jc w:val="both"/>
      </w:pPr>
      <w:r>
        <w:t xml:space="preserve">Página web de la herramienta: </w:t>
      </w:r>
      <w:hyperlink r:id="rId23" w:history="1">
        <w:r w:rsidRPr="00396F62">
          <w:rPr>
            <w:rStyle w:val="Hipervnculo"/>
          </w:rPr>
          <w:t>http://www.json.org/</w:t>
        </w:r>
      </w:hyperlink>
    </w:p>
    <w:p w14:paraId="1BD0D1C8" w14:textId="77777777" w:rsidR="006977CC" w:rsidRDefault="006977CC" w:rsidP="00A31077">
      <w:pPr>
        <w:pStyle w:val="Ttulo4"/>
        <w:jc w:val="both"/>
      </w:pPr>
      <w:bookmarkStart w:id="112" w:name="_Toc441850806"/>
      <w:proofErr w:type="spellStart"/>
      <w:r>
        <w:t>Bootstrap</w:t>
      </w:r>
      <w:bookmarkEnd w:id="112"/>
      <w:proofErr w:type="spellEnd"/>
    </w:p>
    <w:p w14:paraId="350CB3CF" w14:textId="77777777" w:rsidR="00F71741" w:rsidRDefault="00F71741" w:rsidP="00A31077">
      <w:pPr>
        <w:jc w:val="both"/>
      </w:pPr>
      <w:proofErr w:type="spellStart"/>
      <w:r w:rsidRPr="00F71741">
        <w:rPr>
          <w:i/>
        </w:rPr>
        <w:t>Bootstrap</w:t>
      </w:r>
      <w:proofErr w:type="spellEnd"/>
      <w:r w:rsidRPr="00F71741">
        <w:rPr>
          <w:i/>
        </w:rPr>
        <w:t xml:space="preserve"> </w:t>
      </w:r>
      <w:r>
        <w:t xml:space="preserve">es un </w:t>
      </w:r>
      <w:proofErr w:type="spellStart"/>
      <w:r>
        <w:t>framework</w:t>
      </w:r>
      <w:proofErr w:type="spellEnd"/>
      <w:r>
        <w:t xml:space="preserve"> que permitir diseñar la interfaz de las aplicaciones web. Se basa en HTML, CSS y JavaScript, y contiene gran variedad de plantillas aplicadas a todo tipo de elementos de diseño: formularios, cuadros, botones, menús de navegación…</w:t>
      </w:r>
    </w:p>
    <w:p w14:paraId="435AE7FD" w14:textId="31765006" w:rsidR="00F71741" w:rsidRDefault="00F71741" w:rsidP="00A31077">
      <w:pPr>
        <w:jc w:val="both"/>
      </w:pPr>
      <w:r>
        <w:t xml:space="preserve">Su gran ventaja es que ofrece la posibilidad de adaptar la interfaz del sitio web al tamaño del dispositivo en que se visualice. A esta técnica de diseño y desarrollo se la conoce como </w:t>
      </w:r>
      <w:proofErr w:type="spellStart"/>
      <w:r w:rsidRPr="00F71741">
        <w:rPr>
          <w:i/>
        </w:rPr>
        <w:t>responsive</w:t>
      </w:r>
      <w:proofErr w:type="spellEnd"/>
      <w:r w:rsidRPr="00F71741">
        <w:rPr>
          <w:i/>
        </w:rPr>
        <w:t xml:space="preserve"> </w:t>
      </w:r>
      <w:proofErr w:type="spellStart"/>
      <w:r w:rsidRPr="00F71741">
        <w:rPr>
          <w:i/>
        </w:rPr>
        <w:t>design</w:t>
      </w:r>
      <w:proofErr w:type="spellEnd"/>
      <w:r>
        <w:t xml:space="preserve"> o diseño adaptativo</w:t>
      </w:r>
      <w:r w:rsidR="00CE3229">
        <w:t xml:space="preserve"> </w:t>
      </w:r>
      <w:r w:rsidR="00CE3229">
        <w:fldChar w:fldCharType="begin"/>
      </w:r>
      <w:r w:rsidR="00161B4F">
        <w:instrText xml:space="preserve"> ADDIN ZOTERO_ITEM CSL_CITATION {"citationID":"2faqgqapqo","properties":{"formattedCitation":"[20]","plainCitation":"[20]"},"citationItems":[{"id":3,"uris":["http://zotero.org/users/local/LLkhPqvS/items/FNGWFEBW"],"uri":["http://zotero.org/users/local/LLkhPqvS/items/FNGWFEBW"],"itemData":{"id":3,"type":"post-weblog","title":"¿Qué es Bootstrap y cómo funciona en el diseño web?","container-title":"Chucherías","abstract":"Bootstrap, es un framework originalmente creado por Twitter, que permite crear interfaces web con CSS y JavaScript, cuya particularidad es la de adaptar la inte","URL":"http://www.arweb.com/chucherias/editorial/%c2%bfque-es-bootstrap-y-como-funciona-en-el-diseno-web.htm","accessed":{"date-parts":[["2015",12,15]]}}}],"schema":"https://github.com/citation-style-language/schema/raw/master/csl-citation.json"} </w:instrText>
      </w:r>
      <w:r w:rsidR="00CE3229">
        <w:fldChar w:fldCharType="separate"/>
      </w:r>
      <w:r w:rsidR="00161B4F" w:rsidRPr="00161B4F">
        <w:rPr>
          <w:rFonts w:ascii="Calibri" w:hAnsi="Calibri"/>
        </w:rPr>
        <w:t>[20]</w:t>
      </w:r>
      <w:r w:rsidR="00CE3229">
        <w:fldChar w:fldCharType="end"/>
      </w:r>
      <w:r>
        <w:t>.</w:t>
      </w:r>
    </w:p>
    <w:p w14:paraId="11829BF2" w14:textId="77777777" w:rsidR="00F71741" w:rsidRDefault="00F71741" w:rsidP="00A31077">
      <w:pPr>
        <w:jc w:val="both"/>
      </w:pPr>
      <w:r>
        <w:t xml:space="preserve">Se podría decir que sus principales características de </w:t>
      </w:r>
      <w:proofErr w:type="spellStart"/>
      <w:r w:rsidRPr="00F71741">
        <w:rPr>
          <w:i/>
        </w:rPr>
        <w:t>Bootstrap</w:t>
      </w:r>
      <w:proofErr w:type="spellEnd"/>
      <w:r>
        <w:t xml:space="preserve"> son las siguientes:</w:t>
      </w:r>
    </w:p>
    <w:p w14:paraId="5AA54DE2" w14:textId="77777777" w:rsidR="00F71741" w:rsidRDefault="00FA5FA0" w:rsidP="00A31077">
      <w:pPr>
        <w:pStyle w:val="Prrafodelista"/>
        <w:numPr>
          <w:ilvl w:val="0"/>
          <w:numId w:val="7"/>
        </w:numPr>
        <w:jc w:val="both"/>
      </w:pPr>
      <w:r>
        <w:t>Permite diseño adaptativo.</w:t>
      </w:r>
    </w:p>
    <w:p w14:paraId="12A9AF12" w14:textId="77777777" w:rsidR="00FA5FA0" w:rsidRDefault="00FA5FA0" w:rsidP="00A31077">
      <w:pPr>
        <w:pStyle w:val="Prrafodelista"/>
        <w:numPr>
          <w:ilvl w:val="0"/>
          <w:numId w:val="7"/>
        </w:numPr>
        <w:jc w:val="both"/>
      </w:pPr>
      <w:r>
        <w:t>Diseños simples, limpios e intuitivos de crear.</w:t>
      </w:r>
    </w:p>
    <w:p w14:paraId="12AE0275" w14:textId="77777777" w:rsidR="00FA5FA0" w:rsidRDefault="00FA5FA0" w:rsidP="00A31077">
      <w:pPr>
        <w:pStyle w:val="Prrafodelista"/>
        <w:numPr>
          <w:ilvl w:val="0"/>
          <w:numId w:val="7"/>
        </w:numPr>
        <w:jc w:val="both"/>
      </w:pPr>
      <w:r>
        <w:t>Multitud de tutoriales y comunidad activa.</w:t>
      </w:r>
    </w:p>
    <w:p w14:paraId="38A10FD5" w14:textId="77777777" w:rsidR="00FA5FA0" w:rsidRDefault="00FA5FA0" w:rsidP="00A31077">
      <w:pPr>
        <w:pStyle w:val="Prrafodelista"/>
        <w:numPr>
          <w:ilvl w:val="0"/>
          <w:numId w:val="7"/>
        </w:numPr>
        <w:jc w:val="both"/>
      </w:pPr>
      <w:r>
        <w:t>Compatible con la mayoría de los navegadores web.</w:t>
      </w:r>
    </w:p>
    <w:p w14:paraId="15E9233E" w14:textId="77777777" w:rsidR="00FA5FA0" w:rsidRPr="00F71741" w:rsidRDefault="00FA5FA0" w:rsidP="00A31077">
      <w:pPr>
        <w:jc w:val="both"/>
      </w:pPr>
      <w:r>
        <w:t xml:space="preserve">Página web de la herramienta: </w:t>
      </w:r>
      <w:hyperlink r:id="rId24" w:history="1">
        <w:r w:rsidRPr="00557EBB">
          <w:rPr>
            <w:rStyle w:val="Hipervnculo"/>
          </w:rPr>
          <w:t>http://getbootstrap.com/</w:t>
        </w:r>
      </w:hyperlink>
    </w:p>
    <w:p w14:paraId="2BF9B23A" w14:textId="77777777" w:rsidR="006977CC" w:rsidRDefault="006977CC" w:rsidP="00A31077">
      <w:pPr>
        <w:pStyle w:val="Ttulo4"/>
        <w:jc w:val="both"/>
      </w:pPr>
      <w:bookmarkStart w:id="113" w:name="_Toc441850807"/>
      <w:r>
        <w:t>XML</w:t>
      </w:r>
      <w:bookmarkEnd w:id="113"/>
    </w:p>
    <w:p w14:paraId="25373775" w14:textId="77777777" w:rsidR="00FA5FA0" w:rsidRDefault="00FA5FA0" w:rsidP="00A31077">
      <w:pPr>
        <w:jc w:val="both"/>
      </w:pPr>
      <w:r>
        <w:t xml:space="preserve">XML, que proviene de </w:t>
      </w:r>
      <w:proofErr w:type="spellStart"/>
      <w:r w:rsidRPr="00FA5FA0">
        <w:rPr>
          <w:i/>
        </w:rPr>
        <w:t>eXtensible</w:t>
      </w:r>
      <w:proofErr w:type="spellEnd"/>
      <w:r w:rsidRPr="00FA5FA0">
        <w:rPr>
          <w:i/>
        </w:rPr>
        <w:t xml:space="preserve"> </w:t>
      </w:r>
      <w:proofErr w:type="spellStart"/>
      <w:r w:rsidRPr="00FA5FA0">
        <w:rPr>
          <w:i/>
        </w:rPr>
        <w:t>Markup</w:t>
      </w:r>
      <w:proofErr w:type="spellEnd"/>
      <w:r w:rsidRPr="00FA5FA0">
        <w:rPr>
          <w:i/>
        </w:rPr>
        <w:t xml:space="preserve"> </w:t>
      </w:r>
      <w:proofErr w:type="spellStart"/>
      <w:r w:rsidRPr="00FA5FA0">
        <w:rPr>
          <w:i/>
        </w:rPr>
        <w:t>Language</w:t>
      </w:r>
      <w:proofErr w:type="spellEnd"/>
      <w:r>
        <w:t xml:space="preserve"> (lenguaje de marcas extensible),  es un lenguaje basado en etiquetas y </w:t>
      </w:r>
      <w:proofErr w:type="spellStart"/>
      <w:r>
        <w:t>desarrolllado</w:t>
      </w:r>
      <w:proofErr w:type="spellEnd"/>
      <w:r>
        <w:t xml:space="preserve"> por </w:t>
      </w:r>
      <w:r w:rsidRPr="00FA5FA0">
        <w:rPr>
          <w:i/>
        </w:rPr>
        <w:t xml:space="preserve">Word </w:t>
      </w:r>
      <w:proofErr w:type="spellStart"/>
      <w:r w:rsidRPr="00FA5FA0">
        <w:rPr>
          <w:i/>
        </w:rPr>
        <w:t>Wid</w:t>
      </w:r>
      <w:proofErr w:type="spellEnd"/>
      <w:r w:rsidRPr="00FA5FA0">
        <w:rPr>
          <w:i/>
        </w:rPr>
        <w:t xml:space="preserve"> Web </w:t>
      </w:r>
      <w:proofErr w:type="spellStart"/>
      <w:r w:rsidRPr="00FA5FA0">
        <w:rPr>
          <w:i/>
        </w:rPr>
        <w:t>Consortium</w:t>
      </w:r>
      <w:proofErr w:type="spellEnd"/>
      <w:r>
        <w:t xml:space="preserve"> (W3C). Permite la organización y el etiquetado de diferentes documentos, es decir, no es un lenguaje en sí mismo sino un sistema que va a permitir definir lenguajes de acuerdo a las necesidades.</w:t>
      </w:r>
    </w:p>
    <w:p w14:paraId="52575BEB" w14:textId="5A768CF1" w:rsidR="00FA5FA0" w:rsidRDefault="00FA5FA0" w:rsidP="00A31077">
      <w:pPr>
        <w:jc w:val="both"/>
      </w:pPr>
      <w:r>
        <w:lastRenderedPageBreak/>
        <w:t>Presenta multitud de ventajas para los desarrolladores ya que permite relacionar aplicaciones escritas en diferentes lenguajes y pertenecientes a diferentes plataformas. Se caracteriza por su gran potencial, fácil uso e innegable utilidad</w:t>
      </w:r>
      <w:r w:rsidR="00CE3229">
        <w:t xml:space="preserve"> </w:t>
      </w:r>
      <w:r w:rsidR="00CE3229">
        <w:fldChar w:fldCharType="begin"/>
      </w:r>
      <w:r w:rsidR="00161B4F">
        <w:instrText xml:space="preserve"> ADDIN ZOTERO_ITEM CSL_CITATION {"citationID":"r0qvkl3j8","properties":{"formattedCitation":"[21]","plainCitation":"[21]"},"citationItems":[{"id":5,"uris":["http://zotero.org/users/local/LLkhPqvS/items/R652F733"],"uri":["http://zotero.org/users/local/LLkhPqvS/items/R652F733"],"itemData":{"id":5,"type":"webpage","title":"Definición de XML — Definicion.de","container-title":"Definición.de","URL":"http://definicion.de/xml/","accessed":{"date-parts":[["2015",12,15]]}}}],"schema":"https://github.com/citation-style-language/schema/raw/master/csl-citation.json"} </w:instrText>
      </w:r>
      <w:r w:rsidR="00CE3229">
        <w:fldChar w:fldCharType="separate"/>
      </w:r>
      <w:r w:rsidR="00161B4F" w:rsidRPr="00161B4F">
        <w:rPr>
          <w:rFonts w:ascii="Calibri" w:hAnsi="Calibri"/>
        </w:rPr>
        <w:t>[21]</w:t>
      </w:r>
      <w:r w:rsidR="00CE3229">
        <w:fldChar w:fldCharType="end"/>
      </w:r>
      <w:r>
        <w:t xml:space="preserve">. </w:t>
      </w:r>
    </w:p>
    <w:p w14:paraId="7C6E2D18" w14:textId="17E6F3EF" w:rsidR="00FA5FA0" w:rsidRDefault="00A662FE" w:rsidP="00A31077">
      <w:pPr>
        <w:jc w:val="both"/>
      </w:pPr>
      <w:commentRangeStart w:id="114"/>
      <w:r>
        <w:t>Con una explicación breve, h</w:t>
      </w:r>
      <w:r w:rsidR="00FA5FA0">
        <w:t xml:space="preserve">a sido utilizado en </w:t>
      </w:r>
      <w:ins w:id="115" w:author="Bruno Baruque" w:date="2016-01-31T20:13:00Z">
        <w:r w:rsidR="00427121">
          <w:t xml:space="preserve">la herramienta presentada </w:t>
        </w:r>
      </w:ins>
      <w:del w:id="116" w:author="Bruno Baruque" w:date="2016-01-31T20:13:00Z">
        <w:r w:rsidR="00FA5FA0" w:rsidDel="00427121">
          <w:delText xml:space="preserve">el TFG </w:delText>
        </w:r>
      </w:del>
      <w:r>
        <w:t>para las siguientes tareas</w:t>
      </w:r>
      <w:r w:rsidR="00FA5FA0">
        <w:t>:</w:t>
      </w:r>
      <w:commentRangeEnd w:id="114"/>
      <w:r w:rsidR="00427121">
        <w:rPr>
          <w:rStyle w:val="Refdecomentario"/>
        </w:rPr>
        <w:commentReference w:id="114"/>
      </w:r>
    </w:p>
    <w:p w14:paraId="29C4F30C" w14:textId="77777777" w:rsidR="00FA5FA0" w:rsidRDefault="00A662FE" w:rsidP="00A31077">
      <w:pPr>
        <w:pStyle w:val="Prrafodelista"/>
        <w:numPr>
          <w:ilvl w:val="0"/>
          <w:numId w:val="8"/>
        </w:numPr>
        <w:jc w:val="both"/>
      </w:pPr>
      <w:r>
        <w:t xml:space="preserve">Escritura en el fichero </w:t>
      </w:r>
      <w:r w:rsidRPr="00A662FE">
        <w:rPr>
          <w:i/>
        </w:rPr>
        <w:t>pom.xml</w:t>
      </w:r>
      <w:r>
        <w:rPr>
          <w:i/>
        </w:rPr>
        <w:t xml:space="preserve"> </w:t>
      </w:r>
      <w:r>
        <w:t xml:space="preserve">perteneciente al arquetipo </w:t>
      </w:r>
      <w:proofErr w:type="spellStart"/>
      <w:r w:rsidRPr="00A662FE">
        <w:rPr>
          <w:i/>
        </w:rPr>
        <w:t>Maven</w:t>
      </w:r>
      <w:proofErr w:type="spellEnd"/>
      <w:r>
        <w:t xml:space="preserve"> creado.</w:t>
      </w:r>
    </w:p>
    <w:p w14:paraId="03ACDA9F" w14:textId="77777777" w:rsidR="00A662FE" w:rsidRDefault="00A662FE" w:rsidP="00A31077">
      <w:pPr>
        <w:pStyle w:val="Prrafodelista"/>
        <w:numPr>
          <w:ilvl w:val="0"/>
          <w:numId w:val="8"/>
        </w:numPr>
        <w:jc w:val="both"/>
      </w:pPr>
      <w:r>
        <w:t xml:space="preserve">Lectura de los diferentes reportes </w:t>
      </w:r>
      <w:proofErr w:type="spellStart"/>
      <w:r>
        <w:t>xml</w:t>
      </w:r>
      <w:proofErr w:type="spellEnd"/>
      <w:r>
        <w:t xml:space="preserve"> generados para el almacenamiento de los datos en las correspondientes tablas de la base de datos.</w:t>
      </w:r>
    </w:p>
    <w:p w14:paraId="078FDC09" w14:textId="2A6BB4FD" w:rsidR="00A662FE" w:rsidRPr="00FA5FA0" w:rsidRDefault="00A662FE" w:rsidP="00A31077">
      <w:pPr>
        <w:jc w:val="both"/>
      </w:pPr>
      <w:r>
        <w:t xml:space="preserve">Página web de la herramienta: </w:t>
      </w:r>
      <w:hyperlink r:id="rId25" w:history="1">
        <w:r w:rsidRPr="00557EBB">
          <w:rPr>
            <w:rStyle w:val="Hipervnculo"/>
          </w:rPr>
          <w:t>http://www.w3.org/XML/</w:t>
        </w:r>
      </w:hyperlink>
    </w:p>
    <w:p w14:paraId="34F90350" w14:textId="77777777" w:rsidR="00646ED0" w:rsidRDefault="00646ED0" w:rsidP="00A31077">
      <w:pPr>
        <w:pStyle w:val="Ttulo3"/>
        <w:jc w:val="both"/>
      </w:pPr>
      <w:bookmarkStart w:id="117" w:name="_Toc441850808"/>
      <w:commentRangeStart w:id="118"/>
      <w:r>
        <w:t>Herramientas</w:t>
      </w:r>
      <w:bookmarkEnd w:id="117"/>
      <w:commentRangeEnd w:id="118"/>
      <w:r w:rsidR="00D354E5">
        <w:rPr>
          <w:rStyle w:val="Refdecomentario"/>
          <w:rFonts w:ascii="Liberation Serif" w:eastAsiaTheme="minorHAnsi" w:hAnsi="Liberation Serif" w:cstheme="minorBidi"/>
          <w:b w:val="0"/>
        </w:rPr>
        <w:commentReference w:id="118"/>
      </w:r>
    </w:p>
    <w:p w14:paraId="5000D6D3" w14:textId="77777777" w:rsidR="006977CC" w:rsidRDefault="006977CC" w:rsidP="00A31077">
      <w:pPr>
        <w:pStyle w:val="Ttulo4"/>
        <w:jc w:val="both"/>
      </w:pPr>
      <w:bookmarkStart w:id="119" w:name="_Toc441850809"/>
      <w:proofErr w:type="spellStart"/>
      <w:r>
        <w:t>GitHub</w:t>
      </w:r>
      <w:bookmarkEnd w:id="119"/>
      <w:proofErr w:type="spellEnd"/>
    </w:p>
    <w:p w14:paraId="4B3E306C" w14:textId="0DA74CED" w:rsidR="00A662FE" w:rsidRDefault="00A662FE" w:rsidP="00A31077">
      <w:pPr>
        <w:jc w:val="both"/>
      </w:pPr>
      <w:r>
        <w:t>Herramienta utilizada para alojar proyectos y llevar a cabo el control de versiones. El código es almacenado de forma pública pero también es posible hacerlo de forma privada, creando una cuenta de pago</w:t>
      </w:r>
      <w:r w:rsidR="00CE3229">
        <w:t xml:space="preserve"> </w:t>
      </w:r>
      <w:r w:rsidR="00CE3229">
        <w:fldChar w:fldCharType="begin"/>
      </w:r>
      <w:r w:rsidR="00161B4F">
        <w:instrText xml:space="preserve"> ADDIN ZOTERO_ITEM CSL_CITATION {"citationID":"29749nnia0","properties":{"formattedCitation":"[22]","plainCitation":"[22]"},"citationItems":[{"id":7,"uris":["http://zotero.org/users/local/LLkhPqvS/items/CJGM449V"],"uri":["http://zotero.org/users/local/LLkhPqvS/items/CJGM449V"],"itemData":{"id":7,"type":"entry-encyclopedia","title":"GitHub","container-title":"Wikipedia, la enciclopedia libre","source":"Wikipedia","abstract":"GitHub es una forja (plataforma de desarrollo colaborativo) para alojar proyectos utilizando el sistema de control de versiones Git. Utiliza el framework Ruby on Rails por GitHub, Inc. (anteriormente conocida como Logical Awesome). Desde enero de 2010, GitHub opera bajo el nombre de GitHub, Inc. El código se almacena de forma pública, aunque también se puede hacer de forma privada, creando una cuenta de pago.","URL":"https://es.wikipedia.org/w/index.php?title=GitHub&amp;oldid=86906534","note":"Page Version ID: 86906534","language":"es","issued":{"date-parts":[["2015",11,15]]},"accessed":{"date-parts":[["2015",12,15]]}}}],"schema":"https://github.com/citation-style-language/schema/raw/master/csl-citation.json"} </w:instrText>
      </w:r>
      <w:r w:rsidR="00CE3229">
        <w:fldChar w:fldCharType="separate"/>
      </w:r>
      <w:r w:rsidR="00161B4F" w:rsidRPr="00161B4F">
        <w:rPr>
          <w:rFonts w:ascii="Calibri" w:hAnsi="Calibri"/>
        </w:rPr>
        <w:t>[22]</w:t>
      </w:r>
      <w:r w:rsidR="00CE3229">
        <w:fldChar w:fldCharType="end"/>
      </w:r>
      <w:r>
        <w:t>.</w:t>
      </w:r>
    </w:p>
    <w:p w14:paraId="2BD47BEC" w14:textId="77777777" w:rsidR="00A662FE" w:rsidRDefault="00A662FE" w:rsidP="00A31077">
      <w:pPr>
        <w:jc w:val="both"/>
      </w:pPr>
      <w:r>
        <w:t>Ha sido elegido por ser muy intuitivo y fáciles de usar, además de haber sido utilizado en varias asignaturas impartidas en la carrera.</w:t>
      </w:r>
    </w:p>
    <w:p w14:paraId="11A2DAAA" w14:textId="77777777" w:rsidR="00A662FE" w:rsidRPr="00A662FE" w:rsidRDefault="00A662FE" w:rsidP="00A31077">
      <w:pPr>
        <w:jc w:val="both"/>
      </w:pPr>
      <w:r>
        <w:t xml:space="preserve">Página web de la herramienta: </w:t>
      </w:r>
      <w:hyperlink r:id="rId26" w:history="1">
        <w:r w:rsidRPr="00557EBB">
          <w:rPr>
            <w:rStyle w:val="Hipervnculo"/>
          </w:rPr>
          <w:t>https://github.com/</w:t>
        </w:r>
      </w:hyperlink>
    </w:p>
    <w:p w14:paraId="2FAB5BA3" w14:textId="77777777" w:rsidR="006977CC" w:rsidRDefault="006977CC" w:rsidP="00A31077">
      <w:pPr>
        <w:pStyle w:val="Ttulo4"/>
        <w:jc w:val="both"/>
      </w:pPr>
      <w:bookmarkStart w:id="120" w:name="_Toc441850810"/>
      <w:r>
        <w:t>XP-DEV</w:t>
      </w:r>
      <w:bookmarkEnd w:id="120"/>
    </w:p>
    <w:p w14:paraId="5BE758AD" w14:textId="77777777" w:rsidR="00A662FE" w:rsidRDefault="007775A6" w:rsidP="00A31077">
      <w:pPr>
        <w:jc w:val="both"/>
      </w:pPr>
      <w:r>
        <w:t>Herramienta utilizada para gestionar o manejar proyectos ágiles. Dispone de diferentes planes o versiones de pago pero la que se ha utilizado es la gratuita.</w:t>
      </w:r>
    </w:p>
    <w:p w14:paraId="5541C43B" w14:textId="77777777" w:rsidR="007775A6" w:rsidRDefault="007775A6" w:rsidP="00A31077">
      <w:pPr>
        <w:jc w:val="both"/>
      </w:pPr>
      <w:r>
        <w:t xml:space="preserve">Dicha herramienta ha sido utilizada para realizar y gestionar la planificación ágil concretada entre el tutor y el alumno. Tras las </w:t>
      </w:r>
      <w:r>
        <w:lastRenderedPageBreak/>
        <w:t>reuniones acordadas con el tutor (cada 2 semanas) se añadía la iteración correspondiente a realizar, con sus tareas y horas estimadas.</w:t>
      </w:r>
    </w:p>
    <w:p w14:paraId="5711EE0A" w14:textId="77777777" w:rsidR="007775A6" w:rsidRDefault="007775A6" w:rsidP="00A31077">
      <w:pPr>
        <w:jc w:val="both"/>
      </w:pPr>
      <w:r>
        <w:t>A medida que se iban realizando las tareas se añadían las horas empleadas para ello y en caso de conseguir acabar la tarea, se marcaba como completa o finalizada.</w:t>
      </w:r>
    </w:p>
    <w:p w14:paraId="65E5D0F8" w14:textId="77777777" w:rsidR="007775A6" w:rsidRPr="00A662FE" w:rsidRDefault="007775A6" w:rsidP="00A31077">
      <w:pPr>
        <w:jc w:val="both"/>
      </w:pPr>
      <w:r>
        <w:t xml:space="preserve">Página web de la herramienta: </w:t>
      </w:r>
      <w:hyperlink r:id="rId27" w:history="1">
        <w:r w:rsidRPr="00557EBB">
          <w:rPr>
            <w:rStyle w:val="Hipervnculo"/>
          </w:rPr>
          <w:t>https://xp-dev.com/</w:t>
        </w:r>
      </w:hyperlink>
    </w:p>
    <w:p w14:paraId="3C8EA40B" w14:textId="77777777" w:rsidR="006977CC" w:rsidRDefault="006977CC" w:rsidP="00A31077">
      <w:pPr>
        <w:pStyle w:val="Ttulo4"/>
        <w:jc w:val="both"/>
      </w:pPr>
      <w:bookmarkStart w:id="121" w:name="_Toc441850811"/>
      <w:r>
        <w:t>Moodle</w:t>
      </w:r>
      <w:bookmarkEnd w:id="121"/>
    </w:p>
    <w:p w14:paraId="47380DB1" w14:textId="6CFD514D" w:rsidR="007775A6" w:rsidRDefault="007775A6" w:rsidP="00A31077">
      <w:pPr>
        <w:jc w:val="both"/>
      </w:pPr>
      <w:r>
        <w:t xml:space="preserve">Se trata de una plataforma o aplicación web de ámbito educativo, diseñada para proporcionar a los educadores y estudiantes un entorno común con el que puedan interactuar. Permite la creación de cursos </w:t>
      </w:r>
      <w:r w:rsidR="00802B0A">
        <w:t>en los que tanto profesores como alumnos podrán matricularse</w:t>
      </w:r>
      <w:r w:rsidR="00CE3229">
        <w:t xml:space="preserve"> </w:t>
      </w:r>
      <w:r w:rsidR="00CE3229">
        <w:fldChar w:fldCharType="begin"/>
      </w:r>
      <w:r w:rsidR="00161B4F">
        <w:instrText xml:space="preserve"> ADDIN ZOTERO_ITEM CSL_CITATION {"citationID":"1hk1pnmog7","properties":{"formattedCitation":"[4]","plainCitation":"[4]"},"citationItems":[{"id":11,"uris":["http://zotero.org/users/local/LLkhPqvS/items/G8WQCA7I"],"uri":["http://zotero.org/users/local/LLkhPqvS/items/G8WQCA7I"],"itemData":{"id":11,"type":"entry-encyclopedia","title":"Moodle","container-title":"Wikipedia, la enciclopedia libre","source":"Wikipedia","abstract":"Moodle (pronunciación AFI /ˈmuːd(ə)l/)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161B4F" w:rsidRPr="00161B4F">
        <w:rPr>
          <w:rFonts w:ascii="Calibri" w:hAnsi="Calibri"/>
        </w:rPr>
        <w:t>[4]</w:t>
      </w:r>
      <w:r w:rsidR="00CE3229">
        <w:fldChar w:fldCharType="end"/>
      </w:r>
      <w:r>
        <w:t>.</w:t>
      </w:r>
    </w:p>
    <w:p w14:paraId="4C721505" w14:textId="77777777" w:rsidR="007775A6" w:rsidRDefault="00DB746F" w:rsidP="00A31077">
      <w:pPr>
        <w:jc w:val="both"/>
      </w:pPr>
      <w:r>
        <w:t xml:space="preserve">Una de sus principales características es el LTI, el cual nos ha permitido que nuestra aplicación sea conectada con la plataforma </w:t>
      </w:r>
      <w:r w:rsidRPr="00DB746F">
        <w:rPr>
          <w:i/>
        </w:rPr>
        <w:t>Moodle</w:t>
      </w:r>
      <w:r>
        <w:t xml:space="preserve">. </w:t>
      </w:r>
    </w:p>
    <w:p w14:paraId="4F9D32DD" w14:textId="77777777" w:rsidR="00DB746F" w:rsidRDefault="00DB746F" w:rsidP="00A31077">
      <w:pPr>
        <w:jc w:val="both"/>
      </w:pPr>
      <w:r>
        <w:t xml:space="preserve">Dentro de los cursos existe la posibilidad de crear tareas o actividades de tipo herramienta externa o </w:t>
      </w:r>
      <w:proofErr w:type="spellStart"/>
      <w:r w:rsidRPr="00DB746F">
        <w:rPr>
          <w:i/>
        </w:rPr>
        <w:t>external</w:t>
      </w:r>
      <w:proofErr w:type="spellEnd"/>
      <w:r w:rsidRPr="00DB746F">
        <w:rPr>
          <w:i/>
        </w:rPr>
        <w:t xml:space="preserve"> </w:t>
      </w:r>
      <w:proofErr w:type="spellStart"/>
      <w:r w:rsidRPr="00DB746F">
        <w:rPr>
          <w:i/>
        </w:rPr>
        <w:t>tool</w:t>
      </w:r>
      <w:proofErr w:type="spellEnd"/>
      <w:r>
        <w:rPr>
          <w:i/>
        </w:rPr>
        <w:t xml:space="preserve">, </w:t>
      </w:r>
      <w:r>
        <w:t xml:space="preserve">gracias a la cual introduciendo los valores </w:t>
      </w:r>
      <w:r w:rsidRPr="00802B0A">
        <w:rPr>
          <w:i/>
        </w:rPr>
        <w:t>URL</w:t>
      </w:r>
      <w:r>
        <w:t xml:space="preserve">, </w:t>
      </w:r>
      <w:proofErr w:type="spellStart"/>
      <w:r w:rsidRPr="00802B0A">
        <w:rPr>
          <w:i/>
        </w:rPr>
        <w:t>LTI_consumer</w:t>
      </w:r>
      <w:proofErr w:type="spellEnd"/>
      <w:r>
        <w:t xml:space="preserve"> y </w:t>
      </w:r>
      <w:proofErr w:type="spellStart"/>
      <w:r w:rsidRPr="00802B0A">
        <w:rPr>
          <w:i/>
        </w:rPr>
        <w:t>LTI_secret</w:t>
      </w:r>
      <w:proofErr w:type="spellEnd"/>
      <w:r>
        <w:t xml:space="preserve"> correctos podrá realizarse la conexión con nuestra aplicación web.</w:t>
      </w:r>
    </w:p>
    <w:p w14:paraId="5CB51E27" w14:textId="5501758B" w:rsidR="00DB746F" w:rsidRDefault="00DB746F" w:rsidP="00A31077">
      <w:pPr>
        <w:jc w:val="both"/>
      </w:pPr>
      <w:r>
        <w:t xml:space="preserve">Por lo anteriormente citado y por ser la plataforma utilizada en </w:t>
      </w:r>
      <w:proofErr w:type="spellStart"/>
      <w:r w:rsidRPr="00802B0A">
        <w:rPr>
          <w:i/>
        </w:rPr>
        <w:t>UBUVirutal</w:t>
      </w:r>
      <w:proofErr w:type="spellEnd"/>
      <w:r>
        <w:t xml:space="preserve"> de la Universidad de </w:t>
      </w:r>
      <w:r w:rsidR="00802B0A">
        <w:t>Burgos, Moodle ha sido utilizado</w:t>
      </w:r>
      <w:r>
        <w:t xml:space="preserve"> para poder </w:t>
      </w:r>
      <w:del w:id="122" w:author="Bruno Baruque" w:date="2016-01-31T20:14:00Z">
        <w:r w:rsidDel="00427121">
          <w:delText>realizar el TFG</w:delText>
        </w:r>
      </w:del>
      <w:ins w:id="123" w:author="Bruno Baruque" w:date="2016-01-31T20:14:00Z">
        <w:r w:rsidR="00427121">
          <w:t>comprobar el correcto funcionamiento del software generado durante este proyecto</w:t>
        </w:r>
      </w:ins>
      <w:r>
        <w:t>.</w:t>
      </w:r>
    </w:p>
    <w:p w14:paraId="2B529E27" w14:textId="77777777" w:rsidR="00DB746F" w:rsidRDefault="00DB746F" w:rsidP="00A31077">
      <w:pPr>
        <w:jc w:val="both"/>
      </w:pPr>
      <w:r>
        <w:t xml:space="preserve">Página web de la herramienta: </w:t>
      </w:r>
      <w:hyperlink r:id="rId28" w:history="1">
        <w:r w:rsidRPr="00557EBB">
          <w:rPr>
            <w:rStyle w:val="Hipervnculo"/>
          </w:rPr>
          <w:t>https://moodle.org/?lang=es</w:t>
        </w:r>
      </w:hyperlink>
    </w:p>
    <w:p w14:paraId="1B8A0BCC" w14:textId="77777777" w:rsidR="006977CC" w:rsidRDefault="006977CC" w:rsidP="00A31077">
      <w:pPr>
        <w:pStyle w:val="Ttulo4"/>
        <w:jc w:val="both"/>
      </w:pPr>
      <w:bookmarkStart w:id="124" w:name="_Toc441850812"/>
      <w:proofErr w:type="spellStart"/>
      <w:r>
        <w:t>WampServer</w:t>
      </w:r>
      <w:bookmarkEnd w:id="124"/>
      <w:proofErr w:type="spellEnd"/>
    </w:p>
    <w:p w14:paraId="19F34B7B" w14:textId="77777777" w:rsidR="00802B0A" w:rsidRDefault="00802B0A" w:rsidP="00A31077">
      <w:pPr>
        <w:jc w:val="both"/>
      </w:pPr>
      <w:proofErr w:type="spellStart"/>
      <w:r w:rsidRPr="00802B0A">
        <w:rPr>
          <w:i/>
        </w:rPr>
        <w:t>WampServer</w:t>
      </w:r>
      <w:proofErr w:type="spellEnd"/>
      <w:r>
        <w:rPr>
          <w:i/>
        </w:rPr>
        <w:t xml:space="preserve"> </w:t>
      </w:r>
      <w:r>
        <w:t xml:space="preserve">es un entorno de desarrollo web para el sistema operativo Windows que ofrece a los desarrolladores la posibilidad de crear aplicaciones web  de manera local. Para ello utiliza Apache, PHP y una base de datos </w:t>
      </w:r>
      <w:proofErr w:type="spellStart"/>
      <w:r>
        <w:t>MySQL</w:t>
      </w:r>
      <w:proofErr w:type="spellEnd"/>
      <w:r>
        <w:t>.</w:t>
      </w:r>
    </w:p>
    <w:p w14:paraId="25A37445" w14:textId="59B40D62" w:rsidR="00802B0A" w:rsidRDefault="00802B0A" w:rsidP="00A31077">
      <w:pPr>
        <w:jc w:val="both"/>
      </w:pPr>
      <w:r>
        <w:lastRenderedPageBreak/>
        <w:t>Esta herramienta ha sido utilizada para crear el servidor. Se caracteriza por que puede ser usado de forma libre, sin tener que usar ningún tipo de licencia</w:t>
      </w:r>
      <w:r w:rsidR="00A77D04">
        <w:t xml:space="preserve"> </w:t>
      </w:r>
      <w:r w:rsidR="00A77D04">
        <w:fldChar w:fldCharType="begin"/>
      </w:r>
      <w:r w:rsidR="00161B4F">
        <w:instrText xml:space="preserve"> ADDIN ZOTERO_ITEM CSL_CITATION {"citationID":"6i0ghvk0t","properties":{"formattedCitation":"[23]","plainCitation":"[23]"},"citationItems":[{"id":26,"uris":["http://zotero.org/users/local/LLkhPqvS/items/I2HUIEZM"],"uri":["http://zotero.org/users/local/LLkhPqvS/items/I2HUIEZM"],"itemData":{"id":26,"type":"post-weblog","title":"PHP: WampServer Definicion, Instalación y configuración","URL":"http://codegeando.blogspot.com.es/2013/03/php-wampserver-definicion-instalacion-y.html","shortTitle":"PHP","accessed":{"date-parts":[["2015",12,17]]}}}],"schema":"https://github.com/citation-style-language/schema/raw/master/csl-citation.json"} </w:instrText>
      </w:r>
      <w:r w:rsidR="00A77D04">
        <w:fldChar w:fldCharType="separate"/>
      </w:r>
      <w:r w:rsidR="00161B4F" w:rsidRPr="00161B4F">
        <w:rPr>
          <w:rFonts w:ascii="Calibri" w:hAnsi="Calibri"/>
        </w:rPr>
        <w:t>[23]</w:t>
      </w:r>
      <w:r w:rsidR="00A77D04">
        <w:fldChar w:fldCharType="end"/>
      </w:r>
      <w:r>
        <w:t>.</w:t>
      </w:r>
    </w:p>
    <w:p w14:paraId="7277E12F" w14:textId="7C06C713" w:rsidR="00161B4F" w:rsidRDefault="00802B0A" w:rsidP="00A31077">
      <w:pPr>
        <w:jc w:val="both"/>
        <w:rPr>
          <w:rStyle w:val="Hipervnculo"/>
        </w:rPr>
      </w:pPr>
      <w:r>
        <w:t xml:space="preserve">Página web de la herramienta: </w:t>
      </w:r>
      <w:hyperlink r:id="rId29" w:history="1">
        <w:r w:rsidRPr="00431ABC">
          <w:rPr>
            <w:rStyle w:val="Hipervnculo"/>
          </w:rPr>
          <w:t>http://www.wampserver.com/en/</w:t>
        </w:r>
      </w:hyperlink>
    </w:p>
    <w:p w14:paraId="24997951" w14:textId="77777777" w:rsidR="00161B4F" w:rsidRDefault="00161B4F" w:rsidP="00A31077">
      <w:pPr>
        <w:pStyle w:val="Ttulo4"/>
        <w:jc w:val="both"/>
      </w:pPr>
      <w:bookmarkStart w:id="125" w:name="_Toc441850813"/>
      <w:r>
        <w:t xml:space="preserve">Eclipse </w:t>
      </w:r>
      <w:proofErr w:type="spellStart"/>
      <w:r>
        <w:t>for</w:t>
      </w:r>
      <w:proofErr w:type="spellEnd"/>
      <w:r>
        <w:t xml:space="preserve"> PHP </w:t>
      </w:r>
      <w:proofErr w:type="spellStart"/>
      <w:r>
        <w:t>Developers</w:t>
      </w:r>
      <w:bookmarkEnd w:id="125"/>
      <w:proofErr w:type="spellEnd"/>
    </w:p>
    <w:p w14:paraId="2ECFE381" w14:textId="77777777" w:rsidR="00161B4F" w:rsidRDefault="00161B4F" w:rsidP="00A31077">
      <w:pPr>
        <w:jc w:val="both"/>
      </w:pPr>
      <w:r w:rsidRPr="00AB292D">
        <w:rPr>
          <w:i/>
        </w:rPr>
        <w:t xml:space="preserve">Eclipse </w:t>
      </w:r>
      <w:proofErr w:type="spellStart"/>
      <w:r w:rsidRPr="00AB292D">
        <w:rPr>
          <w:i/>
        </w:rPr>
        <w:t>for</w:t>
      </w:r>
      <w:proofErr w:type="spellEnd"/>
      <w:r w:rsidRPr="00AB292D">
        <w:rPr>
          <w:i/>
        </w:rPr>
        <w:t xml:space="preserve"> PHP </w:t>
      </w:r>
      <w:proofErr w:type="spellStart"/>
      <w:r w:rsidRPr="00AB292D">
        <w:rPr>
          <w:i/>
        </w:rPr>
        <w:t>Developers</w:t>
      </w:r>
      <w:proofErr w:type="spellEnd"/>
      <w:r>
        <w:rPr>
          <w:i/>
        </w:rPr>
        <w:t xml:space="preserve"> </w:t>
      </w:r>
      <w:r>
        <w:t>ha sido el IDE utilizado para realizar todo el código de la aplicación. Presenta una interfaz simple y fácil de manejar, además de multitud de opciones que han facilitado el desarrollo de la aplicación.</w:t>
      </w:r>
    </w:p>
    <w:p w14:paraId="2B101F9C" w14:textId="0916D3D2" w:rsidR="00161B4F" w:rsidRDefault="00161B4F" w:rsidP="00A31077">
      <w:pPr>
        <w:jc w:val="both"/>
      </w:pPr>
      <w:r>
        <w:t xml:space="preserve">Página web de la herramienta: </w:t>
      </w:r>
      <w:hyperlink r:id="rId30" w:history="1">
        <w:r w:rsidRPr="00515CCD">
          <w:rPr>
            <w:rStyle w:val="Hipervnculo"/>
          </w:rPr>
          <w:t>http://www.eclipse.org/downloads/packages/eclipse-php-developers/marsr</w:t>
        </w:r>
      </w:hyperlink>
    </w:p>
    <w:p w14:paraId="24919530" w14:textId="77777777" w:rsidR="00802B0A" w:rsidRDefault="00715DBE" w:rsidP="00A31077">
      <w:pPr>
        <w:pStyle w:val="Ttulo4"/>
        <w:jc w:val="both"/>
      </w:pPr>
      <w:bookmarkStart w:id="126" w:name="_Toc441850814"/>
      <w:proofErr w:type="spellStart"/>
      <w:r>
        <w:t>MySQL</w:t>
      </w:r>
      <w:bookmarkEnd w:id="126"/>
      <w:proofErr w:type="spellEnd"/>
    </w:p>
    <w:p w14:paraId="00150D1C" w14:textId="55CE97B3" w:rsidR="00715DBE" w:rsidRDefault="00715DBE" w:rsidP="00A31077">
      <w:pPr>
        <w:jc w:val="both"/>
      </w:pPr>
      <w:r>
        <w:t>Es un sistema de gestión de bases de datos relacional</w:t>
      </w:r>
      <w:r w:rsidR="00827A74">
        <w:t>es</w:t>
      </w:r>
      <w:r>
        <w:t xml:space="preserve">, </w:t>
      </w:r>
      <w:proofErr w:type="spellStart"/>
      <w:r>
        <w:t>multihilo</w:t>
      </w:r>
      <w:proofErr w:type="spellEnd"/>
      <w:r>
        <w:t xml:space="preserve"> y multiusuario, desarrollado como software libre, y ofrecido bajo la </w:t>
      </w:r>
      <w:r w:rsidRPr="00715DBE">
        <w:rPr>
          <w:i/>
        </w:rPr>
        <w:t>GNU GPL</w:t>
      </w:r>
      <w:r>
        <w:rPr>
          <w:i/>
        </w:rPr>
        <w:t xml:space="preserve"> </w:t>
      </w:r>
      <w:r>
        <w:t>para cualquier uso compatible con esta licencia.</w:t>
      </w:r>
    </w:p>
    <w:p w14:paraId="42A4A744" w14:textId="22EBBE97" w:rsidR="00715DBE" w:rsidRDefault="00715DBE" w:rsidP="00A31077">
      <w:pPr>
        <w:jc w:val="both"/>
      </w:pPr>
      <w:r>
        <w:t>Algunas de sus características son las siguientes</w:t>
      </w:r>
      <w:r w:rsidR="00A77D04">
        <w:t xml:space="preserve"> </w:t>
      </w:r>
      <w:r w:rsidR="00A77D04">
        <w:fldChar w:fldCharType="begin"/>
      </w:r>
      <w:r w:rsidR="00161B4F">
        <w:instrText xml:space="preserve"> ADDIN ZOTERO_ITEM CSL_CITATION {"citationID":"fitli040q","properties":{"formattedCitation":"[24]","plainCitation":"[24]"},"citationItems":[{"id":28,"uris":["http://zotero.org/users/local/LLkhPqvS/items/562AH3R4"],"uri":["http://zotero.org/users/local/LLkhPqvS/items/562AH3R4"],"itemData":{"id":28,"type":"entry-encyclopedia","title":"MySQL","container-title":"Wikipedia, la enciclopedia libre","source":"Wikipedia","abstract":"MySQL es un sistema de gestión de bases de datos relacional, multihilo y multiusuario con más de seis millones de instalaciones. MySQL AB —desde enero de 2008 una subsidiaria de Sun Microsystems y ésta a su vez de Oracle Corporation desde abril de 2009— desarrolla MySQL como software libre en un esquema de licenciamiento dual.\nPor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C.\nAl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Axmark, Allan Larsson y Michael Widenius.\nMySQL es usado por muchos sitios web grandes y populares, como Wikipedia, Google  (aunque no para búsquedas), Facebook,   Twitter, Flickr, y YouTube.","URL":"https://es.wikipedia.org/w/index.php?title=MySQL&amp;oldid=87267567","note":"Page Version ID: 87267567","language":"es","issued":{"date-parts":[["2015",11,26]]},"accessed":{"date-parts":[["2015",12,17]]}}}],"schema":"https://github.com/citation-style-language/schema/raw/master/csl-citation.json"} </w:instrText>
      </w:r>
      <w:r w:rsidR="00A77D04">
        <w:fldChar w:fldCharType="separate"/>
      </w:r>
      <w:r w:rsidR="00161B4F" w:rsidRPr="00161B4F">
        <w:rPr>
          <w:rFonts w:ascii="Calibri" w:hAnsi="Calibri"/>
        </w:rPr>
        <w:t>[24]</w:t>
      </w:r>
      <w:r w:rsidR="00A77D04">
        <w:fldChar w:fldCharType="end"/>
      </w:r>
      <w:r>
        <w:t>:</w:t>
      </w:r>
    </w:p>
    <w:p w14:paraId="41B1A91B" w14:textId="77777777" w:rsidR="00715DBE" w:rsidRDefault="00715DBE" w:rsidP="00A31077">
      <w:pPr>
        <w:pStyle w:val="Prrafodelista"/>
        <w:numPr>
          <w:ilvl w:val="0"/>
          <w:numId w:val="9"/>
        </w:numPr>
        <w:jc w:val="both"/>
      </w:pPr>
      <w:r>
        <w:t>Amplio subconjunto del lenguaje SQL.</w:t>
      </w:r>
    </w:p>
    <w:p w14:paraId="57B14A46" w14:textId="77777777" w:rsidR="00715DBE" w:rsidRDefault="00715DBE" w:rsidP="00A31077">
      <w:pPr>
        <w:pStyle w:val="Prrafodelista"/>
        <w:numPr>
          <w:ilvl w:val="0"/>
          <w:numId w:val="9"/>
        </w:numPr>
        <w:jc w:val="both"/>
      </w:pPr>
      <w:r>
        <w:t>Está disponible en gran cantidad de plataformas y sistemas.</w:t>
      </w:r>
    </w:p>
    <w:p w14:paraId="477B349F" w14:textId="77777777" w:rsidR="00715DBE" w:rsidRDefault="00715DBE" w:rsidP="00A31077">
      <w:pPr>
        <w:pStyle w:val="Prrafodelista"/>
        <w:numPr>
          <w:ilvl w:val="0"/>
          <w:numId w:val="9"/>
        </w:numPr>
        <w:jc w:val="both"/>
      </w:pPr>
      <w:r>
        <w:t>Posibilidad de transacciones y claves foráneas.</w:t>
      </w:r>
    </w:p>
    <w:p w14:paraId="5C9EA5C1" w14:textId="2DAC1415" w:rsidR="00715DBE" w:rsidRDefault="00715DBE" w:rsidP="00A31077">
      <w:pPr>
        <w:jc w:val="both"/>
      </w:pPr>
      <w:proofErr w:type="spellStart"/>
      <w:r w:rsidRPr="00715DBE">
        <w:rPr>
          <w:i/>
        </w:rPr>
        <w:t>MySQL</w:t>
      </w:r>
      <w:proofErr w:type="spellEnd"/>
      <w:r>
        <w:rPr>
          <w:i/>
        </w:rPr>
        <w:t xml:space="preserve"> </w:t>
      </w:r>
      <w:r>
        <w:t xml:space="preserve">ha sido empleado para gestionar la base de datos principalmente por el hecho de que ya </w:t>
      </w:r>
      <w:del w:id="127" w:author="Bruno Baruque" w:date="2016-01-31T20:15:00Z">
        <w:r w:rsidDel="004749F4">
          <w:delText xml:space="preserve">venía </w:delText>
        </w:r>
      </w:del>
      <w:ins w:id="128" w:author="Bruno Baruque" w:date="2016-01-31T20:15:00Z">
        <w:r w:rsidR="004749F4">
          <w:t>se encuentra</w:t>
        </w:r>
        <w:r w:rsidR="004749F4">
          <w:t xml:space="preserve"> </w:t>
        </w:r>
      </w:ins>
      <w:r>
        <w:t xml:space="preserve">integrado con </w:t>
      </w:r>
      <w:proofErr w:type="spellStart"/>
      <w:r w:rsidRPr="00715DBE">
        <w:rPr>
          <w:i/>
        </w:rPr>
        <w:t>WampServer</w:t>
      </w:r>
      <w:proofErr w:type="spellEnd"/>
      <w:r>
        <w:t xml:space="preserve"> y porque se integra perfectamente con el lenguaje PHP </w:t>
      </w:r>
      <w:del w:id="129" w:author="Bruno Baruque" w:date="2016-01-31T20:15:00Z">
        <w:r w:rsidDel="004749F4">
          <w:delText>utilzado</w:delText>
        </w:r>
      </w:del>
      <w:ins w:id="130" w:author="Bruno Baruque" w:date="2016-01-31T20:15:00Z">
        <w:r w:rsidR="004749F4">
          <w:t>utilizado</w:t>
        </w:r>
      </w:ins>
      <w:r>
        <w:t>.</w:t>
      </w:r>
    </w:p>
    <w:p w14:paraId="4D49CFD4" w14:textId="77777777" w:rsidR="00715DBE" w:rsidRPr="00715DBE" w:rsidRDefault="00715DBE" w:rsidP="00A31077">
      <w:pPr>
        <w:jc w:val="both"/>
      </w:pPr>
      <w:r>
        <w:t xml:space="preserve">Página web de la herramienta: </w:t>
      </w:r>
      <w:hyperlink r:id="rId31" w:history="1">
        <w:r w:rsidRPr="00431ABC">
          <w:rPr>
            <w:rStyle w:val="Hipervnculo"/>
          </w:rPr>
          <w:t>https://www.mysql.com/</w:t>
        </w:r>
      </w:hyperlink>
    </w:p>
    <w:p w14:paraId="23B6D561" w14:textId="77777777" w:rsidR="00F834ED" w:rsidRDefault="00F834ED" w:rsidP="00A31077">
      <w:pPr>
        <w:pStyle w:val="Ttulo4"/>
        <w:jc w:val="both"/>
      </w:pPr>
      <w:bookmarkStart w:id="131" w:name="_Toc441850815"/>
      <w:commentRangeStart w:id="132"/>
      <w:proofErr w:type="spellStart"/>
      <w:r>
        <w:lastRenderedPageBreak/>
        <w:t>HeidiSQL</w:t>
      </w:r>
      <w:bookmarkEnd w:id="131"/>
      <w:commentRangeEnd w:id="132"/>
      <w:proofErr w:type="spellEnd"/>
      <w:r w:rsidR="00D354E5">
        <w:rPr>
          <w:rStyle w:val="Refdecomentario"/>
          <w:rFonts w:ascii="Liberation Serif" w:eastAsiaTheme="minorHAnsi" w:hAnsi="Liberation Serif" w:cstheme="minorBidi"/>
          <w:b w:val="0"/>
          <w:i w:val="0"/>
          <w:iCs w:val="0"/>
          <w:color w:val="auto"/>
        </w:rPr>
        <w:commentReference w:id="132"/>
      </w:r>
    </w:p>
    <w:p w14:paraId="3824AA27" w14:textId="77777777" w:rsidR="00715DBE" w:rsidRDefault="00715DBE" w:rsidP="00A31077">
      <w:pPr>
        <w:jc w:val="both"/>
      </w:pPr>
      <w:r>
        <w:t xml:space="preserve">Es una herramienta diseñada para la gestión de las bases de datos </w:t>
      </w:r>
      <w:proofErr w:type="spellStart"/>
      <w:r>
        <w:t>MySQL</w:t>
      </w:r>
      <w:proofErr w:type="spellEnd"/>
      <w:r>
        <w:t xml:space="preserve"> locales y/o remotas. Ofrece una gran cantidad de funcionalidades que hacen que la gestión de tus bases de datos se convierta en una tarea asequible.</w:t>
      </w:r>
    </w:p>
    <w:p w14:paraId="71A071AE" w14:textId="7CF9ACD6" w:rsidR="00715DBE" w:rsidRDefault="00715DBE" w:rsidP="00A31077">
      <w:pPr>
        <w:jc w:val="both"/>
      </w:pPr>
      <w:r>
        <w:t xml:space="preserve">Es </w:t>
      </w:r>
      <w:proofErr w:type="spellStart"/>
      <w:r w:rsidRPr="00715DBE">
        <w:rPr>
          <w:i/>
        </w:rPr>
        <w:t>opensource</w:t>
      </w:r>
      <w:proofErr w:type="spellEnd"/>
      <w:r>
        <w:t xml:space="preserve"> </w:t>
      </w:r>
      <w:r w:rsidR="00BC4FB6">
        <w:t xml:space="preserve">y presenta una interfaz gráfica intuitiva y sencilla. Algunas de las funciones que ofrece </w:t>
      </w:r>
      <w:proofErr w:type="spellStart"/>
      <w:r w:rsidR="00BC4FB6" w:rsidRPr="00BC4FB6">
        <w:rPr>
          <w:i/>
        </w:rPr>
        <w:t>HeidiSQL</w:t>
      </w:r>
      <w:proofErr w:type="spellEnd"/>
      <w:r w:rsidR="00BC4FB6">
        <w:t xml:space="preserve"> son las siguientes</w:t>
      </w:r>
      <w:r w:rsidR="00A77D04">
        <w:t xml:space="preserve"> </w:t>
      </w:r>
      <w:r w:rsidR="00A77D04">
        <w:fldChar w:fldCharType="begin"/>
      </w:r>
      <w:r w:rsidR="00161B4F">
        <w:instrText xml:space="preserve"> ADDIN ZOTERO_ITEM CSL_CITATION {"citationID":"12loo5oamm","properties":{"formattedCitation":"[25]","plainCitation":"[25]"},"citationItems":[{"id":30,"uris":["http://zotero.org/users/local/LLkhPqvS/items/KC2V846U"],"uri":["http://zotero.org/users/local/LLkhPqvS/items/KC2V846U"],"itemData":{"id":30,"type":"webpage","title":"HeidiSQL, la gestión de tus bases de datos a golpe de clic","abstract":"MySQL es una de las bases de datos relacionales más utilizadas en Internet. Potente, rápida y con poco gasto de recursos, esta herramienta, que se distribuye bajo licencia GLP, es un imprescindible para muchos diseñadores web. Aunque es recomendable aprender a trabajar SQL desde la línea de comandos, los no expertos tienen alternativas para trabajar con sus bases de datos a golpe de clic.HeidiSQL es una interfaz gráfica opensource para la gestión simplificada de tus bases de datos MySQL locales y/o remotas. Esta ligera aplicación gratuita ofrece una gran cantidad de funcionalidades para que la gestión de tus bases   …","URL":"http://empresayeconomia.republica.com/aplicaciones-para-empresas/heidisql-la-gestion-de-tus-bases-de-datos-a-golpe-de-clic.html","accessed":{"date-parts":[["2015",12,17]]}}}],"schema":"https://github.com/citation-style-language/schema/raw/master/csl-citation.json"} </w:instrText>
      </w:r>
      <w:r w:rsidR="00A77D04">
        <w:fldChar w:fldCharType="separate"/>
      </w:r>
      <w:r w:rsidR="00161B4F" w:rsidRPr="00161B4F">
        <w:rPr>
          <w:rFonts w:ascii="Calibri" w:hAnsi="Calibri"/>
        </w:rPr>
        <w:t>[25]</w:t>
      </w:r>
      <w:r w:rsidR="00A77D04">
        <w:fldChar w:fldCharType="end"/>
      </w:r>
      <w:r w:rsidR="00BC4FB6">
        <w:t>:</w:t>
      </w:r>
    </w:p>
    <w:p w14:paraId="33362669" w14:textId="77777777" w:rsidR="00BC4FB6" w:rsidRDefault="00BC4FB6" w:rsidP="00A31077">
      <w:pPr>
        <w:pStyle w:val="Prrafodelista"/>
        <w:numPr>
          <w:ilvl w:val="0"/>
          <w:numId w:val="10"/>
        </w:numPr>
        <w:jc w:val="both"/>
      </w:pPr>
      <w:r>
        <w:t>Consulta de las bases de datos y tablas.</w:t>
      </w:r>
    </w:p>
    <w:p w14:paraId="3F6C49E9" w14:textId="77777777" w:rsidR="00BC4FB6" w:rsidRDefault="00BC4FB6" w:rsidP="00A31077">
      <w:pPr>
        <w:pStyle w:val="Prrafodelista"/>
        <w:numPr>
          <w:ilvl w:val="0"/>
          <w:numId w:val="10"/>
        </w:numPr>
        <w:jc w:val="both"/>
      </w:pPr>
      <w:r>
        <w:t>Exportación e importación de las tablas.</w:t>
      </w:r>
    </w:p>
    <w:p w14:paraId="385C393A" w14:textId="77777777" w:rsidR="00BC4FB6" w:rsidRDefault="00BC4FB6" w:rsidP="00A31077">
      <w:pPr>
        <w:pStyle w:val="Prrafodelista"/>
        <w:numPr>
          <w:ilvl w:val="0"/>
          <w:numId w:val="10"/>
        </w:numPr>
        <w:jc w:val="both"/>
      </w:pPr>
      <w:r>
        <w:t>E</w:t>
      </w:r>
      <w:r w:rsidR="00A77D04">
        <w:t>dición sencilla de tablas de da</w:t>
      </w:r>
      <w:r>
        <w:t>tos.</w:t>
      </w:r>
    </w:p>
    <w:p w14:paraId="450C27C8" w14:textId="77777777" w:rsidR="00BC4FB6" w:rsidRPr="00715DBE" w:rsidRDefault="00BC4FB6" w:rsidP="00A31077">
      <w:pPr>
        <w:jc w:val="both"/>
      </w:pPr>
      <w:r>
        <w:t xml:space="preserve">Página web de la herramienta: </w:t>
      </w:r>
      <w:hyperlink r:id="rId32" w:history="1">
        <w:r w:rsidRPr="00431ABC">
          <w:rPr>
            <w:rStyle w:val="Hipervnculo"/>
          </w:rPr>
          <w:t>http://www.heidisql.com/</w:t>
        </w:r>
      </w:hyperlink>
    </w:p>
    <w:p w14:paraId="7E5F08F5" w14:textId="77777777" w:rsidR="00F834ED" w:rsidRDefault="00F834ED" w:rsidP="008C708F">
      <w:pPr>
        <w:pStyle w:val="Ttulo4"/>
      </w:pPr>
      <w:bookmarkStart w:id="133" w:name="_Toc441850816"/>
      <w:proofErr w:type="spellStart"/>
      <w:r w:rsidRPr="008C708F">
        <w:t>Astah</w:t>
      </w:r>
      <w:bookmarkEnd w:id="133"/>
      <w:proofErr w:type="spellEnd"/>
    </w:p>
    <w:p w14:paraId="1EE78F06" w14:textId="77777777" w:rsidR="00BC4FB6" w:rsidRDefault="00BC4FB6" w:rsidP="00A31077">
      <w:pPr>
        <w:jc w:val="both"/>
        <w:rPr>
          <w:i/>
        </w:rPr>
      </w:pPr>
      <w:r>
        <w:t xml:space="preserve">Herramienta gratuita utilizada para el modelado de diagramas UML. Fue creada por la compañía japonesa </w:t>
      </w:r>
      <w:proofErr w:type="spellStart"/>
      <w:r w:rsidRPr="00BC4FB6">
        <w:rPr>
          <w:i/>
        </w:rPr>
        <w:t>Change</w:t>
      </w:r>
      <w:proofErr w:type="spellEnd"/>
      <w:r w:rsidRPr="00BC4FB6">
        <w:rPr>
          <w:i/>
        </w:rPr>
        <w:t xml:space="preserve"> </w:t>
      </w:r>
      <w:proofErr w:type="spellStart"/>
      <w:r w:rsidRPr="00BC4FB6">
        <w:rPr>
          <w:i/>
        </w:rPr>
        <w:t>Vision</w:t>
      </w:r>
      <w:proofErr w:type="spellEnd"/>
      <w:r>
        <w:rPr>
          <w:i/>
        </w:rPr>
        <w:t>.</w:t>
      </w:r>
    </w:p>
    <w:p w14:paraId="3466A1F0" w14:textId="25EA9412" w:rsidR="00BC4FB6" w:rsidRDefault="00BC4FB6" w:rsidP="00A31077">
      <w:pPr>
        <w:jc w:val="both"/>
      </w:pPr>
      <w:r>
        <w:t xml:space="preserve">Presenta diferentes versiones pero en nuestro caso se utilizado la versión gratuita </w:t>
      </w:r>
      <w:proofErr w:type="spellStart"/>
      <w:r w:rsidRPr="00BC4FB6">
        <w:rPr>
          <w:i/>
        </w:rPr>
        <w:t>Astah</w:t>
      </w:r>
      <w:proofErr w:type="spellEnd"/>
      <w:r w:rsidRPr="00BC4FB6">
        <w:rPr>
          <w:i/>
        </w:rPr>
        <w:t xml:space="preserve"> </w:t>
      </w:r>
      <w:proofErr w:type="spellStart"/>
      <w:r w:rsidRPr="00BC4FB6">
        <w:rPr>
          <w:i/>
        </w:rPr>
        <w:t>Community</w:t>
      </w:r>
      <w:proofErr w:type="spellEnd"/>
      <w:r>
        <w:rPr>
          <w:i/>
        </w:rPr>
        <w:t xml:space="preserve"> </w:t>
      </w:r>
      <w:r>
        <w:t>la cual nos ofrece funcionalidades como las siguientes</w:t>
      </w:r>
      <w:r w:rsidR="00A77D04">
        <w:t xml:space="preserve"> </w:t>
      </w:r>
      <w:r w:rsidR="00A77D04">
        <w:fldChar w:fldCharType="begin"/>
      </w:r>
      <w:r w:rsidR="00161B4F">
        <w:instrText xml:space="preserve"> ADDIN ZOTERO_ITEM CSL_CITATION {"citationID":"dgrr40dq9","properties":{"formattedCitation":"[26]","plainCitation":"[26]"},"citationItems":[{"id":32,"uris":["http://zotero.org/users/local/LLkhPqvS/items/72GUMVCR"],"uri":["http://zotero.org/users/local/LLkhPqvS/items/72GUMVCR"],"itemData":{"id":32,"type":"entry-encyclopedia","title":"Astah*","container-title":"Wikipedia, the free encyclopedia","source":"Wikipedia","abstract":"Astah, formerly known as JUDE (Java and UML Developers' Environment, pronounced Jūdo (</w:instrText>
      </w:r>
      <w:r w:rsidR="00161B4F">
        <w:rPr>
          <w:rFonts w:ascii="MS Gothic" w:hAnsi="MS Gothic" w:cs="MS Gothic"/>
        </w:rPr>
        <w:instrText>ジュード</w:instrText>
      </w:r>
      <w:r w:rsidR="00161B4F">
        <w:instrText xml:space="preserve">)), is a UML modeling tool created by Japanese company Change Vision. JUDE received the \"Software Product Of The Year 2006\" prize, established by Information-Technology Promotion Agency in Japan.","URL":"https://en.wikipedia.org/w/index.php?title=Astah*&amp;oldid=679144417","note":"Page Version ID: 679144417","language":"en","issued":{"date-parts":[["2015",9,2]]},"accessed":{"date-parts":[["2015",12,17]]}}}],"schema":"https://github.com/citation-style-language/schema/raw/master/csl-citation.json"} </w:instrText>
      </w:r>
      <w:r w:rsidR="00A77D04">
        <w:fldChar w:fldCharType="separate"/>
      </w:r>
      <w:r w:rsidR="00161B4F" w:rsidRPr="00161B4F">
        <w:rPr>
          <w:rFonts w:ascii="Calibri" w:hAnsi="Calibri"/>
        </w:rPr>
        <w:t>[26]</w:t>
      </w:r>
      <w:r w:rsidR="00A77D04">
        <w:fldChar w:fldCharType="end"/>
      </w:r>
      <w:r>
        <w:t>:</w:t>
      </w:r>
    </w:p>
    <w:p w14:paraId="605F35F9" w14:textId="77777777" w:rsidR="00BC4FB6" w:rsidRDefault="00BC4FB6" w:rsidP="00A31077">
      <w:pPr>
        <w:pStyle w:val="Prrafodelista"/>
        <w:numPr>
          <w:ilvl w:val="0"/>
          <w:numId w:val="11"/>
        </w:numPr>
        <w:jc w:val="both"/>
      </w:pPr>
      <w:r>
        <w:t>Generación de diagramas de clase.</w:t>
      </w:r>
    </w:p>
    <w:p w14:paraId="3FA67DBB" w14:textId="77777777" w:rsidR="00BC4FB6" w:rsidRDefault="00BC4FB6" w:rsidP="00A31077">
      <w:pPr>
        <w:pStyle w:val="Prrafodelista"/>
        <w:numPr>
          <w:ilvl w:val="0"/>
          <w:numId w:val="11"/>
        </w:numPr>
        <w:jc w:val="both"/>
      </w:pPr>
      <w:r>
        <w:t>Generación de diagramas de casos de uso.</w:t>
      </w:r>
    </w:p>
    <w:p w14:paraId="71323477" w14:textId="77777777" w:rsidR="00BC4FB6" w:rsidRDefault="00BC4FB6" w:rsidP="00A31077">
      <w:pPr>
        <w:pStyle w:val="Prrafodelista"/>
        <w:numPr>
          <w:ilvl w:val="0"/>
          <w:numId w:val="11"/>
        </w:numPr>
        <w:jc w:val="both"/>
      </w:pPr>
      <w:r>
        <w:t>Generación de diagramas de actividad.</w:t>
      </w:r>
    </w:p>
    <w:p w14:paraId="2E13A8A6" w14:textId="77777777" w:rsidR="00BC4FB6" w:rsidRDefault="00BC4FB6" w:rsidP="00A31077">
      <w:pPr>
        <w:pStyle w:val="Prrafodelista"/>
        <w:numPr>
          <w:ilvl w:val="0"/>
          <w:numId w:val="11"/>
        </w:numPr>
        <w:jc w:val="both"/>
      </w:pPr>
      <w:r>
        <w:t>Generación de diagramas de secuencia.</w:t>
      </w:r>
    </w:p>
    <w:p w14:paraId="1A6F5064" w14:textId="4BC8D8C2" w:rsidR="00BC4FB6" w:rsidRDefault="00BC4FB6" w:rsidP="00A31077">
      <w:pPr>
        <w:jc w:val="both"/>
        <w:rPr>
          <w:rStyle w:val="Hipervnculo"/>
        </w:rPr>
      </w:pPr>
      <w:r>
        <w:t xml:space="preserve">Página web de la herramienta: </w:t>
      </w:r>
      <w:hyperlink r:id="rId33" w:history="1">
        <w:r w:rsidRPr="00431ABC">
          <w:rPr>
            <w:rStyle w:val="Hipervnculo"/>
          </w:rPr>
          <w:t>http://astah.net/</w:t>
        </w:r>
      </w:hyperlink>
    </w:p>
    <w:p w14:paraId="5B88E17B" w14:textId="77777777" w:rsidR="00161B4F" w:rsidRDefault="00161B4F" w:rsidP="008C708F">
      <w:pPr>
        <w:pStyle w:val="Ttulo4"/>
      </w:pPr>
      <w:bookmarkStart w:id="134" w:name="_Toc441850817"/>
      <w:proofErr w:type="spellStart"/>
      <w:r>
        <w:t>PoEdit</w:t>
      </w:r>
      <w:bookmarkEnd w:id="134"/>
      <w:proofErr w:type="spellEnd"/>
    </w:p>
    <w:p w14:paraId="2D3F03E0" w14:textId="77777777" w:rsidR="00161B4F" w:rsidRDefault="00161B4F" w:rsidP="00A31077">
      <w:pPr>
        <w:jc w:val="both"/>
      </w:pPr>
      <w:r>
        <w:t>Ha sido utilizado para realizar la internacionalización de la aplicación, permitiendo generar los archivos .</w:t>
      </w:r>
      <w:proofErr w:type="spellStart"/>
      <w:r>
        <w:t>po</w:t>
      </w:r>
      <w:proofErr w:type="spellEnd"/>
      <w:r>
        <w:t xml:space="preserve"> con la traducción realizada.</w:t>
      </w:r>
    </w:p>
    <w:p w14:paraId="65847A32" w14:textId="6547AEB4" w:rsidR="00161B4F" w:rsidRDefault="00161B4F" w:rsidP="00A31077">
      <w:pPr>
        <w:jc w:val="both"/>
      </w:pPr>
      <w:r>
        <w:lastRenderedPageBreak/>
        <w:t xml:space="preserve">La edición de estos ficheros resulta sencilla utilizado </w:t>
      </w:r>
      <w:proofErr w:type="spellStart"/>
      <w:r w:rsidRPr="00AB292D">
        <w:rPr>
          <w:i/>
        </w:rPr>
        <w:t>PoEdit</w:t>
      </w:r>
      <w:proofErr w:type="spellEnd"/>
      <w:r>
        <w:t>. Simplemente hay que abrir el fichero .</w:t>
      </w:r>
      <w:proofErr w:type="spellStart"/>
      <w:r>
        <w:t>po</w:t>
      </w:r>
      <w:proofErr w:type="spellEnd"/>
      <w:r>
        <w:t xml:space="preserve"> que </w:t>
      </w:r>
      <w:proofErr w:type="spellStart"/>
      <w:r>
        <w:t>que</w:t>
      </w:r>
      <w:proofErr w:type="spellEnd"/>
      <w:r>
        <w:t xml:space="preserve"> queramos, nos aparecerán todos los campos y la traducción que queramos realizar </w:t>
      </w:r>
      <w:r>
        <w:fldChar w:fldCharType="begin"/>
      </w:r>
      <w:r>
        <w:instrText xml:space="preserve"> ADDIN ZOTERO_ITEM CSL_CITATION {"citationID":"auuk58dj7","properties":{"formattedCitation":"[27]","plainCitation":"[27]"},"citationItems":[{"id":70,"uris":["http://zotero.org/users/local/LLkhPqvS/items/HS778PVN"],"uri":["http://zotero.org/users/local/LLkhPqvS/items/HS778PVN"],"itemData":{"id":70,"type":"webpage","title":"PoEdit, edición de archivos .po y .mo desde OS X","container-title":"Applesfera","abstract":"Los archivos .po y .mo son un tipo de fichero que se utilizan para la traducción de interfaces a múltiples idiomas. Por un lado está el archivo ...","URL":"http://www.applesfera.com/aplicaciones-os-x-1/poedit-edicion-de-archivos-po-y-mo-desde-os-x","author":[{"family":"Santamaría","given":"Pedro"}],"issued":{"date-parts":[["2012",11,26]]},"accessed":{"date-parts":[["2016",1,22]]}}}],"schema":"https://github.com/citation-style-language/schema/raw/master/csl-citation.json"} </w:instrText>
      </w:r>
      <w:r>
        <w:fldChar w:fldCharType="separate"/>
      </w:r>
      <w:r w:rsidRPr="00161B4F">
        <w:rPr>
          <w:rFonts w:ascii="Calibri" w:hAnsi="Calibri"/>
        </w:rPr>
        <w:t>[27]</w:t>
      </w:r>
      <w:r>
        <w:fldChar w:fldCharType="end"/>
      </w:r>
      <w:r>
        <w:t>.</w:t>
      </w:r>
    </w:p>
    <w:p w14:paraId="2650B77E" w14:textId="77777777" w:rsidR="00161B4F" w:rsidRDefault="00161B4F" w:rsidP="00A31077">
      <w:pPr>
        <w:jc w:val="both"/>
      </w:pPr>
      <w:r>
        <w:t xml:space="preserve">Es un editor libre, abierto y multiplataforma de catálogos </w:t>
      </w:r>
      <w:proofErr w:type="spellStart"/>
      <w:r w:rsidRPr="00AB292D">
        <w:rPr>
          <w:i/>
        </w:rPr>
        <w:t>Gettext</w:t>
      </w:r>
      <w:proofErr w:type="spellEnd"/>
      <w:r>
        <w:t xml:space="preserve">. </w:t>
      </w:r>
    </w:p>
    <w:p w14:paraId="019C22C3" w14:textId="77777777" w:rsidR="00161B4F" w:rsidRDefault="00161B4F" w:rsidP="00A31077">
      <w:pPr>
        <w:jc w:val="both"/>
      </w:pPr>
      <w:r>
        <w:t>Ha sido utilizado por los siguientes motivos:</w:t>
      </w:r>
    </w:p>
    <w:p w14:paraId="5DEE38FA" w14:textId="77777777" w:rsidR="00161B4F" w:rsidRDefault="00161B4F" w:rsidP="00A31077">
      <w:pPr>
        <w:pStyle w:val="Prrafodelista"/>
        <w:numPr>
          <w:ilvl w:val="0"/>
          <w:numId w:val="28"/>
        </w:numPr>
        <w:jc w:val="both"/>
      </w:pPr>
      <w:r>
        <w:t>Es un programa sencillo de utilizar con una interfaz simple.</w:t>
      </w:r>
    </w:p>
    <w:p w14:paraId="170CBA1F" w14:textId="77777777" w:rsidR="00161B4F" w:rsidRDefault="00161B4F" w:rsidP="00A31077">
      <w:pPr>
        <w:pStyle w:val="Prrafodelista"/>
        <w:numPr>
          <w:ilvl w:val="0"/>
          <w:numId w:val="28"/>
        </w:numPr>
        <w:jc w:val="both"/>
      </w:pPr>
      <w:r>
        <w:t>Multiplataforma.</w:t>
      </w:r>
    </w:p>
    <w:p w14:paraId="5E4CFA65" w14:textId="77777777" w:rsidR="00161B4F" w:rsidRDefault="00161B4F" w:rsidP="00A31077">
      <w:pPr>
        <w:pStyle w:val="Prrafodelista"/>
        <w:numPr>
          <w:ilvl w:val="0"/>
          <w:numId w:val="28"/>
        </w:numPr>
        <w:jc w:val="both"/>
      </w:pPr>
      <w:r>
        <w:t>Multitud de tutoriales.</w:t>
      </w:r>
    </w:p>
    <w:p w14:paraId="4A2EEB4D" w14:textId="77777777" w:rsidR="00161B4F" w:rsidRDefault="00161B4F" w:rsidP="00A31077">
      <w:pPr>
        <w:jc w:val="both"/>
      </w:pPr>
      <w:r>
        <w:t xml:space="preserve">Página web de la herramienta: </w:t>
      </w:r>
      <w:hyperlink r:id="rId34" w:history="1">
        <w:r w:rsidRPr="00515CCD">
          <w:rPr>
            <w:rStyle w:val="Hipervnculo"/>
          </w:rPr>
          <w:t>https://poedit.net/</w:t>
        </w:r>
      </w:hyperlink>
    </w:p>
    <w:p w14:paraId="0505D76C" w14:textId="77777777" w:rsidR="00161B4F" w:rsidRDefault="00161B4F" w:rsidP="00A31077">
      <w:pPr>
        <w:pStyle w:val="Ttulo4"/>
        <w:ind w:left="1599" w:hanging="862"/>
        <w:jc w:val="both"/>
      </w:pPr>
      <w:bookmarkStart w:id="135" w:name="_Toc441850818"/>
      <w:proofErr w:type="spellStart"/>
      <w:r>
        <w:t>PHPUnit</w:t>
      </w:r>
      <w:bookmarkEnd w:id="135"/>
      <w:proofErr w:type="spellEnd"/>
    </w:p>
    <w:p w14:paraId="4C25F3AB" w14:textId="77777777" w:rsidR="00161B4F" w:rsidRDefault="00161B4F" w:rsidP="00A31077">
      <w:pPr>
        <w:jc w:val="both"/>
      </w:pPr>
      <w:r>
        <w:t xml:space="preserve">Es un entorno para realizar pruebas unitarias en el lenguaje PHP. Permite crear y ejecutar </w:t>
      </w:r>
      <w:proofErr w:type="spellStart"/>
      <w:r>
        <w:t>tests</w:t>
      </w:r>
      <w:proofErr w:type="spellEnd"/>
      <w:r>
        <w:t xml:space="preserve"> unitarios de manera sencilla y para ello usa </w:t>
      </w:r>
      <w:proofErr w:type="spellStart"/>
      <w:r w:rsidRPr="00AB292D">
        <w:rPr>
          <w:i/>
        </w:rPr>
        <w:t>assertions</w:t>
      </w:r>
      <w:proofErr w:type="spellEnd"/>
      <w:r>
        <w:t xml:space="preserve"> que van a ser los encargados de verificar que el comportamiento de una unidad de código es el esperado.</w:t>
      </w:r>
    </w:p>
    <w:p w14:paraId="6701D21E" w14:textId="0FDBD2EE" w:rsidR="00161B4F" w:rsidRDefault="00161B4F" w:rsidP="00A31077">
      <w:pPr>
        <w:jc w:val="both"/>
      </w:pPr>
      <w:r>
        <w:t xml:space="preserve">Los beneficios de realizar pruebas unitarias es que te permite aislar cada parte del programar y demostrar que estas partes de forma individual funcionan correctamente </w:t>
      </w:r>
      <w:r>
        <w:fldChar w:fldCharType="begin"/>
      </w:r>
      <w:r>
        <w:instrText xml:space="preserve"> ADDIN ZOTERO_ITEM CSL_CITATION {"citationID":"ih9jpga1h","properties":{"formattedCitation":"[28]","plainCitation":"[28]"},"citationItems":[{"id":72,"uris":["http://zotero.org/users/local/LLkhPqvS/items/63XWC7IS"],"uri":["http://zotero.org/users/local/LLkhPqvS/items/63XWC7IS"],"itemData":{"id":72,"type":"entry-encyclopedia","title":"PHPUnit","container-title":"Wikipedia, la enciclopedia libre","source":"Wikipedia","abstract":"PHPUnit es un entorno para realizar pruebas unitarias en el lenguaje de programación PHP. PHPUnit es un framework de la familia xUnit originada con SUnit de Kent Beck. PHPUnit se puede encontrar en GitHub y ha sido creado por Sebastian Bergmann.","URL":"https://es.wikipedia.org/w/index.php?title=PHPUnit&amp;oldid=87647892","note":"Page Version ID: 87647892","language":"es","issued":{"date-parts":[["2015",12,8]]},"accessed":{"date-parts":[["2016",1,22]]}}}],"schema":"https://github.com/citation-style-language/schema/raw/master/csl-citation.json"} </w:instrText>
      </w:r>
      <w:r>
        <w:fldChar w:fldCharType="separate"/>
      </w:r>
      <w:r w:rsidRPr="00161B4F">
        <w:rPr>
          <w:rFonts w:ascii="Calibri" w:hAnsi="Calibri"/>
        </w:rPr>
        <w:t>[28]</w:t>
      </w:r>
      <w:r>
        <w:fldChar w:fldCharType="end"/>
      </w:r>
      <w:r>
        <w:t>.</w:t>
      </w:r>
    </w:p>
    <w:p w14:paraId="4BE6B16C" w14:textId="77777777" w:rsidR="00161B4F" w:rsidRDefault="00161B4F" w:rsidP="00A31077">
      <w:pPr>
        <w:jc w:val="both"/>
      </w:pPr>
      <w:r>
        <w:t>Los motivos por los que se ha utilizado:</w:t>
      </w:r>
    </w:p>
    <w:p w14:paraId="6C3164FB" w14:textId="77777777" w:rsidR="00161B4F" w:rsidRDefault="00161B4F" w:rsidP="00A31077">
      <w:pPr>
        <w:pStyle w:val="Prrafodelista"/>
        <w:numPr>
          <w:ilvl w:val="0"/>
          <w:numId w:val="29"/>
        </w:numPr>
        <w:jc w:val="both"/>
      </w:pPr>
      <w:r>
        <w:t xml:space="preserve">Viene integrado </w:t>
      </w:r>
      <w:r w:rsidRPr="004749F4">
        <w:rPr>
          <w:highlight w:val="yellow"/>
          <w:rPrChange w:id="136" w:author="Bruno Baruque" w:date="2016-01-31T20:18:00Z">
            <w:rPr/>
          </w:rPrChange>
        </w:rPr>
        <w:t xml:space="preserve">con </w:t>
      </w:r>
      <w:proofErr w:type="spellStart"/>
      <w:r w:rsidRPr="004749F4">
        <w:rPr>
          <w:highlight w:val="yellow"/>
          <w:rPrChange w:id="137" w:author="Bruno Baruque" w:date="2016-01-31T20:18:00Z">
            <w:rPr/>
          </w:rPrChange>
        </w:rPr>
        <w:t>CakePHP</w:t>
      </w:r>
      <w:commentRangeStart w:id="138"/>
      <w:proofErr w:type="spellEnd"/>
      <w:r w:rsidRPr="004749F4">
        <w:rPr>
          <w:highlight w:val="yellow"/>
          <w:rPrChange w:id="139" w:author="Bruno Baruque" w:date="2016-01-31T20:18:00Z">
            <w:rPr/>
          </w:rPrChange>
        </w:rPr>
        <w:t>.</w:t>
      </w:r>
      <w:commentRangeEnd w:id="138"/>
      <w:r w:rsidR="004749F4" w:rsidRPr="004749F4">
        <w:rPr>
          <w:rStyle w:val="Refdecomentario"/>
          <w:highlight w:val="yellow"/>
          <w:rPrChange w:id="140" w:author="Bruno Baruque" w:date="2016-01-31T20:18:00Z">
            <w:rPr>
              <w:rStyle w:val="Refdecomentario"/>
            </w:rPr>
          </w:rPrChange>
        </w:rPr>
        <w:commentReference w:id="138"/>
      </w:r>
    </w:p>
    <w:p w14:paraId="3DFBEED7" w14:textId="77777777" w:rsidR="00161B4F" w:rsidRDefault="00161B4F" w:rsidP="00A31077">
      <w:pPr>
        <w:pStyle w:val="Prrafodelista"/>
        <w:numPr>
          <w:ilvl w:val="0"/>
          <w:numId w:val="29"/>
        </w:numPr>
        <w:jc w:val="both"/>
      </w:pPr>
      <w:r>
        <w:t xml:space="preserve">En la web de </w:t>
      </w:r>
      <w:proofErr w:type="spellStart"/>
      <w:r>
        <w:t>CakePHP</w:t>
      </w:r>
      <w:proofErr w:type="spellEnd"/>
      <w:r>
        <w:t xml:space="preserve"> hay un apartado dedicado a </w:t>
      </w:r>
      <w:proofErr w:type="spellStart"/>
      <w:r>
        <w:t>PHPUnit</w:t>
      </w:r>
      <w:proofErr w:type="spellEnd"/>
      <w:r>
        <w:t xml:space="preserve"> en el que se explica el proceso que hay que seguir para usarlo, lo cual se convierte en algo sencillo y rápido.</w:t>
      </w:r>
    </w:p>
    <w:p w14:paraId="7C86D43B" w14:textId="5E44EC19" w:rsidR="00161B4F" w:rsidRPr="00BC4FB6" w:rsidRDefault="00161B4F" w:rsidP="00A31077">
      <w:pPr>
        <w:jc w:val="both"/>
      </w:pPr>
      <w:r>
        <w:t xml:space="preserve">Página web de la herramienta: </w:t>
      </w:r>
      <w:hyperlink r:id="rId35" w:history="1">
        <w:r w:rsidRPr="00515CCD">
          <w:rPr>
            <w:rStyle w:val="Hipervnculo"/>
          </w:rPr>
          <w:t>https://phpunit.de/</w:t>
        </w:r>
      </w:hyperlink>
    </w:p>
    <w:p w14:paraId="3B6BCF3D" w14:textId="77777777" w:rsidR="00BC4FB6" w:rsidRDefault="00802B0A" w:rsidP="00A31077">
      <w:pPr>
        <w:pStyle w:val="Ttulo4"/>
        <w:jc w:val="both"/>
      </w:pPr>
      <w:bookmarkStart w:id="141" w:name="_Toc441850819"/>
      <w:proofErr w:type="spellStart"/>
      <w:r>
        <w:lastRenderedPageBreak/>
        <w:t>FileSync</w:t>
      </w:r>
      <w:bookmarkEnd w:id="141"/>
      <w:proofErr w:type="spellEnd"/>
    </w:p>
    <w:p w14:paraId="31FA38DE" w14:textId="77777777" w:rsidR="00EC1CBF" w:rsidRDefault="00EC1CBF" w:rsidP="00A31077">
      <w:pPr>
        <w:jc w:val="both"/>
      </w:pPr>
      <w:r>
        <w:t xml:space="preserve">Herramienta que te permite sincronizar archivos y carpetas entre dos directorios diferentes. </w:t>
      </w:r>
    </w:p>
    <w:p w14:paraId="67647117" w14:textId="77777777" w:rsidR="00EC1CBF" w:rsidRDefault="00EC1CBF" w:rsidP="00A31077">
      <w:pPr>
        <w:jc w:val="both"/>
      </w:pPr>
      <w:r>
        <w:t xml:space="preserve">Ha sido utilizada para mantener actualizado el código fuente que se encuentra alojado en el subdirectorio </w:t>
      </w:r>
      <w:proofErr w:type="spellStart"/>
      <w:r>
        <w:t>GitHub</w:t>
      </w:r>
      <w:proofErr w:type="spellEnd"/>
      <w:r>
        <w:t xml:space="preserve"> del directorio Documentos. </w:t>
      </w:r>
    </w:p>
    <w:p w14:paraId="13537466" w14:textId="77777777" w:rsidR="00EC1CBF" w:rsidRDefault="00EC1CBF" w:rsidP="00A31077">
      <w:pPr>
        <w:jc w:val="both"/>
      </w:pPr>
      <w:r>
        <w:t>Dado que la aplicación se encontraba alojada dentro del directorio “</w:t>
      </w:r>
      <w:r w:rsidRPr="00EC1CBF">
        <w:t>C:\</w:t>
      </w:r>
      <w:proofErr w:type="spellStart"/>
      <w:r w:rsidRPr="00EC1CBF">
        <w:t>wamp</w:t>
      </w:r>
      <w:proofErr w:type="spellEnd"/>
      <w:r w:rsidRPr="00EC1CBF">
        <w:t>\www</w:t>
      </w:r>
      <w:r>
        <w:t xml:space="preserve">”, se ha utilizado </w:t>
      </w:r>
      <w:proofErr w:type="spellStart"/>
      <w:r w:rsidRPr="00EC1CBF">
        <w:rPr>
          <w:i/>
        </w:rPr>
        <w:t>FileSync</w:t>
      </w:r>
      <w:proofErr w:type="spellEnd"/>
      <w:r>
        <w:t xml:space="preserve"> </w:t>
      </w:r>
      <w:r w:rsidR="000763FC">
        <w:t>para mantener el código actualizado de la aplicación alojada en “Documentos\</w:t>
      </w:r>
      <w:proofErr w:type="spellStart"/>
      <w:r w:rsidR="000763FC">
        <w:t>GitHub</w:t>
      </w:r>
      <w:proofErr w:type="spellEnd"/>
      <w:r w:rsidR="000763FC">
        <w:t>”.</w:t>
      </w:r>
    </w:p>
    <w:p w14:paraId="6F45A571" w14:textId="79C797D0" w:rsidR="00375EF8" w:rsidRDefault="000763FC" w:rsidP="00A31077">
      <w:pPr>
        <w:jc w:val="both"/>
        <w:rPr>
          <w:rStyle w:val="Hipervnculo"/>
        </w:rPr>
      </w:pPr>
      <w:r>
        <w:t xml:space="preserve">Página web de la herramienta: </w:t>
      </w:r>
      <w:hyperlink r:id="rId36" w:history="1">
        <w:r w:rsidRPr="00431ABC">
          <w:rPr>
            <w:rStyle w:val="Hipervnculo"/>
          </w:rPr>
          <w:t>http://www.freefilesync.org/</w:t>
        </w:r>
      </w:hyperlink>
    </w:p>
    <w:p w14:paraId="5DE8C32E" w14:textId="77777777" w:rsidR="00375EF8" w:rsidRDefault="00375EF8" w:rsidP="00A31077">
      <w:pPr>
        <w:pStyle w:val="Ttulo1"/>
        <w:jc w:val="both"/>
      </w:pPr>
      <w:bookmarkStart w:id="142" w:name="_Toc441850820"/>
      <w:r>
        <w:t>Trabajos relacionados</w:t>
      </w:r>
      <w:bookmarkEnd w:id="142"/>
    </w:p>
    <w:p w14:paraId="4594A18A" w14:textId="77777777" w:rsidR="00375EF8" w:rsidRDefault="00375EF8" w:rsidP="00A31077">
      <w:pPr>
        <w:pStyle w:val="Cuerpo"/>
        <w:jc w:val="both"/>
      </w:pPr>
      <w:r>
        <w:t>Para la realización de la aplicación se han tenido en cuenta proyectos similares, que a pesar de que no presentaban la funcionalidad que se buscaba, sí que es verdad que nos han ayudado en ciertos aspectos.</w:t>
      </w:r>
    </w:p>
    <w:p w14:paraId="7205FF33" w14:textId="77777777" w:rsidR="00375EF8" w:rsidRDefault="00375EF8" w:rsidP="00A31077">
      <w:pPr>
        <w:pStyle w:val="Cuerpo"/>
        <w:jc w:val="both"/>
      </w:pPr>
      <w:r>
        <w:t xml:space="preserve">A continuación se van a mostrar las herramientas que nos han servido para mejorar o aclarar ideas en ciertos puntos de la </w:t>
      </w:r>
      <w:commentRangeStart w:id="143"/>
      <w:r>
        <w:t>aplicación</w:t>
      </w:r>
      <w:commentRangeEnd w:id="143"/>
      <w:r w:rsidR="004749F4">
        <w:rPr>
          <w:rStyle w:val="Refdecomentario"/>
        </w:rPr>
        <w:commentReference w:id="143"/>
      </w:r>
      <w:r>
        <w:t>.</w:t>
      </w:r>
    </w:p>
    <w:p w14:paraId="6B1C4016" w14:textId="77777777" w:rsidR="00375EF8" w:rsidRDefault="00375EF8" w:rsidP="00A31077">
      <w:pPr>
        <w:pStyle w:val="Ttulo2"/>
        <w:jc w:val="both"/>
      </w:pPr>
      <w:bookmarkStart w:id="144" w:name="_Toc441850821"/>
      <w:proofErr w:type="spellStart"/>
      <w:r>
        <w:t>UBUVirtual</w:t>
      </w:r>
      <w:bookmarkEnd w:id="144"/>
      <w:proofErr w:type="spellEnd"/>
    </w:p>
    <w:p w14:paraId="3E075808" w14:textId="77777777" w:rsidR="00161B4F" w:rsidRDefault="00161B4F" w:rsidP="00A31077">
      <w:pPr>
        <w:jc w:val="both"/>
      </w:pPr>
      <w:proofErr w:type="spellStart"/>
      <w:r>
        <w:t>UBUVirtual</w:t>
      </w:r>
      <w:proofErr w:type="spellEnd"/>
      <w:r>
        <w:t xml:space="preserve"> es un entorno dedicado a la enseñanza en el que tanto profesores como alumnos pueden acceder y compartir mismos cursos, tareas…</w:t>
      </w:r>
    </w:p>
    <w:p w14:paraId="3AC90558" w14:textId="77777777" w:rsidR="00161B4F" w:rsidRPr="0055744F" w:rsidRDefault="00161B4F" w:rsidP="00A31077">
      <w:pPr>
        <w:jc w:val="both"/>
      </w:pPr>
      <w:r>
        <w:t xml:space="preserve">Desde esta plataforma los alumnos podrán realizar entregas de prácticas en las correspondientes tareas, y obtener las calificaciones correspondientes. Por otra parte, el profesor podrá llevar un control de las calificaciones obtenidas por cada uno de los alumnos. </w:t>
      </w:r>
    </w:p>
    <w:p w14:paraId="4CDEE406" w14:textId="77777777" w:rsidR="00161B4F" w:rsidRPr="00A13D57" w:rsidRDefault="00161B4F" w:rsidP="00A31077">
      <w:pPr>
        <w:pStyle w:val="Ttulo3"/>
        <w:jc w:val="both"/>
      </w:pPr>
      <w:bookmarkStart w:id="145" w:name="_Toc441850822"/>
      <w:r w:rsidRPr="00A13D57">
        <w:lastRenderedPageBreak/>
        <w:t>Similitudes con nuestra aplicación web</w:t>
      </w:r>
      <w:bookmarkEnd w:id="145"/>
    </w:p>
    <w:p w14:paraId="1DA405D3" w14:textId="14CA4AC0" w:rsidR="00375EF8" w:rsidRDefault="00161B4F" w:rsidP="00A31077">
      <w:pPr>
        <w:jc w:val="both"/>
      </w:pPr>
      <w:r>
        <w:t xml:space="preserve">Esta herramienta </w:t>
      </w:r>
      <w:r w:rsidR="00F95E47">
        <w:t>presenta algunas similitudes con nuestra aplicación:</w:t>
      </w:r>
    </w:p>
    <w:p w14:paraId="28C78408" w14:textId="6B76A7E7" w:rsidR="00A00931" w:rsidRDefault="00A00931" w:rsidP="00A31077">
      <w:pPr>
        <w:pStyle w:val="Prrafodelista"/>
        <w:numPr>
          <w:ilvl w:val="0"/>
          <w:numId w:val="18"/>
        </w:numPr>
        <w:jc w:val="both"/>
      </w:pPr>
      <w:r>
        <w:t xml:space="preserve">En </w:t>
      </w:r>
      <w:r w:rsidR="00F95E47">
        <w:t>el formulario de subida de prácticas del alumno, era importante representar de alguna forma los parámetros de la tarea.</w:t>
      </w:r>
      <w:r>
        <w:t xml:space="preserve"> </w:t>
      </w:r>
      <w:r w:rsidR="00F95E47">
        <w:t xml:space="preserve">A continuación se mostrará cómo hace la representación de estos parámetros </w:t>
      </w:r>
      <w:proofErr w:type="spellStart"/>
      <w:r w:rsidR="00F95E47">
        <w:t>UBUVirtual</w:t>
      </w:r>
      <w:proofErr w:type="spellEnd"/>
      <w:r w:rsidR="00F95E47">
        <w:t xml:space="preserve"> y cómo lo hace nuestra aplicación:</w:t>
      </w:r>
      <w:r>
        <w:t xml:space="preserve"> </w:t>
      </w:r>
    </w:p>
    <w:p w14:paraId="178A2255" w14:textId="77777777" w:rsidR="000F44A2" w:rsidRDefault="000F44A2" w:rsidP="000F44A2">
      <w:pPr>
        <w:pStyle w:val="Prrafodelista"/>
        <w:ind w:left="774"/>
      </w:pPr>
    </w:p>
    <w:p w14:paraId="64FFA27D" w14:textId="6904EF01" w:rsidR="00827A74" w:rsidRPr="00827A74" w:rsidRDefault="00A00931" w:rsidP="00827A74">
      <w:pPr>
        <w:pStyle w:val="Prrafodelista"/>
        <w:numPr>
          <w:ilvl w:val="1"/>
          <w:numId w:val="18"/>
        </w:numPr>
        <w:rPr>
          <w:b/>
          <w:i/>
        </w:rPr>
      </w:pPr>
      <w:proofErr w:type="spellStart"/>
      <w:r w:rsidRPr="00A00931">
        <w:rPr>
          <w:b/>
          <w:i/>
        </w:rPr>
        <w:t>UBUVirtual</w:t>
      </w:r>
      <w:proofErr w:type="spellEnd"/>
    </w:p>
    <w:p w14:paraId="39B65108" w14:textId="77777777" w:rsidR="00CD026B" w:rsidRDefault="00A00931" w:rsidP="00CD026B">
      <w:pPr>
        <w:keepNext/>
        <w:jc w:val="center"/>
      </w:pPr>
      <w:r>
        <w:rPr>
          <w:noProof/>
          <w:lang w:eastAsia="es-ES"/>
        </w:rPr>
        <w:drawing>
          <wp:inline distT="0" distB="0" distL="0" distR="0" wp14:anchorId="7A9CA90B" wp14:editId="1A286CFB">
            <wp:extent cx="3640347" cy="2105552"/>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2174"/>
                    <a:stretch/>
                  </pic:blipFill>
                  <pic:spPr bwMode="auto">
                    <a:xfrm>
                      <a:off x="0" y="0"/>
                      <a:ext cx="3663718" cy="2119069"/>
                    </a:xfrm>
                    <a:prstGeom prst="rect">
                      <a:avLst/>
                    </a:prstGeom>
                    <a:ln>
                      <a:noFill/>
                    </a:ln>
                    <a:extLst>
                      <a:ext uri="{53640926-AAD7-44D8-BBD7-CCE9431645EC}">
                        <a14:shadowObscured xmlns:a14="http://schemas.microsoft.com/office/drawing/2010/main"/>
                      </a:ext>
                    </a:extLst>
                  </pic:spPr>
                </pic:pic>
              </a:graphicData>
            </a:graphic>
          </wp:inline>
        </w:drawing>
      </w:r>
    </w:p>
    <w:p w14:paraId="07E6DF16" w14:textId="15F5FA37" w:rsidR="00827A74" w:rsidRPr="00A00931" w:rsidRDefault="00CD026B" w:rsidP="000F44A2">
      <w:pPr>
        <w:pStyle w:val="Descripcin"/>
        <w:jc w:val="center"/>
        <w:rPr>
          <w:b/>
          <w:i w:val="0"/>
        </w:rPr>
      </w:pPr>
      <w:bookmarkStart w:id="146" w:name="_Toc441582506"/>
      <w:r>
        <w:t xml:space="preserve">Ilustración </w:t>
      </w:r>
      <w:fldSimple w:instr=" SEQ Ilustración \* ARABIC ">
        <w:r w:rsidR="00A300DD">
          <w:rPr>
            <w:noProof/>
          </w:rPr>
          <w:t>5</w:t>
        </w:r>
      </w:fldSimple>
      <w:r>
        <w:t xml:space="preserve">: Parámetros de la tarea en </w:t>
      </w:r>
      <w:proofErr w:type="spellStart"/>
      <w:r>
        <w:t>UBUVirtual</w:t>
      </w:r>
      <w:bookmarkEnd w:id="146"/>
      <w:proofErr w:type="spellEnd"/>
    </w:p>
    <w:p w14:paraId="63A67D36" w14:textId="6490BD3D" w:rsidR="00A00931" w:rsidRDefault="000F5E3F" w:rsidP="00A00931">
      <w:pPr>
        <w:pStyle w:val="Prrafodelista"/>
        <w:numPr>
          <w:ilvl w:val="1"/>
          <w:numId w:val="18"/>
        </w:numPr>
        <w:rPr>
          <w:b/>
          <w:i/>
        </w:rPr>
      </w:pPr>
      <w:r>
        <w:rPr>
          <w:b/>
          <w:i/>
        </w:rPr>
        <w:t>Nuestra aplicación web</w:t>
      </w:r>
      <w:r w:rsidR="00A00931">
        <w:rPr>
          <w:b/>
          <w:i/>
        </w:rPr>
        <w:t>:</w:t>
      </w:r>
    </w:p>
    <w:p w14:paraId="4592902C" w14:textId="77777777" w:rsidR="00CD026B" w:rsidRDefault="00161B4F" w:rsidP="00CD026B">
      <w:pPr>
        <w:keepNext/>
        <w:jc w:val="center"/>
      </w:pPr>
      <w:r>
        <w:rPr>
          <w:noProof/>
          <w:lang w:eastAsia="es-ES"/>
        </w:rPr>
        <w:lastRenderedPageBreak/>
        <w:drawing>
          <wp:inline distT="0" distB="0" distL="0" distR="0" wp14:anchorId="740B73B6" wp14:editId="71DDE1FC">
            <wp:extent cx="3778370" cy="255608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7305" cy="2589194"/>
                    </a:xfrm>
                    <a:prstGeom prst="rect">
                      <a:avLst/>
                    </a:prstGeom>
                  </pic:spPr>
                </pic:pic>
              </a:graphicData>
            </a:graphic>
          </wp:inline>
        </w:drawing>
      </w:r>
    </w:p>
    <w:p w14:paraId="7C35A17F" w14:textId="4FD16E70" w:rsidR="00846A44" w:rsidRDefault="00CD026B" w:rsidP="00CD026B">
      <w:pPr>
        <w:pStyle w:val="Descripcin"/>
        <w:jc w:val="center"/>
        <w:rPr>
          <w:b/>
          <w:i w:val="0"/>
          <w:color w:val="FF0000"/>
        </w:rPr>
      </w:pPr>
      <w:bookmarkStart w:id="147" w:name="_Toc441582507"/>
      <w:r>
        <w:t xml:space="preserve">Ilustración </w:t>
      </w:r>
      <w:fldSimple w:instr=" SEQ Ilustración \* ARABIC ">
        <w:r w:rsidR="00A300DD">
          <w:rPr>
            <w:noProof/>
          </w:rPr>
          <w:t>6</w:t>
        </w:r>
      </w:fldSimple>
      <w:r>
        <w:t>: Parámetros de</w:t>
      </w:r>
      <w:r w:rsidR="00CE2DAB">
        <w:t xml:space="preserve"> la tarea en nuestra aplicación</w:t>
      </w:r>
      <w:bookmarkEnd w:id="147"/>
    </w:p>
    <w:p w14:paraId="7F470AE3" w14:textId="77777777" w:rsidR="00161B4F" w:rsidRDefault="00161B4F" w:rsidP="00161B4F">
      <w:pPr>
        <w:pStyle w:val="Prrafodelista"/>
        <w:numPr>
          <w:ilvl w:val="0"/>
          <w:numId w:val="18"/>
        </w:numPr>
      </w:pPr>
      <w:r>
        <w:t>Otra similitud entre ambos serían los formularios que ambos presentan para subir ficheros:</w:t>
      </w:r>
    </w:p>
    <w:p w14:paraId="6379B115" w14:textId="77777777" w:rsidR="00161B4F" w:rsidRDefault="00161B4F" w:rsidP="00161B4F">
      <w:pPr>
        <w:pStyle w:val="Prrafodelista"/>
        <w:numPr>
          <w:ilvl w:val="1"/>
          <w:numId w:val="18"/>
        </w:numPr>
        <w:rPr>
          <w:b/>
          <w:i/>
        </w:rPr>
      </w:pPr>
      <w:proofErr w:type="spellStart"/>
      <w:r w:rsidRPr="00A00931">
        <w:rPr>
          <w:b/>
          <w:i/>
        </w:rPr>
        <w:t>UBUVirtual</w:t>
      </w:r>
      <w:proofErr w:type="spellEnd"/>
    </w:p>
    <w:p w14:paraId="33E94AC3" w14:textId="77777777" w:rsidR="00CD026B" w:rsidRDefault="00161B4F" w:rsidP="00CD026B">
      <w:pPr>
        <w:keepNext/>
        <w:jc w:val="center"/>
      </w:pPr>
      <w:r>
        <w:rPr>
          <w:noProof/>
          <w:lang w:eastAsia="es-ES"/>
        </w:rPr>
        <w:drawing>
          <wp:inline distT="0" distB="0" distL="0" distR="0" wp14:anchorId="1B81BE00" wp14:editId="3549875D">
            <wp:extent cx="3942272" cy="1572922"/>
            <wp:effectExtent l="0" t="0" r="127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1033" cy="1608337"/>
                    </a:xfrm>
                    <a:prstGeom prst="rect">
                      <a:avLst/>
                    </a:prstGeom>
                  </pic:spPr>
                </pic:pic>
              </a:graphicData>
            </a:graphic>
          </wp:inline>
        </w:drawing>
      </w:r>
    </w:p>
    <w:p w14:paraId="227595D8" w14:textId="690289DC" w:rsidR="00CE2DAB" w:rsidRPr="00CE2DAB" w:rsidRDefault="00CD026B" w:rsidP="000F44A2">
      <w:pPr>
        <w:pStyle w:val="Descripcin"/>
        <w:jc w:val="center"/>
      </w:pPr>
      <w:bookmarkStart w:id="148" w:name="_Toc441582508"/>
      <w:r>
        <w:t xml:space="preserve">Ilustración </w:t>
      </w:r>
      <w:fldSimple w:instr=" SEQ Ilustración \* ARABIC ">
        <w:r w:rsidR="00A300DD">
          <w:rPr>
            <w:noProof/>
          </w:rPr>
          <w:t>7</w:t>
        </w:r>
      </w:fldSimple>
      <w:r>
        <w:t xml:space="preserve">: Formulario de subida de ficheros en </w:t>
      </w:r>
      <w:proofErr w:type="spellStart"/>
      <w:r>
        <w:t>UBUVirtual</w:t>
      </w:r>
      <w:bookmarkEnd w:id="148"/>
      <w:proofErr w:type="spellEnd"/>
    </w:p>
    <w:p w14:paraId="513AE6AE" w14:textId="77777777" w:rsidR="00161B4F" w:rsidRPr="00A13D57" w:rsidRDefault="00161B4F" w:rsidP="00161B4F">
      <w:pPr>
        <w:pStyle w:val="Prrafodelista"/>
        <w:numPr>
          <w:ilvl w:val="1"/>
          <w:numId w:val="18"/>
        </w:numPr>
      </w:pPr>
      <w:r>
        <w:rPr>
          <w:b/>
          <w:i/>
        </w:rPr>
        <w:t>Aplicación Autocorrección prácticas java</w:t>
      </w:r>
    </w:p>
    <w:p w14:paraId="68D77164" w14:textId="77777777" w:rsidR="00CE2DAB" w:rsidRDefault="00161B4F" w:rsidP="00CE2DAB">
      <w:pPr>
        <w:keepNext/>
        <w:jc w:val="center"/>
      </w:pPr>
      <w:r>
        <w:rPr>
          <w:noProof/>
          <w:lang w:eastAsia="es-ES"/>
        </w:rPr>
        <w:lastRenderedPageBreak/>
        <w:drawing>
          <wp:inline distT="0" distB="0" distL="0" distR="0" wp14:anchorId="7A071A39" wp14:editId="3AA96541">
            <wp:extent cx="3944366" cy="245852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7231" cy="2472780"/>
                    </a:xfrm>
                    <a:prstGeom prst="rect">
                      <a:avLst/>
                    </a:prstGeom>
                  </pic:spPr>
                </pic:pic>
              </a:graphicData>
            </a:graphic>
          </wp:inline>
        </w:drawing>
      </w:r>
    </w:p>
    <w:p w14:paraId="49F01840" w14:textId="05870823" w:rsidR="00161B4F" w:rsidRPr="00161B4F" w:rsidRDefault="00CE2DAB" w:rsidP="00CE2DAB">
      <w:pPr>
        <w:pStyle w:val="Descripcin"/>
        <w:jc w:val="center"/>
      </w:pPr>
      <w:bookmarkStart w:id="149" w:name="_Toc441582509"/>
      <w:r>
        <w:t xml:space="preserve">Ilustración </w:t>
      </w:r>
      <w:fldSimple w:instr=" SEQ Ilustración \* ARABIC ">
        <w:r w:rsidR="00A300DD">
          <w:rPr>
            <w:noProof/>
          </w:rPr>
          <w:t>8</w:t>
        </w:r>
      </w:fldSimple>
      <w:r>
        <w:t>: Formulario de subida de ficheros en nuestra aplicación</w:t>
      </w:r>
      <w:bookmarkEnd w:id="149"/>
    </w:p>
    <w:p w14:paraId="5782487C" w14:textId="2205A107" w:rsidR="00375EF8" w:rsidRPr="00375EF8" w:rsidRDefault="00F95E47" w:rsidP="00A31077">
      <w:pPr>
        <w:pStyle w:val="Prrafodelista"/>
        <w:numPr>
          <w:ilvl w:val="0"/>
          <w:numId w:val="18"/>
        </w:numPr>
        <w:jc w:val="both"/>
      </w:pPr>
      <w:r>
        <w:t>En ambas se le permite al profesor la subida del enunciado de la práctica que deben realizar los alumnos. Además, este enunciado podrá visualizarse posteriormente en el panel de los alumnos.</w:t>
      </w:r>
    </w:p>
    <w:p w14:paraId="718BDE78" w14:textId="77777777" w:rsidR="00161B4F" w:rsidRDefault="00161B4F" w:rsidP="008C708F">
      <w:pPr>
        <w:pStyle w:val="Ttulo2"/>
      </w:pPr>
      <w:bookmarkStart w:id="150" w:name="_Toc441850823"/>
      <w:proofErr w:type="spellStart"/>
      <w:r>
        <w:t>SonarQube</w:t>
      </w:r>
      <w:bookmarkEnd w:id="150"/>
      <w:proofErr w:type="spellEnd"/>
    </w:p>
    <w:p w14:paraId="1DE2A2EC" w14:textId="1DDABEDA" w:rsidR="00161B4F" w:rsidRDefault="00161B4F" w:rsidP="00A31077">
      <w:pPr>
        <w:jc w:val="both"/>
      </w:pPr>
      <w:r>
        <w:t>Es una plataforma para evaluar el código fuente</w:t>
      </w:r>
      <w:ins w:id="151" w:author="Bruno Baruque" w:date="2016-01-31T20:32:00Z">
        <w:r w:rsidR="008F69AE">
          <w:t xml:space="preserve"> enfocada a permitir a los equipos de desarrollo profesionales realizar un seguimiento del QA</w:t>
        </w:r>
      </w:ins>
      <w:r>
        <w:t xml:space="preserve">. Es software libre y usa diversas herramientas de análisis estático de código fuente como </w:t>
      </w:r>
      <w:proofErr w:type="spellStart"/>
      <w:r>
        <w:t>Checkstyle</w:t>
      </w:r>
      <w:proofErr w:type="spellEnd"/>
      <w:r>
        <w:t xml:space="preserve">, PMD o </w:t>
      </w:r>
      <w:proofErr w:type="spellStart"/>
      <w:r>
        <w:t>FindBugs</w:t>
      </w:r>
      <w:proofErr w:type="spellEnd"/>
      <w:r>
        <w:t xml:space="preserve"> </w:t>
      </w:r>
      <w:commentRangeStart w:id="152"/>
      <w:r>
        <w:t>para</w:t>
      </w:r>
      <w:commentRangeEnd w:id="152"/>
      <w:r w:rsidR="008F69AE">
        <w:rPr>
          <w:rStyle w:val="Refdecomentario"/>
        </w:rPr>
        <w:commentReference w:id="152"/>
      </w:r>
      <w:r>
        <w:t xml:space="preserve"> obtener métricas que pueden ayudar a mejorar la calidad del código de un programa.</w:t>
      </w:r>
    </w:p>
    <w:p w14:paraId="1A90FEFE" w14:textId="77777777" w:rsidR="00161B4F" w:rsidRDefault="00161B4F" w:rsidP="00A31077">
      <w:pPr>
        <w:jc w:val="both"/>
      </w:pPr>
      <w:r>
        <w:t>En cuanto a sus funciones se encuentran las siguientes:</w:t>
      </w:r>
    </w:p>
    <w:p w14:paraId="47932626" w14:textId="77777777" w:rsidR="00161B4F" w:rsidRDefault="00161B4F" w:rsidP="00A31077">
      <w:pPr>
        <w:pStyle w:val="Prrafodelista"/>
        <w:numPr>
          <w:ilvl w:val="0"/>
          <w:numId w:val="18"/>
        </w:numPr>
        <w:jc w:val="both"/>
      </w:pPr>
      <w:r>
        <w:t xml:space="preserve">Informa sobre código duplicado, pruebas unitarias, cobertura de código, complejidad </w:t>
      </w:r>
      <w:proofErr w:type="spellStart"/>
      <w:r>
        <w:t>ciclomática</w:t>
      </w:r>
      <w:proofErr w:type="spellEnd"/>
      <w:r>
        <w:t>, posibles errores…</w:t>
      </w:r>
    </w:p>
    <w:p w14:paraId="732B4B68" w14:textId="77777777" w:rsidR="00161B4F" w:rsidRPr="004F0931" w:rsidRDefault="00161B4F" w:rsidP="00A31077">
      <w:pPr>
        <w:pStyle w:val="Prrafodelista"/>
        <w:numPr>
          <w:ilvl w:val="0"/>
          <w:numId w:val="18"/>
        </w:numPr>
        <w:jc w:val="both"/>
      </w:pPr>
      <w:r>
        <w:t>Acepta muchos lenguajes de programación.</w:t>
      </w:r>
    </w:p>
    <w:p w14:paraId="0E413138" w14:textId="78D5AA16" w:rsidR="00827A74" w:rsidRDefault="00161B4F" w:rsidP="00A31077">
      <w:pPr>
        <w:jc w:val="both"/>
      </w:pPr>
      <w:r>
        <w:lastRenderedPageBreak/>
        <w:t xml:space="preserve">Cubre los 7 ejes de la calidad de código: </w:t>
      </w:r>
    </w:p>
    <w:p w14:paraId="26EAA225" w14:textId="77777777" w:rsidR="00CE2DAB" w:rsidRDefault="00161B4F" w:rsidP="00CE2DAB">
      <w:pPr>
        <w:keepNext/>
        <w:jc w:val="center"/>
      </w:pPr>
      <w:r>
        <w:rPr>
          <w:noProof/>
          <w:lang w:eastAsia="es-ES"/>
        </w:rPr>
        <w:drawing>
          <wp:inline distT="0" distB="0" distL="0" distR="0" wp14:anchorId="52559E26" wp14:editId="07865C21">
            <wp:extent cx="3372534" cy="1595887"/>
            <wp:effectExtent l="0" t="0" r="0" b="4445"/>
            <wp:docPr id="6" name="Imagen 6" descr="http://www.sonarqube.org/wp-content/themes/sonar/images/7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narqube.org/wp-content/themes/sonar/images/7ax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38549" cy="1627126"/>
                    </a:xfrm>
                    <a:prstGeom prst="rect">
                      <a:avLst/>
                    </a:prstGeom>
                    <a:noFill/>
                    <a:ln>
                      <a:noFill/>
                    </a:ln>
                  </pic:spPr>
                </pic:pic>
              </a:graphicData>
            </a:graphic>
          </wp:inline>
        </w:drawing>
      </w:r>
    </w:p>
    <w:p w14:paraId="06E52934" w14:textId="4F36FE5D" w:rsidR="00161B4F" w:rsidRDefault="00CE2DAB" w:rsidP="00CE2DAB">
      <w:pPr>
        <w:pStyle w:val="Descripcin"/>
        <w:jc w:val="center"/>
        <w:rPr>
          <w:u w:val="single"/>
        </w:rPr>
      </w:pPr>
      <w:bookmarkStart w:id="153" w:name="_Toc441582510"/>
      <w:r>
        <w:t xml:space="preserve">Ilustración </w:t>
      </w:r>
      <w:fldSimple w:instr=" SEQ Ilustración \* ARABIC ">
        <w:r w:rsidR="00A300DD">
          <w:rPr>
            <w:noProof/>
          </w:rPr>
          <w:t>9</w:t>
        </w:r>
      </w:fldSimple>
      <w:r>
        <w:t xml:space="preserve">: Ejes de la calidad de código en </w:t>
      </w:r>
      <w:proofErr w:type="spellStart"/>
      <w:r>
        <w:t>SonarQube</w:t>
      </w:r>
      <w:bookmarkEnd w:id="153"/>
      <w:proofErr w:type="spellEnd"/>
    </w:p>
    <w:p w14:paraId="7649F4CC" w14:textId="77777777" w:rsidR="00827A74" w:rsidRDefault="00827A74" w:rsidP="00161B4F">
      <w:pPr>
        <w:jc w:val="center"/>
        <w:rPr>
          <w:u w:val="single"/>
        </w:rPr>
      </w:pPr>
    </w:p>
    <w:p w14:paraId="206A5D4D" w14:textId="77777777" w:rsidR="00161B4F" w:rsidRDefault="00161B4F" w:rsidP="00A31077">
      <w:pPr>
        <w:pStyle w:val="Ttulo3"/>
        <w:jc w:val="both"/>
      </w:pPr>
      <w:bookmarkStart w:id="154" w:name="_Toc441850824"/>
      <w:r>
        <w:t>Similitudes con nuestra aplicación web</w:t>
      </w:r>
      <w:bookmarkEnd w:id="154"/>
    </w:p>
    <w:p w14:paraId="2B8A094C" w14:textId="77777777" w:rsidR="00161B4F" w:rsidRDefault="00161B4F" w:rsidP="00A31077">
      <w:pPr>
        <w:jc w:val="both"/>
      </w:pPr>
      <w:r>
        <w:t>En cuanto a las similitudes que tiene con nuestra aplicación web, estarían las siguientes:</w:t>
      </w:r>
    </w:p>
    <w:p w14:paraId="59373C03" w14:textId="0404766B" w:rsidR="00161B4F" w:rsidRDefault="00161B4F" w:rsidP="00A31077">
      <w:pPr>
        <w:pStyle w:val="Prrafodelista"/>
        <w:numPr>
          <w:ilvl w:val="0"/>
          <w:numId w:val="30"/>
        </w:numPr>
        <w:jc w:val="both"/>
      </w:pPr>
      <w:r>
        <w:t xml:space="preserve">Ambas utilizan los </w:t>
      </w:r>
      <w:proofErr w:type="spellStart"/>
      <w:r>
        <w:t>plugins</w:t>
      </w:r>
      <w:proofErr w:type="spellEnd"/>
      <w:r>
        <w:t xml:space="preserve"> “PMD” y “</w:t>
      </w:r>
      <w:proofErr w:type="spellStart"/>
      <w:r>
        <w:t>FindBugs</w:t>
      </w:r>
      <w:proofErr w:type="spellEnd"/>
      <w:r>
        <w:t xml:space="preserve">” para analizar el código e informar de las posibles violaciones de código encontradas. En nuestra aplicación estos </w:t>
      </w:r>
      <w:proofErr w:type="spellStart"/>
      <w:r>
        <w:t>plugins</w:t>
      </w:r>
      <w:proofErr w:type="spellEnd"/>
      <w:r>
        <w:t xml:space="preserve"> están integrados dentro del “pom.xml” del arquetipo </w:t>
      </w:r>
      <w:proofErr w:type="spellStart"/>
      <w:r>
        <w:t>Maven</w:t>
      </w:r>
      <w:proofErr w:type="spellEnd"/>
      <w:r>
        <w:t xml:space="preserve">, y la visualización de los reportes generados por estos </w:t>
      </w:r>
      <w:proofErr w:type="spellStart"/>
      <w:r>
        <w:t>plugins</w:t>
      </w:r>
      <w:proofErr w:type="spellEnd"/>
      <w:r>
        <w:t xml:space="preserve"> se puede visualizar tanto en el panel del alumno como en el del profesor. </w:t>
      </w:r>
      <w:r w:rsidR="000F5E3F">
        <w:t>Dentro de la aplicación se habilitan los</w:t>
      </w:r>
      <w:r>
        <w:t xml:space="preserve"> botones </w:t>
      </w:r>
      <w:r w:rsidR="000F5E3F">
        <w:t>que se corresponden con estos reportes.</w:t>
      </w:r>
    </w:p>
    <w:p w14:paraId="545E9F59" w14:textId="1C440738" w:rsidR="00161B4F" w:rsidRDefault="00161B4F" w:rsidP="00A31077">
      <w:pPr>
        <w:pStyle w:val="Prrafodelista"/>
        <w:numPr>
          <w:ilvl w:val="0"/>
          <w:numId w:val="30"/>
        </w:numPr>
        <w:jc w:val="both"/>
      </w:pPr>
      <w:r>
        <w:t xml:space="preserve">Ambos dan información acerca de métricas como puede ser la complejidad </w:t>
      </w:r>
      <w:proofErr w:type="spellStart"/>
      <w:r>
        <w:t>ciclomática</w:t>
      </w:r>
      <w:proofErr w:type="spellEnd"/>
      <w:r>
        <w:t xml:space="preserve">. En nuestra aplicación se utilizan los </w:t>
      </w:r>
      <w:proofErr w:type="spellStart"/>
      <w:r>
        <w:t>plugins</w:t>
      </w:r>
      <w:proofErr w:type="spellEnd"/>
      <w:r>
        <w:t xml:space="preserve"> “</w:t>
      </w:r>
      <w:proofErr w:type="spellStart"/>
      <w:r>
        <w:t>JavaNCSS</w:t>
      </w:r>
      <w:proofErr w:type="spellEnd"/>
      <w:r>
        <w:t>”, ofrece métricas a nivel de clases (número de métodos, número de comentarios…) y “</w:t>
      </w:r>
      <w:proofErr w:type="spellStart"/>
      <w:r>
        <w:t>JDepend</w:t>
      </w:r>
      <w:proofErr w:type="spellEnd"/>
      <w:r>
        <w:t>”, que ofrece métricas a nivel de paquete (</w:t>
      </w:r>
      <w:proofErr w:type="spellStart"/>
      <w:r>
        <w:t>abstractness</w:t>
      </w:r>
      <w:proofErr w:type="spellEnd"/>
      <w:r>
        <w:t xml:space="preserve">, </w:t>
      </w:r>
      <w:proofErr w:type="spellStart"/>
      <w:r>
        <w:t>inestability</w:t>
      </w:r>
      <w:proofErr w:type="spellEnd"/>
      <w:r>
        <w:t xml:space="preserve">…). </w:t>
      </w:r>
      <w:r w:rsidR="000F5E3F">
        <w:t>Dentro de la aplicación estas métricas pueden visualizarse pinchando en los botones habilitados para ello.</w:t>
      </w:r>
    </w:p>
    <w:p w14:paraId="1036DE3D" w14:textId="36871281" w:rsidR="00161B4F" w:rsidRPr="000808CC" w:rsidRDefault="00161B4F" w:rsidP="00A31077">
      <w:pPr>
        <w:pStyle w:val="Prrafodelista"/>
        <w:numPr>
          <w:ilvl w:val="0"/>
          <w:numId w:val="30"/>
        </w:numPr>
        <w:jc w:val="both"/>
      </w:pPr>
      <w:r>
        <w:lastRenderedPageBreak/>
        <w:t xml:space="preserve">Por último, tanto </w:t>
      </w:r>
      <w:proofErr w:type="spellStart"/>
      <w:r>
        <w:t>SonarQube</w:t>
      </w:r>
      <w:proofErr w:type="spellEnd"/>
      <w:r>
        <w:t xml:space="preserve"> como nuestra aplicación web permiten comprobar y visualizar la posible existencia de código duplicado. En nuestra aplicación web esta comprobación de plagios se realiza mediante el </w:t>
      </w:r>
      <w:proofErr w:type="spellStart"/>
      <w:r>
        <w:t>plugin</w:t>
      </w:r>
      <w:proofErr w:type="spellEnd"/>
      <w:r>
        <w:t xml:space="preserve"> “</w:t>
      </w:r>
      <w:proofErr w:type="spellStart"/>
      <w:r>
        <w:t>JPlag</w:t>
      </w:r>
      <w:proofErr w:type="spellEnd"/>
      <w:r>
        <w:t>”, y permitiendo al profesor elegir entre qué alumnos quiere realizar dicha comprobación.</w:t>
      </w:r>
    </w:p>
    <w:p w14:paraId="23F887E7" w14:textId="77777777" w:rsidR="00161B4F" w:rsidRDefault="00161B4F" w:rsidP="008C708F">
      <w:pPr>
        <w:pStyle w:val="Ttulo2"/>
      </w:pPr>
      <w:bookmarkStart w:id="155" w:name="_Toc441850825"/>
      <w:r>
        <w:t>Laboratorio Virtual de Programación para Moodle (VPL)</w:t>
      </w:r>
      <w:bookmarkEnd w:id="155"/>
    </w:p>
    <w:p w14:paraId="1082762C" w14:textId="77777777" w:rsidR="00161B4F" w:rsidRDefault="00161B4F" w:rsidP="00A31077">
      <w:pPr>
        <w:jc w:val="both"/>
      </w:pPr>
      <w:r>
        <w:t xml:space="preserve">VPL es una herramienta software de código abierto que permite la gestión de prácticas de programación en Moodle. Sus características más destacadas son: </w:t>
      </w:r>
    </w:p>
    <w:p w14:paraId="77FC33DF" w14:textId="77777777" w:rsidR="00161B4F" w:rsidRDefault="00161B4F" w:rsidP="00A31077">
      <w:pPr>
        <w:pStyle w:val="Prrafodelista"/>
        <w:numPr>
          <w:ilvl w:val="0"/>
          <w:numId w:val="30"/>
        </w:numPr>
        <w:jc w:val="both"/>
      </w:pPr>
      <w:r>
        <w:t>Posibilidad de editar el código fuente y ejecutar las prácticas de forma interactiva desde el navegador.</w:t>
      </w:r>
    </w:p>
    <w:p w14:paraId="215EF391" w14:textId="77777777" w:rsidR="00161B4F" w:rsidRDefault="00161B4F" w:rsidP="00A31077">
      <w:pPr>
        <w:pStyle w:val="Prrafodelista"/>
        <w:numPr>
          <w:ilvl w:val="0"/>
          <w:numId w:val="30"/>
        </w:numPr>
        <w:jc w:val="both"/>
      </w:pPr>
      <w:r>
        <w:t>Ejecutar pruebas que revisen las prácticas y analizar la similitud entre prácticas para el control de plagio.</w:t>
      </w:r>
    </w:p>
    <w:p w14:paraId="52B2B766" w14:textId="77777777" w:rsidR="00161B4F" w:rsidRDefault="00161B4F" w:rsidP="00A31077">
      <w:pPr>
        <w:pStyle w:val="Prrafodelista"/>
        <w:numPr>
          <w:ilvl w:val="0"/>
          <w:numId w:val="30"/>
        </w:numPr>
        <w:jc w:val="both"/>
      </w:pPr>
      <w:r>
        <w:t>Está integrada en una plataforma de enseñanza electrónica, Moodle.</w:t>
      </w:r>
    </w:p>
    <w:p w14:paraId="2D32A6F6" w14:textId="77777777" w:rsidR="00161B4F" w:rsidRDefault="00161B4F" w:rsidP="00A31077">
      <w:pPr>
        <w:pStyle w:val="Prrafodelista"/>
        <w:numPr>
          <w:ilvl w:val="0"/>
          <w:numId w:val="30"/>
        </w:numPr>
        <w:jc w:val="both"/>
      </w:pPr>
      <w:r>
        <w:t>Admite múltiples lenguajes de programación.</w:t>
      </w:r>
    </w:p>
    <w:p w14:paraId="0B3BFC38" w14:textId="77777777" w:rsidR="00161B4F" w:rsidRDefault="00161B4F" w:rsidP="00A31077">
      <w:pPr>
        <w:pStyle w:val="Prrafodelista"/>
        <w:numPr>
          <w:ilvl w:val="0"/>
          <w:numId w:val="30"/>
        </w:numPr>
        <w:jc w:val="both"/>
      </w:pPr>
      <w:r>
        <w:t>Controla el plazo de entrega de las prácticas, control de acceso de usuarios basado en roles y establecimiento del número máximo de prácticas a entregar.</w:t>
      </w:r>
    </w:p>
    <w:p w14:paraId="1747A373" w14:textId="77777777" w:rsidR="00161B4F" w:rsidRDefault="00161B4F" w:rsidP="00A31077">
      <w:pPr>
        <w:pStyle w:val="Prrafodelista"/>
        <w:numPr>
          <w:ilvl w:val="0"/>
          <w:numId w:val="30"/>
        </w:numPr>
        <w:jc w:val="both"/>
      </w:pPr>
      <w:r>
        <w:t xml:space="preserve">El alumno puede recuperar en formato </w:t>
      </w:r>
      <w:proofErr w:type="spellStart"/>
      <w:r>
        <w:t>zip</w:t>
      </w:r>
      <w:proofErr w:type="spellEnd"/>
      <w:r>
        <w:t xml:space="preserve"> las prácticas entregadas.</w:t>
      </w:r>
    </w:p>
    <w:p w14:paraId="3256219C" w14:textId="77777777" w:rsidR="00161B4F" w:rsidRDefault="00161B4F" w:rsidP="00A31077">
      <w:pPr>
        <w:pStyle w:val="Prrafodelista"/>
        <w:numPr>
          <w:ilvl w:val="0"/>
          <w:numId w:val="30"/>
        </w:numPr>
        <w:jc w:val="both"/>
      </w:pPr>
      <w:r>
        <w:t>Permite editar los ficheros a entregar o los ya entregados desde el propio navegador utilizando el componente editor.</w:t>
      </w:r>
    </w:p>
    <w:p w14:paraId="2D54254E" w14:textId="77777777" w:rsidR="00161B4F" w:rsidRDefault="00161B4F" w:rsidP="00A31077">
      <w:pPr>
        <w:pStyle w:val="Prrafodelista"/>
        <w:numPr>
          <w:ilvl w:val="0"/>
          <w:numId w:val="30"/>
        </w:numPr>
        <w:jc w:val="both"/>
      </w:pPr>
      <w:r>
        <w:t xml:space="preserve">En cuanto a la ejecución de la práctica, el sistema está diseñado para posibilitar la ejecución de programas desde el navegador. </w:t>
      </w:r>
      <w:r>
        <w:lastRenderedPageBreak/>
        <w:t>Esto se concreta en tres posibles acciones: ejecutar, depurar y evaluar. Estas tres acciones se pueden realizar desde la página de edición.</w:t>
      </w:r>
    </w:p>
    <w:p w14:paraId="1027EDB1" w14:textId="77777777" w:rsidR="00161B4F" w:rsidRDefault="00161B4F" w:rsidP="00A31077">
      <w:pPr>
        <w:pStyle w:val="Ttulo3"/>
        <w:jc w:val="both"/>
      </w:pPr>
      <w:bookmarkStart w:id="156" w:name="_Toc441850826"/>
      <w:r w:rsidRPr="00A470B6">
        <w:t>Similitudes con nuestra aplicación web</w:t>
      </w:r>
      <w:bookmarkEnd w:id="156"/>
    </w:p>
    <w:p w14:paraId="66D6564C" w14:textId="77777777" w:rsidR="00161B4F" w:rsidRPr="00A470B6" w:rsidRDefault="00161B4F" w:rsidP="00A31077">
      <w:pPr>
        <w:pStyle w:val="Cuerpo"/>
        <w:jc w:val="both"/>
      </w:pPr>
      <w:r>
        <w:t>A continuación se muestran algunas de las similitudes que existen entre ambas aplicaciones:</w:t>
      </w:r>
    </w:p>
    <w:p w14:paraId="47B987E3" w14:textId="77777777" w:rsidR="00161B4F" w:rsidRDefault="00161B4F" w:rsidP="00A31077">
      <w:pPr>
        <w:pStyle w:val="Prrafodelista"/>
        <w:numPr>
          <w:ilvl w:val="0"/>
          <w:numId w:val="31"/>
        </w:numPr>
        <w:jc w:val="both"/>
      </w:pPr>
      <w:r>
        <w:t>En el formulario de subida de prácticas habilitado para los alumnos, se puede observar la fecha límite de entrega y un enunciado de la práctica que deben de realizar:</w:t>
      </w:r>
    </w:p>
    <w:p w14:paraId="339EE6FB" w14:textId="77777777" w:rsidR="00161B4F" w:rsidRPr="000F5E3F" w:rsidRDefault="00161B4F" w:rsidP="00161B4F">
      <w:pPr>
        <w:pStyle w:val="Prrafodelista"/>
        <w:numPr>
          <w:ilvl w:val="1"/>
          <w:numId w:val="31"/>
        </w:numPr>
        <w:rPr>
          <w:b/>
          <w:i/>
        </w:rPr>
      </w:pPr>
      <w:r w:rsidRPr="000F5E3F">
        <w:rPr>
          <w:b/>
          <w:i/>
        </w:rPr>
        <w:t>VPL</w:t>
      </w:r>
    </w:p>
    <w:p w14:paraId="03B95644" w14:textId="77777777" w:rsidR="00CE2DAB" w:rsidRDefault="00161B4F" w:rsidP="00CE2DAB">
      <w:pPr>
        <w:keepNext/>
        <w:jc w:val="center"/>
      </w:pPr>
      <w:r>
        <w:rPr>
          <w:noProof/>
          <w:lang w:eastAsia="es-ES"/>
        </w:rPr>
        <w:drawing>
          <wp:inline distT="0" distB="0" distL="0" distR="0" wp14:anchorId="5970B27C" wp14:editId="588AF6BF">
            <wp:extent cx="3062378" cy="117147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00658" cy="1186114"/>
                    </a:xfrm>
                    <a:prstGeom prst="rect">
                      <a:avLst/>
                    </a:prstGeom>
                  </pic:spPr>
                </pic:pic>
              </a:graphicData>
            </a:graphic>
          </wp:inline>
        </w:drawing>
      </w:r>
    </w:p>
    <w:p w14:paraId="72100B04" w14:textId="410AEE64" w:rsidR="00161B4F" w:rsidRPr="005B7A57" w:rsidRDefault="00CE2DAB" w:rsidP="00CE2DAB">
      <w:pPr>
        <w:pStyle w:val="Descripcin"/>
        <w:jc w:val="center"/>
        <w:rPr>
          <w:b/>
        </w:rPr>
      </w:pPr>
      <w:bookmarkStart w:id="157" w:name="_Toc441582511"/>
      <w:r>
        <w:t xml:space="preserve">Ilustración </w:t>
      </w:r>
      <w:fldSimple w:instr=" SEQ Ilustración \* ARABIC ">
        <w:r w:rsidR="00A300DD">
          <w:rPr>
            <w:noProof/>
          </w:rPr>
          <w:t>10</w:t>
        </w:r>
      </w:fldSimple>
      <w:r>
        <w:t>: Parámetros de la tarea en VPL</w:t>
      </w:r>
      <w:bookmarkEnd w:id="157"/>
    </w:p>
    <w:p w14:paraId="6C837E81" w14:textId="77777777" w:rsidR="00161B4F" w:rsidRPr="000F5E3F" w:rsidRDefault="00161B4F" w:rsidP="00161B4F">
      <w:pPr>
        <w:pStyle w:val="Prrafodelista"/>
        <w:numPr>
          <w:ilvl w:val="1"/>
          <w:numId w:val="31"/>
        </w:numPr>
        <w:rPr>
          <w:b/>
          <w:i/>
        </w:rPr>
      </w:pPr>
      <w:r w:rsidRPr="000F5E3F">
        <w:rPr>
          <w:b/>
          <w:i/>
        </w:rPr>
        <w:t>Nuestra aplicación web</w:t>
      </w:r>
    </w:p>
    <w:p w14:paraId="0B9903FE" w14:textId="77777777" w:rsidR="00161B4F" w:rsidRPr="000F5E3F" w:rsidRDefault="00161B4F" w:rsidP="00161B4F">
      <w:pPr>
        <w:pStyle w:val="Prrafodelista"/>
        <w:ind w:left="1440"/>
        <w:rPr>
          <w:i/>
          <w:u w:val="single"/>
        </w:rPr>
      </w:pPr>
      <w:r w:rsidRPr="000F5E3F">
        <w:rPr>
          <w:u w:val="single"/>
        </w:rPr>
        <w:t>Parámetros de la tarea</w:t>
      </w:r>
      <w:r w:rsidRPr="000F5E3F">
        <w:rPr>
          <w:i/>
          <w:u w:val="single"/>
        </w:rPr>
        <w:t>:</w:t>
      </w:r>
    </w:p>
    <w:p w14:paraId="083AD4C2" w14:textId="77777777" w:rsidR="00161B4F" w:rsidRDefault="00161B4F" w:rsidP="00161B4F">
      <w:pPr>
        <w:pStyle w:val="Prrafodelista"/>
        <w:ind w:left="1440"/>
      </w:pPr>
      <w:r>
        <w:t>Se pueden observar pinchando el botón “Ver” presente al lado de la etiqueta parámetros de la tarea:</w:t>
      </w:r>
    </w:p>
    <w:p w14:paraId="6C0B570F" w14:textId="77777777" w:rsidR="00CE2DAB" w:rsidRDefault="00161B4F" w:rsidP="008E46CF">
      <w:pPr>
        <w:pStyle w:val="Prrafodelista"/>
        <w:keepNext/>
        <w:ind w:left="1440"/>
        <w:jc w:val="both"/>
      </w:pPr>
      <w:r>
        <w:rPr>
          <w:noProof/>
          <w:lang w:eastAsia="es-ES"/>
        </w:rPr>
        <w:drawing>
          <wp:inline distT="0" distB="0" distL="0" distR="0" wp14:anchorId="5D3D9255" wp14:editId="1210A7DF">
            <wp:extent cx="2584822" cy="246828"/>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79895" cy="265456"/>
                    </a:xfrm>
                    <a:prstGeom prst="rect">
                      <a:avLst/>
                    </a:prstGeom>
                  </pic:spPr>
                </pic:pic>
              </a:graphicData>
            </a:graphic>
          </wp:inline>
        </w:drawing>
      </w:r>
    </w:p>
    <w:p w14:paraId="26784405" w14:textId="23181FFB" w:rsidR="000F5E3F" w:rsidRDefault="00CE2DAB" w:rsidP="00CE2DAB">
      <w:pPr>
        <w:pStyle w:val="Descripcin"/>
        <w:jc w:val="center"/>
      </w:pPr>
      <w:bookmarkStart w:id="158" w:name="_Toc441582512"/>
      <w:r>
        <w:t xml:space="preserve">Ilustración </w:t>
      </w:r>
      <w:fldSimple w:instr=" SEQ Ilustración \* ARABIC ">
        <w:r w:rsidR="00A300DD">
          <w:rPr>
            <w:noProof/>
          </w:rPr>
          <w:t>11</w:t>
        </w:r>
      </w:fldSimple>
      <w:r>
        <w:t>: Ver parámetros de la tarea en nuestra aplicación</w:t>
      </w:r>
      <w:bookmarkEnd w:id="158"/>
    </w:p>
    <w:p w14:paraId="5C652D36" w14:textId="77777777" w:rsidR="00CE2DAB" w:rsidRPr="00CE2DAB" w:rsidRDefault="00CE2DAB" w:rsidP="00CE2DAB"/>
    <w:p w14:paraId="3EC8F65F" w14:textId="77777777" w:rsidR="00161B4F" w:rsidRDefault="00161B4F" w:rsidP="00161B4F">
      <w:pPr>
        <w:pStyle w:val="Prrafodelista"/>
        <w:ind w:left="1440"/>
      </w:pPr>
      <w:r>
        <w:t>Tras pincharlo aparece el siguiente panel:</w:t>
      </w:r>
    </w:p>
    <w:p w14:paraId="0CB8188F" w14:textId="77777777" w:rsidR="00CE2DAB" w:rsidRDefault="00161B4F" w:rsidP="00CE2DAB">
      <w:pPr>
        <w:pStyle w:val="Prrafodelista"/>
        <w:keepNext/>
        <w:ind w:left="1440"/>
        <w:jc w:val="center"/>
      </w:pPr>
      <w:r>
        <w:rPr>
          <w:noProof/>
          <w:lang w:eastAsia="es-ES"/>
        </w:rPr>
        <w:lastRenderedPageBreak/>
        <w:drawing>
          <wp:inline distT="0" distB="0" distL="0" distR="0" wp14:anchorId="573B6BA1" wp14:editId="48C940FE">
            <wp:extent cx="2919766" cy="1975239"/>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8267" cy="2008050"/>
                    </a:xfrm>
                    <a:prstGeom prst="rect">
                      <a:avLst/>
                    </a:prstGeom>
                  </pic:spPr>
                </pic:pic>
              </a:graphicData>
            </a:graphic>
          </wp:inline>
        </w:drawing>
      </w:r>
    </w:p>
    <w:p w14:paraId="3EA07121" w14:textId="2777FBA3" w:rsidR="00161B4F" w:rsidRPr="005B7A57" w:rsidRDefault="00CE2DAB" w:rsidP="00CE2DAB">
      <w:pPr>
        <w:pStyle w:val="Descripcin"/>
        <w:jc w:val="center"/>
      </w:pPr>
      <w:bookmarkStart w:id="159" w:name="_Toc441582513"/>
      <w:r>
        <w:t xml:space="preserve">Ilustración </w:t>
      </w:r>
      <w:fldSimple w:instr=" SEQ Ilustración \* ARABIC ">
        <w:r w:rsidR="00A300DD">
          <w:rPr>
            <w:noProof/>
          </w:rPr>
          <w:t>12</w:t>
        </w:r>
      </w:fldSimple>
      <w:r>
        <w:t>: Parámetros de la tarea en nuestra aplicación</w:t>
      </w:r>
      <w:bookmarkEnd w:id="159"/>
    </w:p>
    <w:p w14:paraId="2C20D7EE" w14:textId="77777777" w:rsidR="00161B4F" w:rsidRPr="000F5E3F" w:rsidRDefault="00161B4F" w:rsidP="00161B4F">
      <w:pPr>
        <w:pStyle w:val="Prrafodelista"/>
        <w:ind w:left="1440"/>
        <w:rPr>
          <w:u w:val="single"/>
        </w:rPr>
      </w:pPr>
      <w:r w:rsidRPr="000F5E3F">
        <w:rPr>
          <w:u w:val="single"/>
        </w:rPr>
        <w:t>Enunciado de la práctica:</w:t>
      </w:r>
    </w:p>
    <w:p w14:paraId="3A9B6342" w14:textId="77777777" w:rsidR="00CE2DAB" w:rsidRDefault="00161B4F" w:rsidP="00EE1B38">
      <w:pPr>
        <w:pStyle w:val="Prrafodelista"/>
        <w:keepNext/>
        <w:ind w:left="1440"/>
        <w:jc w:val="center"/>
      </w:pPr>
      <w:r>
        <w:rPr>
          <w:noProof/>
          <w:lang w:eastAsia="es-ES"/>
        </w:rPr>
        <w:drawing>
          <wp:inline distT="0" distB="0" distL="0" distR="0" wp14:anchorId="24B1E40B" wp14:editId="7AF0AE86">
            <wp:extent cx="2972472" cy="18509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2940" t="16933" r="7812" b="36007"/>
                    <a:stretch/>
                  </pic:blipFill>
                  <pic:spPr bwMode="auto">
                    <a:xfrm>
                      <a:off x="0" y="0"/>
                      <a:ext cx="3019487" cy="1880179"/>
                    </a:xfrm>
                    <a:prstGeom prst="rect">
                      <a:avLst/>
                    </a:prstGeom>
                    <a:ln>
                      <a:noFill/>
                    </a:ln>
                    <a:extLst>
                      <a:ext uri="{53640926-AAD7-44D8-BBD7-CCE9431645EC}">
                        <a14:shadowObscured xmlns:a14="http://schemas.microsoft.com/office/drawing/2010/main"/>
                      </a:ext>
                    </a:extLst>
                  </pic:spPr>
                </pic:pic>
              </a:graphicData>
            </a:graphic>
          </wp:inline>
        </w:drawing>
      </w:r>
    </w:p>
    <w:p w14:paraId="0308903E" w14:textId="640BFB39" w:rsidR="00161B4F" w:rsidRDefault="00CE2DAB" w:rsidP="00CE2DAB">
      <w:pPr>
        <w:pStyle w:val="Descripcin"/>
        <w:jc w:val="center"/>
      </w:pPr>
      <w:bookmarkStart w:id="160" w:name="_Toc441582514"/>
      <w:r>
        <w:t xml:space="preserve">Ilustración </w:t>
      </w:r>
      <w:fldSimple w:instr=" SEQ Ilustración \* ARABIC ">
        <w:r w:rsidR="00A300DD">
          <w:rPr>
            <w:noProof/>
          </w:rPr>
          <w:t>13</w:t>
        </w:r>
      </w:fldSimple>
      <w:r>
        <w:t>: Enunciado de prácticas en nuestra aplicación</w:t>
      </w:r>
      <w:bookmarkEnd w:id="160"/>
    </w:p>
    <w:p w14:paraId="7A9258A3" w14:textId="77777777" w:rsidR="00161B4F" w:rsidRDefault="00161B4F" w:rsidP="00A31077">
      <w:pPr>
        <w:pStyle w:val="Prrafodelista"/>
        <w:numPr>
          <w:ilvl w:val="0"/>
          <w:numId w:val="31"/>
        </w:numPr>
        <w:jc w:val="both"/>
      </w:pPr>
      <w:r>
        <w:t>El formulario de subida de prácticas es muy similar ya que en ambos casos se permite la escritura de comentarios relacionados con la práctica, así como la opción para elegir la práctica a subir:</w:t>
      </w:r>
    </w:p>
    <w:p w14:paraId="5B5F554F" w14:textId="77777777" w:rsidR="00161B4F" w:rsidRPr="000F5E3F" w:rsidRDefault="00161B4F" w:rsidP="00161B4F">
      <w:pPr>
        <w:pStyle w:val="Prrafodelista"/>
        <w:numPr>
          <w:ilvl w:val="1"/>
          <w:numId w:val="31"/>
        </w:numPr>
        <w:rPr>
          <w:b/>
          <w:i/>
        </w:rPr>
      </w:pPr>
      <w:r w:rsidRPr="000F5E3F">
        <w:rPr>
          <w:b/>
          <w:i/>
        </w:rPr>
        <w:t>VPL</w:t>
      </w:r>
    </w:p>
    <w:p w14:paraId="544A7EB6" w14:textId="77777777" w:rsidR="00CE2DAB" w:rsidRDefault="00161B4F" w:rsidP="00CE2DAB">
      <w:pPr>
        <w:pStyle w:val="Prrafodelista"/>
        <w:keepNext/>
        <w:ind w:left="1440"/>
        <w:jc w:val="center"/>
      </w:pPr>
      <w:r>
        <w:rPr>
          <w:noProof/>
          <w:lang w:eastAsia="es-ES"/>
        </w:rPr>
        <w:lastRenderedPageBreak/>
        <w:drawing>
          <wp:inline distT="0" distB="0" distL="0" distR="0" wp14:anchorId="55767F7E" wp14:editId="30290E04">
            <wp:extent cx="2990934" cy="11458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2716" cy="1177138"/>
                    </a:xfrm>
                    <a:prstGeom prst="rect">
                      <a:avLst/>
                    </a:prstGeom>
                  </pic:spPr>
                </pic:pic>
              </a:graphicData>
            </a:graphic>
          </wp:inline>
        </w:drawing>
      </w:r>
    </w:p>
    <w:p w14:paraId="5B74B806" w14:textId="42C30B67" w:rsidR="00CE2DAB" w:rsidRPr="00E1192E" w:rsidRDefault="00CE2DAB" w:rsidP="00E1192E">
      <w:pPr>
        <w:pStyle w:val="Descripcin"/>
        <w:jc w:val="center"/>
        <w:rPr>
          <w:b/>
        </w:rPr>
      </w:pPr>
      <w:bookmarkStart w:id="161" w:name="_Toc441582515"/>
      <w:r>
        <w:t xml:space="preserve">Ilustración </w:t>
      </w:r>
      <w:fldSimple w:instr=" SEQ Ilustración \* ARABIC ">
        <w:r w:rsidR="00A300DD">
          <w:rPr>
            <w:noProof/>
          </w:rPr>
          <w:t>14</w:t>
        </w:r>
      </w:fldSimple>
      <w:r>
        <w:t>: Formulario de subida de prácticas en VPL</w:t>
      </w:r>
      <w:bookmarkEnd w:id="161"/>
    </w:p>
    <w:p w14:paraId="29C29690" w14:textId="77777777" w:rsidR="00161B4F" w:rsidRPr="000F5E3F" w:rsidRDefault="00161B4F" w:rsidP="00161B4F">
      <w:pPr>
        <w:pStyle w:val="Prrafodelista"/>
        <w:numPr>
          <w:ilvl w:val="1"/>
          <w:numId w:val="31"/>
        </w:numPr>
        <w:rPr>
          <w:b/>
          <w:i/>
        </w:rPr>
      </w:pPr>
      <w:r w:rsidRPr="000F5E3F">
        <w:rPr>
          <w:b/>
          <w:i/>
        </w:rPr>
        <w:t>Nuestra aplicación web</w:t>
      </w:r>
    </w:p>
    <w:p w14:paraId="1C723474" w14:textId="77777777" w:rsidR="00CE2DAB" w:rsidRDefault="00161B4F" w:rsidP="00CE2DAB">
      <w:pPr>
        <w:pStyle w:val="Prrafodelista"/>
        <w:keepNext/>
        <w:ind w:left="1440"/>
        <w:jc w:val="center"/>
      </w:pPr>
      <w:r>
        <w:rPr>
          <w:noProof/>
          <w:lang w:eastAsia="es-ES"/>
        </w:rPr>
        <w:drawing>
          <wp:inline distT="0" distB="0" distL="0" distR="0" wp14:anchorId="0516FDBC" wp14:editId="18254A1A">
            <wp:extent cx="2818480" cy="2057493"/>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3619" cy="2090444"/>
                    </a:xfrm>
                    <a:prstGeom prst="rect">
                      <a:avLst/>
                    </a:prstGeom>
                  </pic:spPr>
                </pic:pic>
              </a:graphicData>
            </a:graphic>
          </wp:inline>
        </w:drawing>
      </w:r>
    </w:p>
    <w:p w14:paraId="2916D992" w14:textId="61161C25" w:rsidR="00161B4F" w:rsidRDefault="00CE2DAB" w:rsidP="00CE2DAB">
      <w:pPr>
        <w:pStyle w:val="Descripcin"/>
        <w:jc w:val="center"/>
        <w:rPr>
          <w:b/>
        </w:rPr>
      </w:pPr>
      <w:bookmarkStart w:id="162" w:name="_Toc441582516"/>
      <w:r>
        <w:t xml:space="preserve">Ilustración </w:t>
      </w:r>
      <w:fldSimple w:instr=" SEQ Ilustración \* ARABIC ">
        <w:r w:rsidR="00A300DD">
          <w:rPr>
            <w:noProof/>
          </w:rPr>
          <w:t>15</w:t>
        </w:r>
      </w:fldSimple>
      <w:r>
        <w:t>: Formulario de subida de prácticas en nuestra aplicación</w:t>
      </w:r>
      <w:bookmarkEnd w:id="162"/>
    </w:p>
    <w:p w14:paraId="6CA585E9" w14:textId="77777777" w:rsidR="00161B4F" w:rsidRPr="00C223FB" w:rsidRDefault="00161B4F" w:rsidP="00A31077">
      <w:pPr>
        <w:pStyle w:val="Prrafodelista"/>
        <w:numPr>
          <w:ilvl w:val="0"/>
          <w:numId w:val="31"/>
        </w:numPr>
        <w:jc w:val="both"/>
        <w:rPr>
          <w:b/>
        </w:rPr>
      </w:pPr>
      <w:r>
        <w:t>En ambas aplicaciones se permite analizar la similitud entre prácticas para el control de plagio.</w:t>
      </w:r>
    </w:p>
    <w:p w14:paraId="250F2D9D" w14:textId="77777777" w:rsidR="00161B4F" w:rsidRPr="00C223FB" w:rsidRDefault="00161B4F" w:rsidP="00A31077">
      <w:pPr>
        <w:pStyle w:val="Prrafodelista"/>
        <w:numPr>
          <w:ilvl w:val="0"/>
          <w:numId w:val="31"/>
        </w:numPr>
        <w:jc w:val="both"/>
      </w:pPr>
      <w:r>
        <w:t>Están integradas en una plataforma de enseñanza electrónica como es Moodle.</w:t>
      </w:r>
    </w:p>
    <w:p w14:paraId="403A47C7" w14:textId="77777777" w:rsidR="00ED24F5" w:rsidRDefault="00282F6C" w:rsidP="00A31077">
      <w:pPr>
        <w:pStyle w:val="Ttulo1"/>
        <w:jc w:val="both"/>
      </w:pPr>
      <w:bookmarkStart w:id="163" w:name="_Toc441850827"/>
      <w:r>
        <w:lastRenderedPageBreak/>
        <w:t>Aspectos relevantes del desarrollo</w:t>
      </w:r>
      <w:bookmarkEnd w:id="163"/>
    </w:p>
    <w:p w14:paraId="16E07C9B" w14:textId="77777777" w:rsidR="00282F6C" w:rsidRDefault="00282F6C" w:rsidP="00A31077">
      <w:pPr>
        <w:pStyle w:val="Cuerpo"/>
        <w:jc w:val="both"/>
      </w:pPr>
      <w:r>
        <w:t>Cuando se afronta el desarrollo de un proyecto y dado que este va a realizarse durante varios meses, es importante analizar todas las dudas y problemas que pudieran surgir, de modo que se encuentren soluciones que se adapten en la mayor medida posible a las necesidades del proyecto.</w:t>
      </w:r>
    </w:p>
    <w:p w14:paraId="3D18FB95" w14:textId="77777777" w:rsidR="00282F6C" w:rsidRDefault="00282F6C" w:rsidP="00A31077">
      <w:pPr>
        <w:pStyle w:val="Cuerpo"/>
        <w:jc w:val="both"/>
      </w:pPr>
      <w:r>
        <w:t>En este apartado se van a comentar los problemas y dudas que han surgido durante el desarrollo así como las soluciones tomadas, explicando en cada caso los motivos que nos han llevado a la decisión final.</w:t>
      </w:r>
    </w:p>
    <w:p w14:paraId="4EFFA018" w14:textId="77777777" w:rsidR="00161B4F" w:rsidRDefault="00161B4F" w:rsidP="008C708F">
      <w:pPr>
        <w:pStyle w:val="Ttulo2"/>
      </w:pPr>
      <w:bookmarkStart w:id="164" w:name="_Toc441850828"/>
      <w:r>
        <w:t>Utilizar LTI y desarrollar una aplicación web</w:t>
      </w:r>
      <w:bookmarkEnd w:id="164"/>
    </w:p>
    <w:p w14:paraId="3FADA750" w14:textId="77777777" w:rsidR="00161B4F" w:rsidRDefault="00161B4F" w:rsidP="00A31077">
      <w:pPr>
        <w:jc w:val="both"/>
      </w:pPr>
      <w:r>
        <w:t>La elección de utilizar LTI para desarrollar nuestra aplicación y poder establecer una conexión con Moodle es un punto importante:</w:t>
      </w:r>
    </w:p>
    <w:p w14:paraId="03F885CD" w14:textId="77777777" w:rsidR="00161B4F" w:rsidRPr="00897ABD" w:rsidRDefault="00161B4F" w:rsidP="00A31077">
      <w:pPr>
        <w:jc w:val="both"/>
        <w:rPr>
          <w:b/>
        </w:rPr>
      </w:pPr>
      <w:r w:rsidRPr="00897ABD">
        <w:rPr>
          <w:b/>
        </w:rPr>
        <w:t>Compatibilidad total:</w:t>
      </w:r>
    </w:p>
    <w:p w14:paraId="7031C5DD" w14:textId="77777777" w:rsidR="00161B4F" w:rsidRDefault="00161B4F" w:rsidP="00A31077">
      <w:pPr>
        <w:jc w:val="both"/>
      </w:pPr>
      <w:r>
        <w:t>Utilizando LTI podemos asegurar que nuestra aplicación web funcione no sólo con Moodle sino con cualquier otro LMS que implemente LTI.</w:t>
      </w:r>
    </w:p>
    <w:p w14:paraId="4080988F" w14:textId="77777777" w:rsidR="00161B4F" w:rsidRDefault="00161B4F" w:rsidP="00A31077">
      <w:pPr>
        <w:jc w:val="both"/>
        <w:rPr>
          <w:b/>
        </w:rPr>
      </w:pPr>
      <w:r w:rsidRPr="000E4E22">
        <w:rPr>
          <w:b/>
        </w:rPr>
        <w:t>Coste de acoplamiento reducido:</w:t>
      </w:r>
    </w:p>
    <w:p w14:paraId="206987BC" w14:textId="77777777" w:rsidR="00161B4F" w:rsidRDefault="00161B4F" w:rsidP="00A31077">
      <w:pPr>
        <w:jc w:val="both"/>
      </w:pPr>
      <w:r>
        <w:t xml:space="preserve">Cuando Moodle establece la conexión con nuestra aplicación, esta obtendrá y guardará los parámetros que le proporciona Moodle (nombre de usuario, </w:t>
      </w:r>
      <w:proofErr w:type="spellStart"/>
      <w:r>
        <w:t>id’s</w:t>
      </w:r>
      <w:proofErr w:type="spellEnd"/>
      <w:r>
        <w:t>…).</w:t>
      </w:r>
    </w:p>
    <w:p w14:paraId="0B88EC5A" w14:textId="0BA4C1EF" w:rsidR="00161B4F" w:rsidRPr="00897ABD" w:rsidRDefault="00161B4F" w:rsidP="00A31077">
      <w:pPr>
        <w:jc w:val="both"/>
      </w:pPr>
      <w:r>
        <w:t xml:space="preserve">Si se decide utilizar otro </w:t>
      </w:r>
      <w:del w:id="165" w:author="Bruno Baruque" w:date="2016-01-31T20:41:00Z">
        <w:r w:rsidDel="007D1D3F">
          <w:delText xml:space="preserve">IMS </w:delText>
        </w:r>
      </w:del>
      <w:ins w:id="166" w:author="Bruno Baruque" w:date="2016-01-31T20:41:00Z">
        <w:r w:rsidR="007D1D3F">
          <w:t>L</w:t>
        </w:r>
        <w:r w:rsidR="007D1D3F">
          <w:t xml:space="preserve">MS </w:t>
        </w:r>
      </w:ins>
      <w:r>
        <w:t>en vez de Moodle y este no proporciona todos los parámetros que nuestra aplicación necesita, simplemente habría que adaptar el código del método de la aplicación encargado de recoger estos parámetros, por lo que no supondría un gran esfuerzo.</w:t>
      </w:r>
    </w:p>
    <w:p w14:paraId="1EDFDCE3" w14:textId="30BDC459" w:rsidR="00161B4F" w:rsidRDefault="00C57349" w:rsidP="008C708F">
      <w:pPr>
        <w:pStyle w:val="Ttulo2"/>
      </w:pPr>
      <w:bookmarkStart w:id="167" w:name="_Toc441850829"/>
      <w:r>
        <w:lastRenderedPageBreak/>
        <w:t>S</w:t>
      </w:r>
      <w:r w:rsidR="00161B4F">
        <w:t>eguridad de la aplicación</w:t>
      </w:r>
      <w:bookmarkEnd w:id="167"/>
    </w:p>
    <w:p w14:paraId="607E3358" w14:textId="77777777" w:rsidR="00161B4F" w:rsidRDefault="00161B4F" w:rsidP="00A31077">
      <w:pPr>
        <w:jc w:val="both"/>
      </w:pPr>
      <w:r>
        <w:t>La seguridad de una aplicación web siempre es un punto muy importante a controlar y a la hora de desarrollar una aplicación, y por ello se ha tenido muy en cuenta.</w:t>
      </w:r>
    </w:p>
    <w:p w14:paraId="648498E6" w14:textId="1AA9D4AD" w:rsidR="00161B4F" w:rsidRDefault="00161B4F" w:rsidP="00A31077">
      <w:pPr>
        <w:jc w:val="both"/>
      </w:pPr>
      <w:del w:id="168" w:author="Bruno Baruque" w:date="2016-01-31T20:42:00Z">
        <w:r w:rsidDel="007D1D3F">
          <w:delText>Para poder acceder</w:delText>
        </w:r>
      </w:del>
      <w:ins w:id="169" w:author="Bruno Baruque" w:date="2016-01-31T20:42:00Z">
        <w:r w:rsidR="007D1D3F">
          <w:t>El acceso</w:t>
        </w:r>
      </w:ins>
      <w:r>
        <w:t xml:space="preserve"> a nuestra aplicación web, tanto </w:t>
      </w:r>
      <w:ins w:id="170" w:author="Bruno Baruque" w:date="2016-01-31T20:42:00Z">
        <w:r w:rsidR="007D1D3F">
          <w:t xml:space="preserve">para </w:t>
        </w:r>
      </w:ins>
      <w:r>
        <w:t>profesores como</w:t>
      </w:r>
      <w:ins w:id="171" w:author="Bruno Baruque" w:date="2016-01-31T20:42:00Z">
        <w:r w:rsidR="007D1D3F">
          <w:t xml:space="preserve"> para</w:t>
        </w:r>
      </w:ins>
      <w:r>
        <w:t xml:space="preserve"> alumnos, únicamente va a ser posible desde las tareas de tipo “herramienta externa” creadas en Moodle. Es importante que los parámetros (URL, </w:t>
      </w:r>
      <w:proofErr w:type="spellStart"/>
      <w:r>
        <w:t>consumer_key</w:t>
      </w:r>
      <w:proofErr w:type="spellEnd"/>
      <w:r>
        <w:t xml:space="preserve">, </w:t>
      </w:r>
      <w:proofErr w:type="spellStart"/>
      <w:r>
        <w:t>secret</w:t>
      </w:r>
      <w:proofErr w:type="spellEnd"/>
      <w:r>
        <w:t xml:space="preserve">) de esta tarea sean configurados correctamente por el profesor para que el acceso a la aplicación web sea posible. </w:t>
      </w:r>
    </w:p>
    <w:p w14:paraId="4DEA98E7" w14:textId="77777777" w:rsidR="00161B4F" w:rsidRDefault="00161B4F" w:rsidP="00A31077">
      <w:pPr>
        <w:jc w:val="both"/>
      </w:pPr>
      <w:r>
        <w:t>Si por un casual se intenta acceder a la aplicación desde cualquier otro lugar, se mostrará un mensaje de error al intentar entrar en la aplicación.</w:t>
      </w:r>
    </w:p>
    <w:p w14:paraId="42FCE71C" w14:textId="77777777" w:rsidR="008C708F" w:rsidRDefault="00161B4F" w:rsidP="008C708F">
      <w:pPr>
        <w:jc w:val="both"/>
      </w:pPr>
      <w:r>
        <w:t>Además si un alumno ha accedido a la aplicación e intenta acceder al panel del profesor, este acceso será denegado mostrando el mensaje de error correspondiente.</w:t>
      </w:r>
      <w:r w:rsidR="005005F4">
        <w:t xml:space="preserve"> Y al igual para el profesor si intentase entrar en el panel del alumno.</w:t>
      </w:r>
      <w:bookmarkStart w:id="172" w:name="_Toc441850830"/>
    </w:p>
    <w:p w14:paraId="50B49D8B" w14:textId="7B3AEF71" w:rsidR="00161B4F" w:rsidRDefault="00161B4F" w:rsidP="008C708F">
      <w:pPr>
        <w:pStyle w:val="Ttulo2"/>
      </w:pPr>
      <w:r>
        <w:t xml:space="preserve">Estructura de carpetas </w:t>
      </w:r>
      <w:commentRangeStart w:id="173"/>
      <w:r>
        <w:t>por debajo de la aplicación</w:t>
      </w:r>
      <w:bookmarkEnd w:id="172"/>
      <w:commentRangeEnd w:id="173"/>
      <w:r w:rsidR="007D1D3F">
        <w:rPr>
          <w:rStyle w:val="Refdecomentario"/>
          <w:rFonts w:ascii="Liberation Serif" w:eastAsiaTheme="minorHAnsi" w:hAnsi="Liberation Serif" w:cstheme="minorBidi"/>
          <w:b w:val="0"/>
          <w:i w:val="0"/>
        </w:rPr>
        <w:commentReference w:id="173"/>
      </w:r>
    </w:p>
    <w:p w14:paraId="3C0CAC8C" w14:textId="53FA066B" w:rsidR="00161B4F" w:rsidRDefault="00161B4F" w:rsidP="00A31077">
      <w:pPr>
        <w:jc w:val="both"/>
      </w:pPr>
      <w:r>
        <w:t xml:space="preserve">Aunque a primera vista no pueda observarse, </w:t>
      </w:r>
      <w:del w:id="174" w:author="Bruno Baruque" w:date="2016-01-31T20:48:00Z">
        <w:r w:rsidDel="007D1D3F">
          <w:delText>por debajo de la aplicación está</w:delText>
        </w:r>
      </w:del>
      <w:ins w:id="175" w:author="Bruno Baruque" w:date="2016-01-31T20:48:00Z">
        <w:r w:rsidR="007D1D3F">
          <w:t>de ha necesitado</w:t>
        </w:r>
      </w:ins>
      <w:r>
        <w:t xml:space="preserve"> </w:t>
      </w:r>
      <w:del w:id="176" w:author="Bruno Baruque" w:date="2016-01-31T20:48:00Z">
        <w:r w:rsidDel="007D1D3F">
          <w:delText xml:space="preserve">creada </w:delText>
        </w:r>
      </w:del>
      <w:ins w:id="177" w:author="Bruno Baruque" w:date="2016-01-31T20:48:00Z">
        <w:r w:rsidR="007D1D3F">
          <w:t>crea</w:t>
        </w:r>
        <w:r w:rsidR="007D1D3F">
          <w:t>r</w:t>
        </w:r>
        <w:r w:rsidR="007D1D3F">
          <w:t xml:space="preserve"> </w:t>
        </w:r>
      </w:ins>
      <w:r>
        <w:t xml:space="preserve">una importante estructura de </w:t>
      </w:r>
      <w:del w:id="178" w:author="Bruno Baruque" w:date="2016-01-31T20:49:00Z">
        <w:r w:rsidDel="007D1D3F">
          <w:delText xml:space="preserve">carpetas </w:delText>
        </w:r>
      </w:del>
      <w:ins w:id="179" w:author="Bruno Baruque" w:date="2016-01-31T20:49:00Z">
        <w:r w:rsidR="007D1D3F">
          <w:t>directorios en el sistema operativo que alberga la parte servidor de la aplicación.</w:t>
        </w:r>
        <w:r w:rsidR="007D1D3F">
          <w:t xml:space="preserve"> </w:t>
        </w:r>
      </w:ins>
      <w:del w:id="180" w:author="Bruno Baruque" w:date="2016-01-31T20:49:00Z">
        <w:r w:rsidDel="007D1D3F">
          <w:delText xml:space="preserve">que </w:delText>
        </w:r>
      </w:del>
      <w:ins w:id="181" w:author="Bruno Baruque" w:date="2016-01-31T20:49:00Z">
        <w:r w:rsidR="007D1D3F">
          <w:t>Esta estructura</w:t>
        </w:r>
        <w:r w:rsidR="007D1D3F">
          <w:t xml:space="preserve"> </w:t>
        </w:r>
      </w:ins>
      <w:del w:id="182" w:author="Bruno Baruque" w:date="2016-01-31T20:49:00Z">
        <w:r w:rsidDel="007D1D3F">
          <w:delText xml:space="preserve">va a </w:delText>
        </w:r>
      </w:del>
      <w:r>
        <w:t>permit</w:t>
      </w:r>
      <w:del w:id="183" w:author="Bruno Baruque" w:date="2016-01-31T20:49:00Z">
        <w:r w:rsidDel="007D1D3F">
          <w:delText>ir</w:delText>
        </w:r>
      </w:del>
      <w:ins w:id="184" w:author="Bruno Baruque" w:date="2016-01-31T20:49:00Z">
        <w:r w:rsidR="007D1D3F">
          <w:t>e</w:t>
        </w:r>
      </w:ins>
      <w:r>
        <w:t xml:space="preserve"> la recogida de todos los datos que </w:t>
      </w:r>
      <w:del w:id="185" w:author="Bruno Baruque" w:date="2016-01-31T20:49:00Z">
        <w:r w:rsidDel="007D1D3F">
          <w:delText>van a hacer</w:delText>
        </w:r>
      </w:del>
      <w:ins w:id="186" w:author="Bruno Baruque" w:date="2016-01-31T20:49:00Z">
        <w:r w:rsidR="007D1D3F">
          <w:t>permiten el</w:t>
        </w:r>
      </w:ins>
      <w:r>
        <w:t xml:space="preserve"> </w:t>
      </w:r>
      <w:del w:id="187" w:author="Bruno Baruque" w:date="2016-01-31T20:49:00Z">
        <w:r w:rsidDel="007D1D3F">
          <w:delText xml:space="preserve">funcionar </w:delText>
        </w:r>
      </w:del>
      <w:ins w:id="188" w:author="Bruno Baruque" w:date="2016-01-31T20:49:00Z">
        <w:r w:rsidR="007D1D3F">
          <w:t>funciona</w:t>
        </w:r>
        <w:r w:rsidR="007D1D3F">
          <w:t>miento de</w:t>
        </w:r>
        <w:r w:rsidR="007D1D3F">
          <w:t xml:space="preserve"> </w:t>
        </w:r>
      </w:ins>
      <w:r>
        <w:t>la aplicación</w:t>
      </w:r>
      <w:commentRangeStart w:id="189"/>
      <w:r>
        <w:t>.</w:t>
      </w:r>
      <w:commentRangeEnd w:id="189"/>
      <w:r w:rsidR="007D1D3F">
        <w:rPr>
          <w:rStyle w:val="Refdecomentario"/>
        </w:rPr>
        <w:commentReference w:id="189"/>
      </w:r>
    </w:p>
    <w:p w14:paraId="50205896" w14:textId="09BDC225" w:rsidR="005005F4" w:rsidRDefault="00161B4F" w:rsidP="00A31077">
      <w:pPr>
        <w:jc w:val="both"/>
      </w:pPr>
      <w:r>
        <w:t xml:space="preserve">La creación de esta estructura de carpetas se produce en el momento que el profesor sube el primer test, y esta estructura </w:t>
      </w:r>
      <w:r w:rsidR="005005F4">
        <w:t>tras</w:t>
      </w:r>
      <w:r>
        <w:t xml:space="preserve"> el momento de </w:t>
      </w:r>
      <w:r w:rsidR="005005F4">
        <w:t>su</w:t>
      </w:r>
      <w:r>
        <w:t xml:space="preserve"> creación tiene un aspecto similar al siguiente:</w:t>
      </w:r>
    </w:p>
    <w:p w14:paraId="51CEF1F3" w14:textId="77777777" w:rsidR="00CE2DAB" w:rsidRDefault="005005F4" w:rsidP="00A31077">
      <w:pPr>
        <w:keepNext/>
        <w:jc w:val="both"/>
      </w:pPr>
      <w:r>
        <w:rPr>
          <w:noProof/>
          <w:lang w:eastAsia="es-ES"/>
        </w:rPr>
        <w:lastRenderedPageBreak/>
        <mc:AlternateContent>
          <mc:Choice Requires="wps">
            <w:drawing>
              <wp:inline distT="0" distB="0" distL="0" distR="0" wp14:anchorId="7DD569EE" wp14:editId="41B23E1C">
                <wp:extent cx="4037162" cy="793630"/>
                <wp:effectExtent l="0" t="0" r="1905" b="6985"/>
                <wp:docPr id="36" name="Cuadro de texto 36"/>
                <wp:cNvGraphicFramePr/>
                <a:graphic xmlns:a="http://schemas.openxmlformats.org/drawingml/2006/main">
                  <a:graphicData uri="http://schemas.microsoft.com/office/word/2010/wordprocessingShape">
                    <wps:wsp>
                      <wps:cNvSpPr txBox="1"/>
                      <wps:spPr>
                        <a:xfrm>
                          <a:off x="0" y="0"/>
                          <a:ext cx="4037162" cy="79363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149BDE9" w14:textId="4212B97B" w:rsidR="0042650A" w:rsidRPr="00EE1B38" w:rsidRDefault="0042650A" w:rsidP="00EE1B38">
                            <w:pPr>
                              <w:rPr>
                                <w:b/>
                                <w:sz w:val="20"/>
                              </w:rPr>
                            </w:pPr>
                            <w:proofErr w:type="spellStart"/>
                            <w:r w:rsidRPr="00EE1B38">
                              <w:rPr>
                                <w:b/>
                                <w:i/>
                                <w:sz w:val="20"/>
                              </w:rPr>
                              <w:t>id_curso</w:t>
                            </w:r>
                            <w:proofErr w:type="spellEnd"/>
                            <w:r w:rsidRPr="00EE1B38">
                              <w:rPr>
                                <w:b/>
                                <w:sz w:val="20"/>
                              </w:rPr>
                              <w:t xml:space="preserve"> &gt; </w:t>
                            </w:r>
                            <w:proofErr w:type="spellStart"/>
                            <w:r w:rsidRPr="00EE1B38">
                              <w:rPr>
                                <w:b/>
                                <w:i/>
                                <w:sz w:val="20"/>
                              </w:rPr>
                              <w:t>id_tarea</w:t>
                            </w:r>
                            <w:proofErr w:type="spellEnd"/>
                            <w:r w:rsidRPr="00EE1B38">
                              <w:rPr>
                                <w:b/>
                                <w:sz w:val="20"/>
                              </w:rPr>
                              <w:t xml:space="preserve"> &gt; </w:t>
                            </w:r>
                            <w:r w:rsidRPr="00EE1B38">
                              <w:rPr>
                                <w:b/>
                                <w:i/>
                                <w:sz w:val="20"/>
                              </w:rPr>
                              <w:t>Profesor</w:t>
                            </w:r>
                            <w:r w:rsidRPr="00EE1B38">
                              <w:rPr>
                                <w:b/>
                                <w:sz w:val="20"/>
                              </w:rPr>
                              <w:t xml:space="preserve"> &gt; </w:t>
                            </w:r>
                            <w:proofErr w:type="spellStart"/>
                            <w:r w:rsidRPr="00EE1B38">
                              <w:rPr>
                                <w:b/>
                                <w:i/>
                                <w:sz w:val="20"/>
                              </w:rPr>
                              <w:t>id_profesor</w:t>
                            </w:r>
                            <w:proofErr w:type="spellEnd"/>
                            <w:r w:rsidRPr="00EE1B38">
                              <w:rPr>
                                <w:b/>
                                <w:sz w:val="20"/>
                              </w:rPr>
                              <w:t xml:space="preserve"> &gt; </w:t>
                            </w:r>
                            <w:proofErr w:type="spellStart"/>
                            <w:r w:rsidRPr="00EE1B38">
                              <w:rPr>
                                <w:b/>
                                <w:i/>
                                <w:sz w:val="20"/>
                              </w:rPr>
                              <w:t>arquetipo_maven</w:t>
                            </w:r>
                            <w:proofErr w:type="spellEnd"/>
                          </w:p>
                          <w:p w14:paraId="55EFD06E" w14:textId="2F4916FA" w:rsidR="0042650A" w:rsidRPr="00EE1B38" w:rsidRDefault="0042650A" w:rsidP="00EE1B38">
                            <w:pPr>
                              <w:ind w:left="1416"/>
                              <w:rPr>
                                <w:b/>
                                <w:sz w:val="18"/>
                              </w:rPr>
                            </w:pPr>
                            <w:r w:rsidRPr="00EE1B38">
                              <w:rPr>
                                <w:b/>
                                <w:i/>
                                <w:sz w:val="20"/>
                              </w:rPr>
                              <w:t xml:space="preserve">   </w:t>
                            </w:r>
                            <w:r>
                              <w:rPr>
                                <w:b/>
                                <w:i/>
                                <w:sz w:val="20"/>
                              </w:rPr>
                              <w:t xml:space="preserve">   </w:t>
                            </w:r>
                            <w:r w:rsidRPr="00EE1B38">
                              <w:rPr>
                                <w:b/>
                                <w:i/>
                                <w:sz w:val="20"/>
                              </w:rPr>
                              <w:t>Alumno</w:t>
                            </w:r>
                            <w:r w:rsidRPr="00EE1B38">
                              <w:rPr>
                                <w:b/>
                                <w:sz w:val="20"/>
                              </w:rPr>
                              <w:t xml:space="preserve"> &gt; </w:t>
                            </w:r>
                            <w:proofErr w:type="spellStart"/>
                            <w:r w:rsidRPr="00EE1B38">
                              <w:rPr>
                                <w:b/>
                                <w:i/>
                                <w:sz w:val="20"/>
                              </w:rPr>
                              <w:t>id_alumno</w:t>
                            </w:r>
                            <w:proofErr w:type="spellEnd"/>
                            <w:r w:rsidRPr="00EE1B38">
                              <w:rPr>
                                <w:b/>
                                <w:sz w:val="20"/>
                              </w:rPr>
                              <w:t xml:space="preserve"> &gt; </w:t>
                            </w:r>
                            <w:proofErr w:type="spellStart"/>
                            <w:r w:rsidRPr="00EE1B38">
                              <w:rPr>
                                <w:b/>
                                <w:i/>
                                <w:sz w:val="18"/>
                              </w:rPr>
                              <w:t>número_intento_realizado</w:t>
                            </w:r>
                            <w:proofErr w:type="spellEnd"/>
                          </w:p>
                          <w:p w14:paraId="6C1BFE73" w14:textId="215BAD8D" w:rsidR="0042650A" w:rsidRDefault="0042650A" w:rsidP="005005F4">
                            <w:pPr>
                              <w:pStyle w:val="Sinespaciado"/>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inline>
            </w:drawing>
          </mc:Choice>
          <mc:Fallback>
            <w:pict>
              <v:shape w14:anchorId="7DD569EE" id="Cuadro de texto 36" o:spid="_x0000_s1027" type="#_x0000_t202" style="width:317.9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" fillcolor="#e9e8e8 [2899]" stroked="f" strokeweight=".5pt">
                <v:fill color2="#e1e0e0 [3139]" rotate="t" focusposition=".5,.5" focussize="-.5,-.5" focus="100%" type="gradientRadial"/>
                <v:textbox inset="14.4pt,14.4pt,14.4pt,14.4pt">
                  <w:txbxContent>
                    <w:p w14:paraId="3149BDE9" w14:textId="4212B97B" w:rsidR="0042650A" w:rsidRPr="00EE1B38" w:rsidRDefault="0042650A" w:rsidP="00EE1B38">
                      <w:pPr>
                        <w:rPr>
                          <w:b/>
                          <w:sz w:val="20"/>
                        </w:rPr>
                      </w:pPr>
                      <w:proofErr w:type="spellStart"/>
                      <w:r w:rsidRPr="00EE1B38">
                        <w:rPr>
                          <w:b/>
                          <w:i/>
                          <w:sz w:val="20"/>
                        </w:rPr>
                        <w:t>id_curso</w:t>
                      </w:r>
                      <w:proofErr w:type="spellEnd"/>
                      <w:r w:rsidRPr="00EE1B38">
                        <w:rPr>
                          <w:b/>
                          <w:sz w:val="20"/>
                        </w:rPr>
                        <w:t xml:space="preserve"> &gt; </w:t>
                      </w:r>
                      <w:proofErr w:type="spellStart"/>
                      <w:r w:rsidRPr="00EE1B38">
                        <w:rPr>
                          <w:b/>
                          <w:i/>
                          <w:sz w:val="20"/>
                        </w:rPr>
                        <w:t>id_tarea</w:t>
                      </w:r>
                      <w:proofErr w:type="spellEnd"/>
                      <w:r w:rsidRPr="00EE1B38">
                        <w:rPr>
                          <w:b/>
                          <w:sz w:val="20"/>
                        </w:rPr>
                        <w:t xml:space="preserve"> &gt; </w:t>
                      </w:r>
                      <w:r w:rsidRPr="00EE1B38">
                        <w:rPr>
                          <w:b/>
                          <w:i/>
                          <w:sz w:val="20"/>
                        </w:rPr>
                        <w:t>Profesor</w:t>
                      </w:r>
                      <w:r w:rsidRPr="00EE1B38">
                        <w:rPr>
                          <w:b/>
                          <w:sz w:val="20"/>
                        </w:rPr>
                        <w:t xml:space="preserve"> &gt; </w:t>
                      </w:r>
                      <w:proofErr w:type="spellStart"/>
                      <w:r w:rsidRPr="00EE1B38">
                        <w:rPr>
                          <w:b/>
                          <w:i/>
                          <w:sz w:val="20"/>
                        </w:rPr>
                        <w:t>id_profesor</w:t>
                      </w:r>
                      <w:proofErr w:type="spellEnd"/>
                      <w:r w:rsidRPr="00EE1B38">
                        <w:rPr>
                          <w:b/>
                          <w:sz w:val="20"/>
                        </w:rPr>
                        <w:t xml:space="preserve"> &gt; </w:t>
                      </w:r>
                      <w:proofErr w:type="spellStart"/>
                      <w:r w:rsidRPr="00EE1B38">
                        <w:rPr>
                          <w:b/>
                          <w:i/>
                          <w:sz w:val="20"/>
                        </w:rPr>
                        <w:t>arquetipo_maven</w:t>
                      </w:r>
                      <w:proofErr w:type="spellEnd"/>
                    </w:p>
                    <w:p w14:paraId="55EFD06E" w14:textId="2F4916FA" w:rsidR="0042650A" w:rsidRPr="00EE1B38" w:rsidRDefault="0042650A" w:rsidP="00EE1B38">
                      <w:pPr>
                        <w:ind w:left="1416"/>
                        <w:rPr>
                          <w:b/>
                          <w:sz w:val="18"/>
                        </w:rPr>
                      </w:pPr>
                      <w:r w:rsidRPr="00EE1B38">
                        <w:rPr>
                          <w:b/>
                          <w:i/>
                          <w:sz w:val="20"/>
                        </w:rPr>
                        <w:t xml:space="preserve">   </w:t>
                      </w:r>
                      <w:r>
                        <w:rPr>
                          <w:b/>
                          <w:i/>
                          <w:sz w:val="20"/>
                        </w:rPr>
                        <w:t xml:space="preserve">   </w:t>
                      </w:r>
                      <w:r w:rsidRPr="00EE1B38">
                        <w:rPr>
                          <w:b/>
                          <w:i/>
                          <w:sz w:val="20"/>
                        </w:rPr>
                        <w:t>Alumno</w:t>
                      </w:r>
                      <w:r w:rsidRPr="00EE1B38">
                        <w:rPr>
                          <w:b/>
                          <w:sz w:val="20"/>
                        </w:rPr>
                        <w:t xml:space="preserve"> &gt; </w:t>
                      </w:r>
                      <w:proofErr w:type="spellStart"/>
                      <w:r w:rsidRPr="00EE1B38">
                        <w:rPr>
                          <w:b/>
                          <w:i/>
                          <w:sz w:val="20"/>
                        </w:rPr>
                        <w:t>id_alumno</w:t>
                      </w:r>
                      <w:proofErr w:type="spellEnd"/>
                      <w:r w:rsidRPr="00EE1B38">
                        <w:rPr>
                          <w:b/>
                          <w:sz w:val="20"/>
                        </w:rPr>
                        <w:t xml:space="preserve"> &gt; </w:t>
                      </w:r>
                      <w:proofErr w:type="spellStart"/>
                      <w:r w:rsidRPr="00EE1B38">
                        <w:rPr>
                          <w:b/>
                          <w:i/>
                          <w:sz w:val="18"/>
                        </w:rPr>
                        <w:t>número_intento_realizado</w:t>
                      </w:r>
                      <w:proofErr w:type="spellEnd"/>
                    </w:p>
                    <w:p w14:paraId="6C1BFE73" w14:textId="215BAD8D" w:rsidR="0042650A" w:rsidRDefault="0042650A" w:rsidP="005005F4">
                      <w:pPr>
                        <w:pStyle w:val="Sinespaciado"/>
                        <w:jc w:val="right"/>
                        <w:rPr>
                          <w:color w:val="44546A" w:themeColor="text2"/>
                          <w:sz w:val="18"/>
                          <w:szCs w:val="18"/>
                        </w:rPr>
                      </w:pPr>
                    </w:p>
                  </w:txbxContent>
                </v:textbox>
                <w10:anchorlock/>
              </v:shape>
            </w:pict>
          </mc:Fallback>
        </mc:AlternateContent>
      </w:r>
    </w:p>
    <w:p w14:paraId="5632BEB5" w14:textId="43EF000B" w:rsidR="005005F4" w:rsidRDefault="00CE2DAB" w:rsidP="00A31077">
      <w:pPr>
        <w:pStyle w:val="Descripcin"/>
        <w:jc w:val="both"/>
      </w:pPr>
      <w:bookmarkStart w:id="190" w:name="_Toc441582517"/>
      <w:r>
        <w:t xml:space="preserve">Ilustración </w:t>
      </w:r>
      <w:fldSimple w:instr=" SEQ Ilustración \* ARABIC ">
        <w:r w:rsidR="00A300DD">
          <w:rPr>
            <w:noProof/>
          </w:rPr>
          <w:t>16</w:t>
        </w:r>
      </w:fldSimple>
      <w:r>
        <w:t>: Estructura de carpetas</w:t>
      </w:r>
      <w:bookmarkEnd w:id="190"/>
    </w:p>
    <w:p w14:paraId="79D81A40" w14:textId="77777777" w:rsidR="0092013F" w:rsidRDefault="00161B4F" w:rsidP="00A31077">
      <w:pPr>
        <w:jc w:val="both"/>
      </w:pPr>
      <w:r>
        <w:t xml:space="preserve">Esta estructura </w:t>
      </w:r>
      <w:commentRangeStart w:id="191"/>
      <w:r>
        <w:t>va a permitir</w:t>
      </w:r>
      <w:commentRangeEnd w:id="191"/>
      <w:r w:rsidR="00D354E5">
        <w:rPr>
          <w:rStyle w:val="Refdecomentario"/>
        </w:rPr>
        <w:commentReference w:id="191"/>
      </w:r>
      <w:r>
        <w:t xml:space="preserve"> que cuando el profesor suba nuevos test, estos sean guardados</w:t>
      </w:r>
      <w:r w:rsidR="005005F4">
        <w:t xml:space="preserve"> dentro del arquetipo </w:t>
      </w:r>
      <w:proofErr w:type="spellStart"/>
      <w:r w:rsidR="005005F4" w:rsidRPr="0092013F">
        <w:rPr>
          <w:i/>
        </w:rPr>
        <w:t>maven</w:t>
      </w:r>
      <w:proofErr w:type="spellEnd"/>
      <w:r w:rsidR="005005F4">
        <w:t xml:space="preserve"> comprendido en las carpetas correspondientes al id del curso, tarea y profesor.</w:t>
      </w:r>
      <w:r>
        <w:t xml:space="preserve"> </w:t>
      </w:r>
    </w:p>
    <w:p w14:paraId="23DC218B" w14:textId="6A30D21D" w:rsidR="00161B4F" w:rsidRPr="00282F6C" w:rsidRDefault="00161B4F" w:rsidP="00A31077">
      <w:pPr>
        <w:jc w:val="both"/>
      </w:pPr>
      <w:r>
        <w:t>Además cada vez que un nuevo alumno sea registrado en la aplicación, se creará su carpeta “</w:t>
      </w:r>
      <w:proofErr w:type="spellStart"/>
      <w:r>
        <w:t>id_alumno</w:t>
      </w:r>
      <w:proofErr w:type="spellEnd"/>
      <w:r>
        <w:t>” correspondiente, y cada vez que este realice un intento de subida de práctica se creará su carpeta “</w:t>
      </w:r>
      <w:proofErr w:type="spellStart"/>
      <w:r>
        <w:t>número_intento_realizado</w:t>
      </w:r>
      <w:proofErr w:type="spellEnd"/>
      <w:r>
        <w:t xml:space="preserve">” correspondiente. Dentro de esta última, se guardarán tanto el </w:t>
      </w:r>
      <w:proofErr w:type="spellStart"/>
      <w:r>
        <w:t>zip</w:t>
      </w:r>
      <w:proofErr w:type="spellEnd"/>
      <w:r>
        <w:t xml:space="preserve"> de la práctica subida como los reportes generados (</w:t>
      </w:r>
      <w:r w:rsidR="0092013F">
        <w:t xml:space="preserve">en </w:t>
      </w:r>
      <w:r>
        <w:t xml:space="preserve">formatos </w:t>
      </w:r>
      <w:proofErr w:type="spellStart"/>
      <w:r>
        <w:t>xml</w:t>
      </w:r>
      <w:proofErr w:type="spellEnd"/>
      <w:r>
        <w:t xml:space="preserve"> y </w:t>
      </w:r>
      <w:proofErr w:type="spellStart"/>
      <w:r>
        <w:t>html</w:t>
      </w:r>
      <w:proofErr w:type="spellEnd"/>
      <w:r>
        <w:t xml:space="preserve">) por los diferentes </w:t>
      </w:r>
      <w:proofErr w:type="spellStart"/>
      <w:r w:rsidRPr="0092013F">
        <w:rPr>
          <w:i/>
        </w:rPr>
        <w:t>plugins</w:t>
      </w:r>
      <w:proofErr w:type="spellEnd"/>
      <w:r>
        <w:t xml:space="preserve">.  </w:t>
      </w:r>
    </w:p>
    <w:p w14:paraId="02786297" w14:textId="77777777" w:rsidR="0068108A" w:rsidRDefault="00306D77" w:rsidP="00A31077">
      <w:pPr>
        <w:pStyle w:val="Ttulo2"/>
        <w:jc w:val="both"/>
      </w:pPr>
      <w:bookmarkStart w:id="192" w:name="_Toc441850831"/>
      <w:r>
        <w:t>Elecció</w:t>
      </w:r>
      <w:r w:rsidR="0068108A">
        <w:t xml:space="preserve">n </w:t>
      </w:r>
      <w:r>
        <w:t>de</w:t>
      </w:r>
      <w:r w:rsidR="0068108A">
        <w:t xml:space="preserve"> la forma de </w:t>
      </w:r>
      <w:r>
        <w:t>validar</w:t>
      </w:r>
      <w:r w:rsidR="0068108A">
        <w:t xml:space="preserve"> el </w:t>
      </w:r>
      <w:proofErr w:type="spellStart"/>
      <w:r w:rsidR="0068108A">
        <w:t>consumer</w:t>
      </w:r>
      <w:proofErr w:type="spellEnd"/>
      <w:r w:rsidR="0068108A">
        <w:t xml:space="preserve"> </w:t>
      </w:r>
      <w:proofErr w:type="spellStart"/>
      <w:r w:rsidR="0068108A">
        <w:t>key</w:t>
      </w:r>
      <w:bookmarkEnd w:id="192"/>
      <w:proofErr w:type="spellEnd"/>
    </w:p>
    <w:p w14:paraId="5F6AFE11" w14:textId="7357D5AE" w:rsidR="0068108A" w:rsidRDefault="0068108A" w:rsidP="00A31077">
      <w:pPr>
        <w:jc w:val="both"/>
      </w:pPr>
      <w:r>
        <w:t>El objetivo principal de las primeras semanas fue intentar conseguir</w:t>
      </w:r>
      <w:r w:rsidR="0092013F">
        <w:t xml:space="preserve"> una conexión entre Moodle y la aplicación </w:t>
      </w:r>
      <w:r>
        <w:t xml:space="preserve">web. Para ello se empleó una librería </w:t>
      </w:r>
      <w:del w:id="193" w:author="Bruno Baruque" w:date="2016-01-31T21:07:00Z">
        <w:r w:rsidDel="00B06616">
          <w:delText>lti</w:delText>
        </w:r>
      </w:del>
      <w:ins w:id="194" w:author="Bruno Baruque" w:date="2016-01-31T21:07:00Z">
        <w:r w:rsidR="00B06616">
          <w:t>LTI</w:t>
        </w:r>
      </w:ins>
      <w:r>
        <w:t xml:space="preserve">, la cual se descargó y se realizó una primera investigación de la </w:t>
      </w:r>
      <w:commentRangeStart w:id="195"/>
      <w:r>
        <w:t>misma</w:t>
      </w:r>
      <w:commentRangeEnd w:id="195"/>
      <w:r w:rsidR="00B06616">
        <w:rPr>
          <w:rStyle w:val="Refdecomentario"/>
        </w:rPr>
        <w:commentReference w:id="195"/>
      </w:r>
      <w:r>
        <w:t>.</w:t>
      </w:r>
    </w:p>
    <w:p w14:paraId="26A1A966" w14:textId="53A3AA4C" w:rsidR="0068108A" w:rsidRDefault="0068108A" w:rsidP="00A31077">
      <w:pPr>
        <w:jc w:val="both"/>
      </w:pPr>
      <w:r>
        <w:t xml:space="preserve">Dicha librería </w:t>
      </w:r>
      <w:del w:id="196" w:author="Bruno Baruque" w:date="2016-01-31T21:08:00Z">
        <w:r w:rsidDel="00B06616">
          <w:delText>lo que nos iba a permitir era</w:delText>
        </w:r>
      </w:del>
      <w:ins w:id="197" w:author="Bruno Baruque" w:date="2016-01-31T21:08:00Z">
        <w:r w:rsidR="00B06616">
          <w:t xml:space="preserve">en </w:t>
        </w:r>
        <w:proofErr w:type="spellStart"/>
        <w:r w:rsidR="00B06616">
          <w:t>principo</w:t>
        </w:r>
        <w:proofErr w:type="spellEnd"/>
        <w:r w:rsidR="00B06616">
          <w:t>, permite</w:t>
        </w:r>
      </w:ins>
      <w:r>
        <w:t xml:space="preserve"> llevar a cabo una comparación de los </w:t>
      </w:r>
      <w:proofErr w:type="spellStart"/>
      <w:r w:rsidRPr="0092013F">
        <w:rPr>
          <w:i/>
        </w:rPr>
        <w:t>consumer_key</w:t>
      </w:r>
      <w:proofErr w:type="spellEnd"/>
      <w:r>
        <w:t xml:space="preserve"> y </w:t>
      </w:r>
      <w:proofErr w:type="spellStart"/>
      <w:r w:rsidRPr="0092013F">
        <w:rPr>
          <w:i/>
        </w:rPr>
        <w:t>secret</w:t>
      </w:r>
      <w:proofErr w:type="spellEnd"/>
      <w:r>
        <w:t xml:space="preserve">, que se </w:t>
      </w:r>
      <w:del w:id="198" w:author="Bruno Baruque" w:date="2016-01-31T21:09:00Z">
        <w:r w:rsidDel="00B06616">
          <w:delText xml:space="preserve">establecían </w:delText>
        </w:r>
      </w:del>
      <w:ins w:id="199" w:author="Bruno Baruque" w:date="2016-01-31T21:09:00Z">
        <w:r w:rsidR="00B06616">
          <w:t>establec</w:t>
        </w:r>
        <w:r w:rsidR="00B06616">
          <w:t>e</w:t>
        </w:r>
        <w:r w:rsidR="00B06616">
          <w:t xml:space="preserve">n </w:t>
        </w:r>
      </w:ins>
      <w:r>
        <w:t xml:space="preserve">en la tarea creada en Moodle, con los valores </w:t>
      </w:r>
      <w:proofErr w:type="spellStart"/>
      <w:r w:rsidRPr="0092013F">
        <w:rPr>
          <w:i/>
        </w:rPr>
        <w:t>consumer_key</w:t>
      </w:r>
      <w:proofErr w:type="spellEnd"/>
      <w:r>
        <w:t xml:space="preserve"> y </w:t>
      </w:r>
      <w:proofErr w:type="spellStart"/>
      <w:r w:rsidRPr="0092013F">
        <w:rPr>
          <w:i/>
        </w:rPr>
        <w:t>secret</w:t>
      </w:r>
      <w:proofErr w:type="spellEnd"/>
      <w:r>
        <w:t xml:space="preserve"> correctos que se </w:t>
      </w:r>
      <w:del w:id="200" w:author="Bruno Baruque" w:date="2016-01-31T21:09:00Z">
        <w:r w:rsidDel="00B06616">
          <w:delText xml:space="preserve">encontraban </w:delText>
        </w:r>
      </w:del>
      <w:ins w:id="201" w:author="Bruno Baruque" w:date="2016-01-31T21:09:00Z">
        <w:r w:rsidR="00B06616">
          <w:t>enc</w:t>
        </w:r>
        <w:r w:rsidR="00B06616">
          <w:t>uentras</w:t>
        </w:r>
        <w:r w:rsidR="00B06616">
          <w:t xml:space="preserve"> </w:t>
        </w:r>
      </w:ins>
      <w:r>
        <w:t xml:space="preserve">almacenados en la base de datos. Si dichos valores </w:t>
      </w:r>
      <w:del w:id="202" w:author="Bruno Baruque" w:date="2016-01-31T21:09:00Z">
        <w:r w:rsidDel="00B06616">
          <w:delText>coincidían</w:delText>
        </w:r>
      </w:del>
      <w:ins w:id="203" w:author="Bruno Baruque" w:date="2016-01-31T21:09:00Z">
        <w:r w:rsidR="00B06616">
          <w:t>coincid</w:t>
        </w:r>
        <w:r w:rsidR="00B06616">
          <w:t>e</w:t>
        </w:r>
        <w:r w:rsidR="00B06616">
          <w:t>n</w:t>
        </w:r>
      </w:ins>
      <w:r>
        <w:t>, entonce</w:t>
      </w:r>
      <w:r w:rsidR="0092013F">
        <w:t xml:space="preserve">s la conexión entre Moodle y la aplicación </w:t>
      </w:r>
      <w:r>
        <w:t xml:space="preserve">web </w:t>
      </w:r>
      <w:del w:id="204" w:author="Bruno Baruque" w:date="2016-01-31T21:09:00Z">
        <w:r w:rsidDel="00B06616">
          <w:delText xml:space="preserve">podría </w:delText>
        </w:r>
      </w:del>
      <w:ins w:id="205" w:author="Bruno Baruque" w:date="2016-01-31T21:09:00Z">
        <w:r w:rsidR="00B06616">
          <w:t>p</w:t>
        </w:r>
        <w:r w:rsidR="00B06616">
          <w:t>uede</w:t>
        </w:r>
        <w:r w:rsidR="00B06616">
          <w:t xml:space="preserve"> </w:t>
        </w:r>
      </w:ins>
      <w:r>
        <w:t>realizarse correctamente, en caso contrario no.</w:t>
      </w:r>
    </w:p>
    <w:p w14:paraId="22EC62A8" w14:textId="66C6D98F" w:rsidR="0068108A" w:rsidRDefault="0068108A" w:rsidP="00A31077">
      <w:pPr>
        <w:jc w:val="both"/>
      </w:pPr>
      <w:r>
        <w:t>Sin embargo</w:t>
      </w:r>
      <w:ins w:id="206" w:author="Bruno Baruque" w:date="2016-01-31T21:09:00Z">
        <w:r w:rsidR="00B06616">
          <w:t>,</w:t>
        </w:r>
      </w:ins>
      <w:r>
        <w:t xml:space="preserve"> </w:t>
      </w:r>
      <w:del w:id="207" w:author="Bruno Baruque" w:date="2016-01-31T21:09:00Z">
        <w:r w:rsidDel="00B06616">
          <w:delText>empezaron a</w:delText>
        </w:r>
      </w:del>
      <w:ins w:id="208" w:author="Bruno Baruque" w:date="2016-01-31T21:09:00Z">
        <w:r w:rsidR="00B06616">
          <w:t>durante las pruebas iniciales de la utiliz</w:t>
        </w:r>
      </w:ins>
      <w:ins w:id="209" w:author="Bruno Baruque" w:date="2016-01-31T21:10:00Z">
        <w:r w:rsidR="00B06616">
          <w:t>ación de esta librería han</w:t>
        </w:r>
      </w:ins>
      <w:r>
        <w:t xml:space="preserve"> </w:t>
      </w:r>
      <w:del w:id="210" w:author="Bruno Baruque" w:date="2016-01-31T21:10:00Z">
        <w:r w:rsidDel="00B06616">
          <w:delText xml:space="preserve">surgir </w:delText>
        </w:r>
      </w:del>
      <w:ins w:id="211" w:author="Bruno Baruque" w:date="2016-01-31T21:10:00Z">
        <w:r w:rsidR="00B06616">
          <w:t>surgi</w:t>
        </w:r>
        <w:r w:rsidR="00B06616">
          <w:t>do</w:t>
        </w:r>
        <w:r w:rsidR="00B06616">
          <w:t xml:space="preserve"> </w:t>
        </w:r>
      </w:ins>
      <w:r>
        <w:t xml:space="preserve">problemas </w:t>
      </w:r>
      <w:del w:id="212" w:author="Bruno Baruque" w:date="2016-01-31T21:10:00Z">
        <w:r w:rsidR="0092013F" w:rsidDel="00B06616">
          <w:delText>con</w:delText>
        </w:r>
        <w:r w:rsidDel="00B06616">
          <w:delText xml:space="preserve"> el tema de</w:delText>
        </w:r>
      </w:del>
      <w:ins w:id="213" w:author="Bruno Baruque" w:date="2016-01-31T21:10:00Z">
        <w:r w:rsidR="00B06616">
          <w:t>al</w:t>
        </w:r>
      </w:ins>
      <w:r>
        <w:t xml:space="preserve"> realizar la comparación del </w:t>
      </w:r>
      <w:proofErr w:type="spellStart"/>
      <w:r w:rsidRPr="0092013F">
        <w:rPr>
          <w:i/>
        </w:rPr>
        <w:t>consumer_key</w:t>
      </w:r>
      <w:proofErr w:type="spellEnd"/>
      <w:r>
        <w:t xml:space="preserve">, principalmente debido a que la librería utilizaba métodos </w:t>
      </w:r>
      <w:r>
        <w:lastRenderedPageBreak/>
        <w:t xml:space="preserve">de acceso a la base de datos que ya estaban obsoletos y otros </w:t>
      </w:r>
      <w:del w:id="214" w:author="Bruno Baruque" w:date="2016-01-31T21:10:00Z">
        <w:r w:rsidDel="00B06616">
          <w:delText xml:space="preserve">trozos </w:delText>
        </w:r>
      </w:del>
      <w:ins w:id="215" w:author="Bruno Baruque" w:date="2016-01-31T21:10:00Z">
        <w:r w:rsidR="00B06616">
          <w:t>fragmentos</w:t>
        </w:r>
        <w:r w:rsidR="00B06616">
          <w:t xml:space="preserve"> </w:t>
        </w:r>
      </w:ins>
      <w:r>
        <w:t>de código que no se conseguían entender correctamente.</w:t>
      </w:r>
    </w:p>
    <w:p w14:paraId="456FD1F1" w14:textId="77777777" w:rsidR="004904E4" w:rsidRDefault="004904E4" w:rsidP="00A31077">
      <w:pPr>
        <w:jc w:val="both"/>
      </w:pPr>
    </w:p>
    <w:p w14:paraId="43E0A2A6" w14:textId="13CC1090" w:rsidR="0092013F" w:rsidRDefault="00306D77" w:rsidP="00A31077">
      <w:pPr>
        <w:jc w:val="both"/>
      </w:pPr>
      <w:r>
        <w:t>P</w:t>
      </w:r>
      <w:r w:rsidR="00BA5899">
        <w:t>or ello, este proceso se realizará de otra forma. Para ver el proceso completo:</w:t>
      </w:r>
      <w:r w:rsidR="0092013F">
        <w:t xml:space="preserve"> </w:t>
      </w:r>
    </w:p>
    <w:p w14:paraId="2806BD04" w14:textId="6DD5D40E" w:rsidR="0068108A" w:rsidRPr="00CD026B" w:rsidRDefault="00BA5899" w:rsidP="00A31077">
      <w:pPr>
        <w:jc w:val="both"/>
        <w:rPr>
          <w:b/>
        </w:rPr>
      </w:pPr>
      <w:r>
        <w:t xml:space="preserve"> </w:t>
      </w:r>
      <w:r w:rsidRPr="00CD026B">
        <w:rPr>
          <w:b/>
          <w:color w:val="FF0000"/>
        </w:rPr>
        <w:t>ENLACE AL APARTADO CORRESPONDIENTE DEL DOCUMENTO ANEXOS</w:t>
      </w:r>
      <w:r w:rsidRPr="00CD026B">
        <w:rPr>
          <w:b/>
        </w:rPr>
        <w:t>.</w:t>
      </w:r>
    </w:p>
    <w:p w14:paraId="258E164D" w14:textId="77777777" w:rsidR="004E1A67" w:rsidRDefault="00421238" w:rsidP="00A31077">
      <w:pPr>
        <w:pStyle w:val="Ttulo2"/>
        <w:jc w:val="both"/>
      </w:pPr>
      <w:bookmarkStart w:id="216" w:name="_Toc441850832"/>
      <w:r>
        <w:t xml:space="preserve">Elección del </w:t>
      </w:r>
      <w:proofErr w:type="spellStart"/>
      <w:r>
        <w:t>f</w:t>
      </w:r>
      <w:r w:rsidR="004E1A67">
        <w:t>ramework</w:t>
      </w:r>
      <w:proofErr w:type="spellEnd"/>
      <w:r w:rsidR="004E1A67">
        <w:t xml:space="preserve"> </w:t>
      </w:r>
      <w:proofErr w:type="spellStart"/>
      <w:r w:rsidR="004E1A67">
        <w:t>CakePHP</w:t>
      </w:r>
      <w:bookmarkEnd w:id="216"/>
      <w:proofErr w:type="spellEnd"/>
    </w:p>
    <w:p w14:paraId="676FA07E" w14:textId="77777777" w:rsidR="00161B4F" w:rsidRDefault="00161B4F" w:rsidP="00A31077">
      <w:pPr>
        <w:jc w:val="both"/>
      </w:pPr>
      <w:r>
        <w:t>Desarrollar una aplicación web a partir de un patrón que facilite el desarrollo y que permita una mejor organización de la misma siempre es un punto a tener en cuenta.</w:t>
      </w:r>
    </w:p>
    <w:p w14:paraId="406CF6BD" w14:textId="44BF5BEB" w:rsidR="00161B4F" w:rsidRDefault="00161B4F" w:rsidP="00A31077">
      <w:pPr>
        <w:jc w:val="both"/>
      </w:pPr>
      <w:r>
        <w:t xml:space="preserve">El patrón MVC (Modelo Vista Controlador) es uno de los más utilizados para desarrollar aplicaciones web, por lo que siempre estuvo desde el primer </w:t>
      </w:r>
      <w:ins w:id="217" w:author="Bruno Baruque" w:date="2016-01-31T21:13:00Z">
        <w:r w:rsidR="00293F33">
          <w:t xml:space="preserve">momento </w:t>
        </w:r>
      </w:ins>
      <w:r>
        <w:t xml:space="preserve">en </w:t>
      </w:r>
      <w:del w:id="218" w:author="Bruno Baruque" w:date="2016-01-31T21:13:00Z">
        <w:r w:rsidDel="00293F33">
          <w:delText>mente</w:delText>
        </w:r>
      </w:del>
      <w:ins w:id="219" w:author="Bruno Baruque" w:date="2016-01-31T21:13:00Z">
        <w:r w:rsidR="00293F33">
          <w:t>consideración</w:t>
        </w:r>
      </w:ins>
      <w:r>
        <w:t xml:space="preserve">. De esta manera se pensó en el </w:t>
      </w:r>
      <w:proofErr w:type="spellStart"/>
      <w:r>
        <w:t>framework</w:t>
      </w:r>
      <w:proofErr w:type="spellEnd"/>
      <w:r>
        <w:t xml:space="preserve"> de </w:t>
      </w:r>
      <w:proofErr w:type="spellStart"/>
      <w:r>
        <w:t>CakePHP</w:t>
      </w:r>
      <w:proofErr w:type="spellEnd"/>
      <w:r>
        <w:t xml:space="preserve"> el cual implementa dicho patrón y </w:t>
      </w:r>
      <w:del w:id="220" w:author="Bruno Baruque" w:date="2016-01-31T21:13:00Z">
        <w:r w:rsidDel="00293F33">
          <w:delText xml:space="preserve">te </w:delText>
        </w:r>
      </w:del>
      <w:r>
        <w:t>genera una estructura de carpet</w:t>
      </w:r>
      <w:r w:rsidR="004904E4">
        <w:t>as por defecto acorde al patrón, para que los controladores, vistas... se creen en la carpeta adecuada.</w:t>
      </w:r>
    </w:p>
    <w:p w14:paraId="2F4278E4" w14:textId="77777777" w:rsidR="00161B4F" w:rsidRDefault="00161B4F" w:rsidP="00A31077">
      <w:pPr>
        <w:jc w:val="both"/>
      </w:pPr>
      <w:r>
        <w:t xml:space="preserve">El desconocimiento del lenguaje PHP y del </w:t>
      </w:r>
      <w:proofErr w:type="spellStart"/>
      <w:r>
        <w:t>framework</w:t>
      </w:r>
      <w:proofErr w:type="spellEnd"/>
      <w:r>
        <w:t xml:space="preserve"> </w:t>
      </w:r>
      <w:proofErr w:type="spellStart"/>
      <w:r>
        <w:t>CakePHP</w:t>
      </w:r>
      <w:proofErr w:type="spellEnd"/>
      <w:r>
        <w:t xml:space="preserve"> siempre fueron un problema en los inicios del desarrollo del trabajo fin de grado, pero con el tiempo se consiguió adquirir el conocimiento necesario para poder desarrollar la aplicación con </w:t>
      </w:r>
      <w:proofErr w:type="spellStart"/>
      <w:r>
        <w:t>CakePHP</w:t>
      </w:r>
      <w:proofErr w:type="spellEnd"/>
      <w:r>
        <w:t>.</w:t>
      </w:r>
    </w:p>
    <w:p w14:paraId="24B851ED" w14:textId="77777777" w:rsidR="00421238" w:rsidRDefault="00421238" w:rsidP="00A31077">
      <w:pPr>
        <w:pStyle w:val="Ttulo2"/>
        <w:jc w:val="both"/>
      </w:pPr>
      <w:bookmarkStart w:id="221" w:name="_Toc441850833"/>
      <w:r>
        <w:t xml:space="preserve">Elección de </w:t>
      </w:r>
      <w:proofErr w:type="spellStart"/>
      <w:r>
        <w:t>Maven</w:t>
      </w:r>
      <w:bookmarkEnd w:id="221"/>
      <w:proofErr w:type="spellEnd"/>
    </w:p>
    <w:p w14:paraId="4E2BAF36" w14:textId="3D44CBA0" w:rsidR="006843FA" w:rsidRDefault="00421238" w:rsidP="00A31077">
      <w:pPr>
        <w:jc w:val="both"/>
      </w:pPr>
      <w:r>
        <w:t>Dado que la</w:t>
      </w:r>
      <w:ins w:id="222" w:author="Bruno Baruque" w:date="2016-01-31T21:14:00Z">
        <w:r w:rsidR="00293F33">
          <w:t xml:space="preserve"> funcionalidad más destacada de la</w:t>
        </w:r>
      </w:ins>
      <w:r>
        <w:t xml:space="preserve"> aplicación </w:t>
      </w:r>
      <w:del w:id="223" w:author="Bruno Baruque" w:date="2016-01-31T21:14:00Z">
        <w:r w:rsidDel="00293F33">
          <w:delText>co</w:delText>
        </w:r>
        <w:r w:rsidR="006843FA" w:rsidDel="00293F33">
          <w:delText>nsistía</w:delText>
        </w:r>
        <w:r w:rsidDel="00293F33">
          <w:delText xml:space="preserve"> </w:delText>
        </w:r>
      </w:del>
      <w:ins w:id="224" w:author="Bruno Baruque" w:date="2016-01-31T21:14:00Z">
        <w:r w:rsidR="00293F33">
          <w:t>consist</w:t>
        </w:r>
        <w:r w:rsidR="00293F33">
          <w:t>e</w:t>
        </w:r>
        <w:r w:rsidR="00293F33">
          <w:t xml:space="preserve"> </w:t>
        </w:r>
      </w:ins>
      <w:r>
        <w:t xml:space="preserve">principalmente en un proceso de </w:t>
      </w:r>
      <w:del w:id="225" w:author="Bruno Baruque" w:date="2016-01-31T21:14:00Z">
        <w:r w:rsidDel="00293F33">
          <w:delText xml:space="preserve">autocorrección </w:delText>
        </w:r>
      </w:del>
      <w:ins w:id="226" w:author="Bruno Baruque" w:date="2016-01-31T21:14:00Z">
        <w:r w:rsidR="00293F33">
          <w:t>análisis de código</w:t>
        </w:r>
        <w:r w:rsidR="00293F33">
          <w:t xml:space="preserve"> </w:t>
        </w:r>
      </w:ins>
      <w:proofErr w:type="spellStart"/>
      <w:r>
        <w:t>de</w:t>
      </w:r>
      <w:proofErr w:type="spellEnd"/>
      <w:r>
        <w:t xml:space="preserve"> las prácticas subidas por los alumnos, </w:t>
      </w:r>
      <w:r w:rsidR="006843FA">
        <w:t xml:space="preserve">a las cuales iban a aplicarse los test subidos por el profesor, era necesaria una herramienta que </w:t>
      </w:r>
      <w:r w:rsidR="004904E4">
        <w:t>permitiera</w:t>
      </w:r>
      <w:r w:rsidR="006843FA">
        <w:t xml:space="preserve"> gestionar </w:t>
      </w:r>
      <w:del w:id="227" w:author="Bruno Baruque" w:date="2016-01-31T21:15:00Z">
        <w:r w:rsidR="006843FA" w:rsidDel="00293F33">
          <w:delText xml:space="preserve">esta </w:delText>
        </w:r>
      </w:del>
      <w:ins w:id="228" w:author="Bruno Baruque" w:date="2016-01-31T21:15:00Z">
        <w:r w:rsidR="00293F33">
          <w:t>est</w:t>
        </w:r>
        <w:r w:rsidR="00293F33">
          <w:t>e</w:t>
        </w:r>
        <w:r w:rsidR="00293F33">
          <w:t xml:space="preserve"> </w:t>
        </w:r>
      </w:ins>
      <w:del w:id="229" w:author="Bruno Baruque" w:date="2016-01-31T21:15:00Z">
        <w:r w:rsidR="006843FA" w:rsidDel="00293F33">
          <w:delText>implementación</w:delText>
        </w:r>
      </w:del>
      <w:ins w:id="230" w:author="Bruno Baruque" w:date="2016-01-31T21:15:00Z">
        <w:r w:rsidR="00293F33">
          <w:t>tipo de tareas</w:t>
        </w:r>
      </w:ins>
      <w:r w:rsidR="006843FA">
        <w:t xml:space="preserve">. Por ello como posibles </w:t>
      </w:r>
      <w:r w:rsidR="004904E4">
        <w:t xml:space="preserve">opciones </w:t>
      </w:r>
      <w:r w:rsidR="006843FA">
        <w:t xml:space="preserve">había dos: </w:t>
      </w:r>
      <w:proofErr w:type="spellStart"/>
      <w:r w:rsidR="006843FA">
        <w:t>Ant</w:t>
      </w:r>
      <w:proofErr w:type="spellEnd"/>
      <w:r w:rsidR="006843FA">
        <w:t xml:space="preserve"> y </w:t>
      </w:r>
      <w:proofErr w:type="spellStart"/>
      <w:r w:rsidR="006843FA">
        <w:t>Maven</w:t>
      </w:r>
      <w:proofErr w:type="spellEnd"/>
      <w:r w:rsidR="006843FA">
        <w:t xml:space="preserve">. </w:t>
      </w:r>
    </w:p>
    <w:p w14:paraId="7CED9AB5" w14:textId="2318621E" w:rsidR="006843FA" w:rsidRDefault="006843FA" w:rsidP="00A31077">
      <w:pPr>
        <w:jc w:val="both"/>
      </w:pPr>
      <w:r>
        <w:lastRenderedPageBreak/>
        <w:t xml:space="preserve">La decisión de elegir </w:t>
      </w:r>
      <w:proofErr w:type="spellStart"/>
      <w:r>
        <w:t>Maven</w:t>
      </w:r>
      <w:proofErr w:type="spellEnd"/>
      <w:r>
        <w:t xml:space="preserve"> frente a </w:t>
      </w:r>
      <w:proofErr w:type="spellStart"/>
      <w:r>
        <w:t>Ant</w:t>
      </w:r>
      <w:proofErr w:type="spellEnd"/>
      <w:r>
        <w:t xml:space="preserve"> fue principalmente porque </w:t>
      </w:r>
      <w:r w:rsidR="004904E4">
        <w:t xml:space="preserve">se tenían </w:t>
      </w:r>
      <w:r>
        <w:t xml:space="preserve">más conocimiento sobre </w:t>
      </w:r>
      <w:proofErr w:type="spellStart"/>
      <w:r>
        <w:t>Maven</w:t>
      </w:r>
      <w:proofErr w:type="spellEnd"/>
      <w:r>
        <w:t>, gracias a que en la asignatura “Sistemas distribuidos” impartida en la carrera, se realizaron varias aplicaciones que utilizaban dicha herramienta de software.</w:t>
      </w:r>
    </w:p>
    <w:p w14:paraId="425507C4" w14:textId="46B1B721" w:rsidR="006843FA" w:rsidRPr="00421238" w:rsidRDefault="004904E4" w:rsidP="00A31077">
      <w:pPr>
        <w:jc w:val="both"/>
      </w:pPr>
      <w:r>
        <w:t>O</w:t>
      </w:r>
      <w:r w:rsidR="006843FA">
        <w:t xml:space="preserve">tro factor que </w:t>
      </w:r>
      <w:r>
        <w:t xml:space="preserve">ayudó a tomar tal decisión fue que </w:t>
      </w:r>
      <w:proofErr w:type="spellStart"/>
      <w:r>
        <w:t>Maven</w:t>
      </w:r>
      <w:proofErr w:type="spellEnd"/>
      <w:r>
        <w:t xml:space="preserve"> es más actual que </w:t>
      </w:r>
      <w:proofErr w:type="spellStart"/>
      <w:r>
        <w:t>Ant</w:t>
      </w:r>
      <w:proofErr w:type="spellEnd"/>
      <w:r>
        <w:t>.</w:t>
      </w:r>
    </w:p>
    <w:p w14:paraId="5317C757" w14:textId="77777777" w:rsidR="006843FA" w:rsidRDefault="00421238" w:rsidP="00A31077">
      <w:pPr>
        <w:pStyle w:val="Ttulo2"/>
        <w:jc w:val="both"/>
      </w:pPr>
      <w:bookmarkStart w:id="231" w:name="_Toc441850834"/>
      <w:r>
        <w:t xml:space="preserve">Elección de </w:t>
      </w:r>
      <w:proofErr w:type="spellStart"/>
      <w:r w:rsidRPr="004C3EC5">
        <w:t>Bootstrap</w:t>
      </w:r>
      <w:bookmarkEnd w:id="231"/>
      <w:proofErr w:type="spellEnd"/>
    </w:p>
    <w:p w14:paraId="5F205073" w14:textId="77777777" w:rsidR="00161B4F" w:rsidRDefault="00161B4F" w:rsidP="00A31077">
      <w:pPr>
        <w:jc w:val="both"/>
      </w:pPr>
      <w:r>
        <w:t xml:space="preserve">Desarrollar la interfaz gráfica de una aplicación sin usar ninguna librería o </w:t>
      </w:r>
      <w:proofErr w:type="spellStart"/>
      <w:r>
        <w:t>framework</w:t>
      </w:r>
      <w:proofErr w:type="spellEnd"/>
      <w:r>
        <w:t xml:space="preserve"> siempre puede convertirse en un proceso complicado.</w:t>
      </w:r>
    </w:p>
    <w:p w14:paraId="2ACB499A" w14:textId="1B587470" w:rsidR="004904E4" w:rsidRDefault="00161B4F" w:rsidP="00A31077">
      <w:pPr>
        <w:jc w:val="both"/>
      </w:pPr>
      <w:r>
        <w:t xml:space="preserve">Por ello </w:t>
      </w:r>
      <w:del w:id="232" w:author="Bruno Baruque" w:date="2016-01-31T21:15:00Z">
        <w:r w:rsidDel="00293F33">
          <w:delText>entró en escena</w:delText>
        </w:r>
      </w:del>
      <w:ins w:id="233" w:author="Bruno Baruque" w:date="2016-01-31T21:15:00Z">
        <w:r w:rsidR="00293F33">
          <w:t>se seleccionó</w:t>
        </w:r>
      </w:ins>
      <w:r>
        <w:t xml:space="preserve"> el </w:t>
      </w:r>
      <w:proofErr w:type="spellStart"/>
      <w:r w:rsidRPr="00293F33">
        <w:rPr>
          <w:i/>
          <w:rPrChange w:id="234" w:author="Bruno Baruque" w:date="2016-01-31T21:16:00Z">
            <w:rPr/>
          </w:rPrChange>
        </w:rPr>
        <w:t>framework</w:t>
      </w:r>
      <w:proofErr w:type="spellEnd"/>
      <w:r>
        <w:t xml:space="preserve"> de </w:t>
      </w:r>
      <w:proofErr w:type="spellStart"/>
      <w:r>
        <w:t>Bootstrap</w:t>
      </w:r>
      <w:proofErr w:type="spellEnd"/>
      <w:r>
        <w:t xml:space="preserve">, el cual ha sido utilizado en todo momento para desarrollar la interfaz de la aplicación. </w:t>
      </w:r>
    </w:p>
    <w:p w14:paraId="75BB2D7B" w14:textId="56263E47" w:rsidR="00161B4F" w:rsidRDefault="00161B4F" w:rsidP="00A31077">
      <w:pPr>
        <w:jc w:val="both"/>
      </w:pPr>
      <w:r>
        <w:t xml:space="preserve">Gracias a </w:t>
      </w:r>
      <w:proofErr w:type="spellStart"/>
      <w:r>
        <w:t>Bootstrap</w:t>
      </w:r>
      <w:proofErr w:type="spellEnd"/>
      <w:r>
        <w:t xml:space="preserve">, desarrollar la interfaz de una aplicación se convierte en un proceso más sencillo gracias a los </w:t>
      </w:r>
      <w:del w:id="235" w:author="Bruno Baruque" w:date="2016-01-31T21:16:00Z">
        <w:r w:rsidDel="003E6E13">
          <w:delText xml:space="preserve">múltiplos </w:delText>
        </w:r>
      </w:del>
      <w:ins w:id="236" w:author="Bruno Baruque" w:date="2016-01-31T21:16:00Z">
        <w:r w:rsidR="003E6E13">
          <w:t>múltipl</w:t>
        </w:r>
        <w:r w:rsidR="003E6E13">
          <w:t>e</w:t>
        </w:r>
        <w:r w:rsidR="003E6E13">
          <w:t xml:space="preserve">s </w:t>
        </w:r>
      </w:ins>
      <w:r>
        <w:t xml:space="preserve">componentes y plantillas que integra por defecto, así como </w:t>
      </w:r>
      <w:del w:id="237" w:author="Bruno Baruque" w:date="2016-01-31T21:16:00Z">
        <w:r w:rsidDel="003E6E13">
          <w:delText xml:space="preserve">sus </w:delText>
        </w:r>
      </w:del>
      <w:ins w:id="238" w:author="Bruno Baruque" w:date="2016-01-31T21:16:00Z">
        <w:r w:rsidR="003E6E13">
          <w:t>lo</w:t>
        </w:r>
        <w:r w:rsidR="003E6E13">
          <w:t xml:space="preserve">s </w:t>
        </w:r>
      </w:ins>
      <w:r>
        <w:t>ejemplos de aplicaciones presentes en su web oficial.</w:t>
      </w:r>
    </w:p>
    <w:p w14:paraId="3920CCEA" w14:textId="2919C853" w:rsidR="00BA5899" w:rsidRDefault="00BA5899" w:rsidP="00A31077">
      <w:pPr>
        <w:pStyle w:val="Ttulo2"/>
        <w:jc w:val="both"/>
      </w:pPr>
      <w:bookmarkStart w:id="239" w:name="_Toc441850835"/>
      <w:r>
        <w:t xml:space="preserve">Elección de los </w:t>
      </w:r>
      <w:proofErr w:type="spellStart"/>
      <w:r>
        <w:t>plugins</w:t>
      </w:r>
      <w:proofErr w:type="spellEnd"/>
      <w:r>
        <w:t xml:space="preserve"> para los reportes</w:t>
      </w:r>
      <w:bookmarkEnd w:id="239"/>
      <w:r w:rsidR="00CA0C1A">
        <w:t xml:space="preserve"> </w:t>
      </w:r>
    </w:p>
    <w:p w14:paraId="3A620713" w14:textId="77777777" w:rsidR="00EF7934" w:rsidRDefault="00EF7934" w:rsidP="00A31077">
      <w:pPr>
        <w:jc w:val="both"/>
      </w:pPr>
      <w:r>
        <w:t>Una duda a resolver, fue la de qué reportes se le iban a mostrar a los alumnos cada vez que realizaban un intento de subida de práctica.</w:t>
      </w:r>
    </w:p>
    <w:p w14:paraId="5DB6241D" w14:textId="610D65AE" w:rsidR="00EF7934" w:rsidRDefault="00EF7934" w:rsidP="00A31077">
      <w:pPr>
        <w:jc w:val="both"/>
      </w:pPr>
      <w:del w:id="240" w:author="Bruno Baruque" w:date="2016-01-31T21:17:00Z">
        <w:r w:rsidDel="003E6E13">
          <w:delText>Por ello</w:delText>
        </w:r>
      </w:del>
      <w:ins w:id="241" w:author="Bruno Baruque" w:date="2016-01-31T21:17:00Z">
        <w:r w:rsidR="003E6E13">
          <w:t>Para obtener un abanico lo más amplio de análisis estático sobre código</w:t>
        </w:r>
      </w:ins>
      <w:r>
        <w:t xml:space="preserve"> </w:t>
      </w:r>
      <w:ins w:id="242" w:author="Bruno Baruque" w:date="2016-01-31T21:17:00Z">
        <w:r w:rsidR="003E6E13">
          <w:t xml:space="preserve">posible, </w:t>
        </w:r>
      </w:ins>
      <w:r>
        <w:t xml:space="preserve">los </w:t>
      </w:r>
      <w:proofErr w:type="spellStart"/>
      <w:r>
        <w:t>plugins</w:t>
      </w:r>
      <w:proofErr w:type="spellEnd"/>
      <w:r>
        <w:t xml:space="preserve"> que se seleccionaron para generar estos</w:t>
      </w:r>
      <w:r w:rsidR="004C3EC5">
        <w:t xml:space="preserve"> reportes fueron: JAVANCSS, JDEPEND, PMD y FINDBUGS.</w:t>
      </w:r>
    </w:p>
    <w:p w14:paraId="709153F8" w14:textId="5EC43B0A" w:rsidR="004C3EC5" w:rsidRDefault="004C3EC5" w:rsidP="00A31077">
      <w:pPr>
        <w:jc w:val="both"/>
      </w:pPr>
      <w:r>
        <w:t xml:space="preserve">Para obtener más información sobre ellos consultar el apartado correspondiente de los Anexos </w:t>
      </w:r>
      <w:r w:rsidRPr="004C3EC5">
        <w:rPr>
          <w:b/>
          <w:color w:val="FF0000"/>
        </w:rPr>
        <w:t>(PONER ENLACE)</w:t>
      </w:r>
    </w:p>
    <w:p w14:paraId="70F143F9" w14:textId="77777777" w:rsidR="00EF7934" w:rsidRDefault="00EF7934" w:rsidP="00A31077">
      <w:pPr>
        <w:pStyle w:val="Ttulo2"/>
        <w:jc w:val="both"/>
      </w:pPr>
      <w:bookmarkStart w:id="243" w:name="_Toc441850836"/>
      <w:r w:rsidRPr="004C3EC5">
        <w:lastRenderedPageBreak/>
        <w:t>Elección</w:t>
      </w:r>
      <w:r>
        <w:t xml:space="preserve"> de la forma de añadir los </w:t>
      </w:r>
      <w:proofErr w:type="spellStart"/>
      <w:r>
        <w:t>plugins</w:t>
      </w:r>
      <w:bookmarkEnd w:id="243"/>
      <w:proofErr w:type="spellEnd"/>
    </w:p>
    <w:p w14:paraId="07A14628" w14:textId="77777777" w:rsidR="007E1839" w:rsidRDefault="007E1839" w:rsidP="00A31077">
      <w:pPr>
        <w:jc w:val="both"/>
      </w:pPr>
      <w:r>
        <w:t xml:space="preserve">Dado que los </w:t>
      </w:r>
      <w:proofErr w:type="spellStart"/>
      <w:r>
        <w:t>plugins</w:t>
      </w:r>
      <w:proofErr w:type="spellEnd"/>
      <w:r>
        <w:t xml:space="preserve"> hay que añadirles dentro del fichero “pom.xml” del arquetipo </w:t>
      </w:r>
      <w:proofErr w:type="spellStart"/>
      <w:r>
        <w:t>Maven</w:t>
      </w:r>
      <w:proofErr w:type="spellEnd"/>
      <w:r>
        <w:t>, había que elegir la forma con la que se iba a realizar este proceso.</w:t>
      </w:r>
    </w:p>
    <w:p w14:paraId="510D1179" w14:textId="36CE7519" w:rsidR="007E1839" w:rsidRDefault="007E1839" w:rsidP="00A31077">
      <w:pPr>
        <w:jc w:val="both"/>
      </w:pPr>
      <w:r>
        <w:t>Por ello la decisión tomada fue la de crear un método “</w:t>
      </w:r>
      <w:proofErr w:type="spellStart"/>
      <w:r w:rsidR="004C3EC5">
        <w:t>editarPomArquetipoMaven</w:t>
      </w:r>
      <w:proofErr w:type="spellEnd"/>
      <w:r w:rsidR="004C3EC5">
        <w:t>()” dentro del</w:t>
      </w:r>
      <w:r>
        <w:t xml:space="preserve"> controlador “</w:t>
      </w:r>
      <w:proofErr w:type="spellStart"/>
      <w:r>
        <w:t>FicherosXmlController</w:t>
      </w:r>
      <w:proofErr w:type="spellEnd"/>
      <w:r>
        <w:t xml:space="preserve">”, de forma que cuando el profesor suba su test por primera vez y se cree el arquetipo </w:t>
      </w:r>
      <w:proofErr w:type="spellStart"/>
      <w:r>
        <w:t>Maven</w:t>
      </w:r>
      <w:proofErr w:type="spellEnd"/>
      <w:r>
        <w:t>, se llame a dicho método el cual se va a encargar de:</w:t>
      </w:r>
    </w:p>
    <w:p w14:paraId="7D6422FC" w14:textId="637DB1A7" w:rsidR="007E1839" w:rsidRDefault="007E1839" w:rsidP="00A31077">
      <w:pPr>
        <w:pStyle w:val="Prrafodelista"/>
        <w:numPr>
          <w:ilvl w:val="0"/>
          <w:numId w:val="4"/>
        </w:numPr>
        <w:jc w:val="both"/>
      </w:pPr>
      <w:r>
        <w:t xml:space="preserve">Abrir el fichero pom.xml, para </w:t>
      </w:r>
      <w:del w:id="244" w:author="Bruno Baruque" w:date="2016-01-31T21:20:00Z">
        <w:r w:rsidDel="003E6E13">
          <w:delText xml:space="preserve">recorrerle </w:delText>
        </w:r>
      </w:del>
      <w:ins w:id="245" w:author="Bruno Baruque" w:date="2016-01-31T21:20:00Z">
        <w:r w:rsidR="003E6E13">
          <w:t>recorrerl</w:t>
        </w:r>
        <w:r w:rsidR="003E6E13">
          <w:t>o</w:t>
        </w:r>
        <w:r w:rsidR="003E6E13">
          <w:t xml:space="preserve"> </w:t>
        </w:r>
      </w:ins>
      <w:r>
        <w:t xml:space="preserve">y leer sus datos, con la función correspondiente de </w:t>
      </w:r>
      <w:proofErr w:type="spellStart"/>
      <w:r>
        <w:t>php</w:t>
      </w:r>
      <w:proofErr w:type="spellEnd"/>
      <w:r>
        <w:t>.</w:t>
      </w:r>
    </w:p>
    <w:p w14:paraId="059F25C5" w14:textId="2467F9BF" w:rsidR="007E1839" w:rsidRDefault="007E1839" w:rsidP="00A31077">
      <w:pPr>
        <w:pStyle w:val="Prrafodelista"/>
        <w:numPr>
          <w:ilvl w:val="0"/>
          <w:numId w:val="4"/>
        </w:numPr>
        <w:jc w:val="both"/>
      </w:pPr>
      <w:r>
        <w:t xml:space="preserve">Crear las etiquetas correspondientes </w:t>
      </w:r>
      <w:r w:rsidR="004C3EC5">
        <w:t>a</w:t>
      </w:r>
      <w:r>
        <w:t xml:space="preserve"> cada uno de los </w:t>
      </w:r>
      <w:proofErr w:type="spellStart"/>
      <w:r>
        <w:t>plugins</w:t>
      </w:r>
      <w:proofErr w:type="spellEnd"/>
      <w:r>
        <w:t>.</w:t>
      </w:r>
    </w:p>
    <w:p w14:paraId="4578B2BC" w14:textId="77777777" w:rsidR="007E1839" w:rsidRDefault="007E1839" w:rsidP="00A31077">
      <w:pPr>
        <w:pStyle w:val="Prrafodelista"/>
        <w:numPr>
          <w:ilvl w:val="0"/>
          <w:numId w:val="4"/>
        </w:numPr>
        <w:jc w:val="both"/>
      </w:pPr>
      <w:r>
        <w:t>Añadir dichas etiquetas al pom.xml y guardarlo.</w:t>
      </w:r>
    </w:p>
    <w:p w14:paraId="426DAAAB" w14:textId="5E3B5277" w:rsidR="007E1839" w:rsidRDefault="007E1839" w:rsidP="00A31077">
      <w:pPr>
        <w:jc w:val="both"/>
      </w:pPr>
      <w:r>
        <w:t>Además del método anteriormente mencionado para realizar la edición del fichero “pom.</w:t>
      </w:r>
      <w:r w:rsidR="004C3EC5">
        <w:t xml:space="preserve">xml”, dentro del controlador </w:t>
      </w:r>
      <w:r>
        <w:t>“</w:t>
      </w:r>
      <w:proofErr w:type="spellStart"/>
      <w:r>
        <w:t>FicherosXmlController</w:t>
      </w:r>
      <w:proofErr w:type="spellEnd"/>
      <w:r>
        <w:t xml:space="preserve">” se </w:t>
      </w:r>
      <w:r w:rsidR="004C3EC5">
        <w:t>van a tener</w:t>
      </w:r>
      <w:r>
        <w:t xml:space="preserve"> diferentes métodos “guardar</w:t>
      </w:r>
      <w:proofErr w:type="gramStart"/>
      <w:r w:rsidR="004C3EC5">
        <w:t>...</w:t>
      </w:r>
      <w:r>
        <w:t>(</w:t>
      </w:r>
      <w:proofErr w:type="gramEnd"/>
      <w:r>
        <w:t xml:space="preserve">)” encargados de leer los reportes </w:t>
      </w:r>
      <w:proofErr w:type="spellStart"/>
      <w:r>
        <w:t>xml</w:t>
      </w:r>
      <w:proofErr w:type="spellEnd"/>
      <w:r>
        <w:t xml:space="preserve"> generados por los </w:t>
      </w:r>
      <w:proofErr w:type="spellStart"/>
      <w:r>
        <w:t>plugins</w:t>
      </w:r>
      <w:proofErr w:type="spellEnd"/>
      <w:r>
        <w:t xml:space="preserve"> para guardar sus datos en la correspondiente tabla de la base de datos.</w:t>
      </w:r>
    </w:p>
    <w:p w14:paraId="043929D5" w14:textId="111BA4FE" w:rsidR="007E1839" w:rsidRDefault="007E1839" w:rsidP="00A31077">
      <w:pPr>
        <w:jc w:val="both"/>
      </w:pPr>
      <w:r>
        <w:t xml:space="preserve">Por lo tanto si en un futuro se quisiera añadir un nuevo </w:t>
      </w:r>
      <w:proofErr w:type="spellStart"/>
      <w:r>
        <w:t>plugin</w:t>
      </w:r>
      <w:proofErr w:type="spellEnd"/>
      <w:r>
        <w:t>, en primer lugar sería necesario editar el método “</w:t>
      </w:r>
      <w:proofErr w:type="spellStart"/>
      <w:proofErr w:type="gramStart"/>
      <w:r>
        <w:t>editarPomArquetipoMaven</w:t>
      </w:r>
      <w:proofErr w:type="spellEnd"/>
      <w:r w:rsidR="004C3EC5">
        <w:t>(</w:t>
      </w:r>
      <w:proofErr w:type="gramEnd"/>
      <w:r w:rsidR="004C3EC5">
        <w:t>)</w:t>
      </w:r>
      <w:r>
        <w:t xml:space="preserve">” para añadir el nuevo </w:t>
      </w:r>
      <w:proofErr w:type="spellStart"/>
      <w:r>
        <w:t>plugin</w:t>
      </w:r>
      <w:proofErr w:type="spellEnd"/>
      <w:r>
        <w:t xml:space="preserve"> y después sería necesaria la creación de un nuevo método “guardar</w:t>
      </w:r>
      <w:r w:rsidR="004C3EC5">
        <w:t>...</w:t>
      </w:r>
      <w:r>
        <w:t xml:space="preserve">()” encargado de leer los datos del fichero </w:t>
      </w:r>
      <w:proofErr w:type="spellStart"/>
      <w:r>
        <w:t>xml</w:t>
      </w:r>
      <w:proofErr w:type="spellEnd"/>
      <w:r>
        <w:t xml:space="preserve"> generado para guardarles en la base de datos.</w:t>
      </w:r>
    </w:p>
    <w:p w14:paraId="25A53DB0" w14:textId="77777777" w:rsidR="004C3EC5" w:rsidRDefault="007E1839" w:rsidP="00A31077">
      <w:pPr>
        <w:jc w:val="both"/>
      </w:pPr>
      <w:r>
        <w:t xml:space="preserve">Por último también sería necesario añadir un botón para el nuevo </w:t>
      </w:r>
      <w:proofErr w:type="spellStart"/>
      <w:r>
        <w:t>plugin</w:t>
      </w:r>
      <w:proofErr w:type="spellEnd"/>
      <w:r>
        <w:t xml:space="preserve"> en el formulario de subida de prácticas del alumno y en la tabla de estadísticas del profesor.</w:t>
      </w:r>
    </w:p>
    <w:p w14:paraId="618A1497" w14:textId="4F3C5331" w:rsidR="00BA5899" w:rsidRPr="00BA5899" w:rsidRDefault="00BA5899" w:rsidP="008C708F">
      <w:pPr>
        <w:pStyle w:val="Ttulo2"/>
      </w:pPr>
      <w:bookmarkStart w:id="246" w:name="_Toc441850837"/>
      <w:r>
        <w:lastRenderedPageBreak/>
        <w:t>Elección de la herramienta para los plagios</w:t>
      </w:r>
      <w:bookmarkEnd w:id="246"/>
    </w:p>
    <w:p w14:paraId="0944DEB1" w14:textId="77777777" w:rsidR="0068108A" w:rsidRDefault="00D93CC0" w:rsidP="00A31077">
      <w:pPr>
        <w:jc w:val="both"/>
      </w:pPr>
      <w:r>
        <w:t>Dado que se le quería añadir una opción al profesor para que pudiera comprobar si había plagios entre las prácticas subidas por los alumnos, era necesaria una herramienta para ello.</w:t>
      </w:r>
    </w:p>
    <w:p w14:paraId="321FED1D" w14:textId="77777777" w:rsidR="00D93CC0" w:rsidRDefault="00D93CC0" w:rsidP="00A31077">
      <w:pPr>
        <w:jc w:val="both"/>
      </w:pPr>
      <w:r>
        <w:t xml:space="preserve">Por ello la opción que se comenzó a utilizar al principio fue la del </w:t>
      </w:r>
      <w:proofErr w:type="spellStart"/>
      <w:r>
        <w:t>plugin</w:t>
      </w:r>
      <w:proofErr w:type="spellEnd"/>
      <w:r>
        <w:t xml:space="preserve"> CPD de </w:t>
      </w:r>
      <w:proofErr w:type="spellStart"/>
      <w:r>
        <w:t>Maven</w:t>
      </w:r>
      <w:proofErr w:type="spellEnd"/>
      <w:r>
        <w:t>. Sin embargo dado que los reportes que generaba no eran muy c</w:t>
      </w:r>
      <w:r w:rsidR="00A046A5">
        <w:t>laros y además tampoco te mostraba indicadores de los porcentajes de plagios, se optó por buscar otra herramienta.</w:t>
      </w:r>
    </w:p>
    <w:p w14:paraId="0DD84FF3" w14:textId="77777777" w:rsidR="00A046A5" w:rsidRDefault="00A046A5" w:rsidP="00A31077">
      <w:pPr>
        <w:jc w:val="both"/>
      </w:pPr>
      <w:r>
        <w:t>Por ello se investigó acerca de MOSS y JPLAG, que finalmente se acabó utilizando JPLAG ya que era fácil de implementar y además los reportes eran claros y sencillos.</w:t>
      </w:r>
    </w:p>
    <w:p w14:paraId="1B852618" w14:textId="5E1332EB" w:rsidR="004A0C9F" w:rsidRDefault="000F44A2">
      <w:r>
        <w:br w:type="page"/>
      </w:r>
    </w:p>
    <w:p w14:paraId="7F98D0D7" w14:textId="77777777" w:rsidR="00F739FB" w:rsidRDefault="00F739FB" w:rsidP="00A31077">
      <w:pPr>
        <w:pStyle w:val="Ttulo1"/>
        <w:jc w:val="both"/>
      </w:pPr>
      <w:bookmarkStart w:id="247" w:name="_Toc441850838"/>
      <w:r>
        <w:lastRenderedPageBreak/>
        <w:t>Conclusiones y líneas de trabajo futuras</w:t>
      </w:r>
      <w:bookmarkEnd w:id="247"/>
    </w:p>
    <w:p w14:paraId="33ECB071" w14:textId="77777777" w:rsidR="007E1839" w:rsidRDefault="007E1839" w:rsidP="00A31077">
      <w:pPr>
        <w:pStyle w:val="Ttulo2"/>
        <w:ind w:left="862" w:hanging="578"/>
        <w:jc w:val="both"/>
      </w:pPr>
      <w:bookmarkStart w:id="248" w:name="_Toc441850839"/>
      <w:r>
        <w:t>Conclusiones</w:t>
      </w:r>
      <w:bookmarkEnd w:id="248"/>
    </w:p>
    <w:p w14:paraId="1A39BDD6" w14:textId="4E01264D" w:rsidR="007E1839" w:rsidRDefault="007E1839" w:rsidP="00A31077">
      <w:pPr>
        <w:jc w:val="both"/>
      </w:pPr>
      <w:r>
        <w:t>En primer lugar, considero que se han cumplido la mayoría de objetivos que fueron establecidos inicialmente, al igual que los que se han</w:t>
      </w:r>
      <w:r w:rsidR="00DA6CF0">
        <w:t xml:space="preserve"> ido</w:t>
      </w:r>
      <w:r>
        <w:t xml:space="preserve"> proponiendo a lo largo del desarrollo del trabajo fin de grado.</w:t>
      </w:r>
    </w:p>
    <w:p w14:paraId="34348BF7" w14:textId="394272C4" w:rsidR="007E1839" w:rsidRDefault="007E1839" w:rsidP="00A31077">
      <w:pPr>
        <w:jc w:val="both"/>
      </w:pPr>
      <w:r>
        <w:t xml:space="preserve">La aplicación web proporciona la funcionalidad necesaria para que los alumnos puedan subir sus prácticas y obtener los resultados resultantes tras el proceso de </w:t>
      </w:r>
      <w:del w:id="249" w:author="Bruno Baruque" w:date="2016-01-31T21:24:00Z">
        <w:r w:rsidDel="003E6E13">
          <w:delText xml:space="preserve">corrección </w:delText>
        </w:r>
      </w:del>
      <w:ins w:id="250" w:author="Bruno Baruque" w:date="2016-01-31T21:24:00Z">
        <w:r w:rsidR="003E6E13">
          <w:t>análisis</w:t>
        </w:r>
        <w:r w:rsidR="003E6E13">
          <w:t xml:space="preserve"> </w:t>
        </w:r>
      </w:ins>
      <w:r>
        <w:t>de la misma, así como los profesores establecer los test que deseen y poder tener un seguimiento de cada una de las prácticas subidas por los alumnos.</w:t>
      </w:r>
    </w:p>
    <w:p w14:paraId="5EEA58AC" w14:textId="77777777" w:rsidR="007E1839" w:rsidRDefault="007E1839" w:rsidP="00A31077">
      <w:pPr>
        <w:jc w:val="both"/>
      </w:pPr>
      <w:r>
        <w:t xml:space="preserve">El nulo conocimiento del lenguaje PHP que se tenía en los inicios y los escasos conocimientos que se tenían de lenguajes como JavaScript y otros utilizados, se han convertido en conocimientos más avanzados que han sido adquiridos gracias a la realización del presente trabajo fin de grado. Al igual que con los </w:t>
      </w:r>
      <w:proofErr w:type="spellStart"/>
      <w:r w:rsidRPr="003E6E13">
        <w:rPr>
          <w:i/>
          <w:rPrChange w:id="251" w:author="Bruno Baruque" w:date="2016-01-31T21:24:00Z">
            <w:rPr/>
          </w:rPrChange>
        </w:rPr>
        <w:t>frameworks</w:t>
      </w:r>
      <w:proofErr w:type="spellEnd"/>
      <w:r>
        <w:t xml:space="preserve"> de </w:t>
      </w:r>
      <w:proofErr w:type="spellStart"/>
      <w:r>
        <w:t>CakePHP</w:t>
      </w:r>
      <w:proofErr w:type="spellEnd"/>
      <w:r>
        <w:t xml:space="preserve"> y </w:t>
      </w:r>
      <w:proofErr w:type="spellStart"/>
      <w:r>
        <w:t>Bootstrap</w:t>
      </w:r>
      <w:proofErr w:type="spellEnd"/>
      <w:r>
        <w:t>, donde la situación era similar.</w:t>
      </w:r>
    </w:p>
    <w:p w14:paraId="5F58A56F" w14:textId="40C85115" w:rsidR="007E1839" w:rsidRDefault="007E1839" w:rsidP="00A31077">
      <w:pPr>
        <w:jc w:val="both"/>
      </w:pPr>
      <w:r>
        <w:t xml:space="preserve">La utilización del patrón MVC (Modelo Vista Controlador) </w:t>
      </w:r>
      <w:ins w:id="252" w:author="Bruno Baruque" w:date="2016-01-31T21:24:00Z">
        <w:r w:rsidR="003E6E13">
          <w:t xml:space="preserve">en la presente aplicación </w:t>
        </w:r>
      </w:ins>
      <w:r>
        <w:t xml:space="preserve">ha sido fundamental para poder adquirir un mayor conocimiento </w:t>
      </w:r>
      <w:del w:id="253" w:author="Bruno Baruque" w:date="2016-01-31T21:25:00Z">
        <w:r w:rsidDel="003E6E13">
          <w:delText xml:space="preserve">en </w:delText>
        </w:r>
      </w:del>
      <w:ins w:id="254" w:author="Bruno Baruque" w:date="2016-01-31T21:25:00Z">
        <w:r w:rsidR="003E6E13">
          <w:t>d</w:t>
        </w:r>
      </w:ins>
      <w:r>
        <w:t>el patrón</w:t>
      </w:r>
      <w:ins w:id="255" w:author="Bruno Baruque" w:date="2016-01-31T21:25:00Z">
        <w:r w:rsidR="003E6E13">
          <w:t xml:space="preserve"> de forma práctica</w:t>
        </w:r>
      </w:ins>
      <w:r>
        <w:t>, además de haber permitido que el código de la aplicación quedara más organizado y la realización de la misma haya sido más sencilla y entendible.</w:t>
      </w:r>
    </w:p>
    <w:p w14:paraId="66CF8331" w14:textId="20149EFC" w:rsidR="007E1839" w:rsidRDefault="007E1839" w:rsidP="00A31077">
      <w:pPr>
        <w:jc w:val="both"/>
      </w:pPr>
      <w:r>
        <w:t xml:space="preserve">La utilización del </w:t>
      </w:r>
      <w:proofErr w:type="spellStart"/>
      <w:r w:rsidRPr="003E6E13">
        <w:rPr>
          <w:i/>
          <w:rPrChange w:id="256" w:author="Bruno Baruque" w:date="2016-01-31T21:25:00Z">
            <w:rPr/>
          </w:rPrChange>
        </w:rPr>
        <w:t>framework</w:t>
      </w:r>
      <w:proofErr w:type="spellEnd"/>
      <w:r>
        <w:t xml:space="preserve"> </w:t>
      </w:r>
      <w:proofErr w:type="spellStart"/>
      <w:r>
        <w:t>CakePHP</w:t>
      </w:r>
      <w:proofErr w:type="spellEnd"/>
      <w:r>
        <w:t xml:space="preserve"> </w:t>
      </w:r>
      <w:del w:id="257" w:author="Bruno Baruque" w:date="2016-01-31T21:25:00Z">
        <w:r w:rsidDel="003E6E13">
          <w:delText xml:space="preserve">me </w:delText>
        </w:r>
      </w:del>
      <w:r>
        <w:t xml:space="preserve">ha permitido </w:t>
      </w:r>
      <w:del w:id="258" w:author="Bruno Baruque" w:date="2016-01-31T21:25:00Z">
        <w:r w:rsidDel="003E6E13">
          <w:delText xml:space="preserve">aprender </w:delText>
        </w:r>
      </w:del>
      <w:ins w:id="259" w:author="Bruno Baruque" w:date="2016-01-31T21:25:00Z">
        <w:r w:rsidR="003E6E13">
          <w:t>familiarizarse con</w:t>
        </w:r>
        <w:r w:rsidR="003E6E13">
          <w:t xml:space="preserve"> </w:t>
        </w:r>
      </w:ins>
      <w:r>
        <w:t>una nueva sintaxis</w:t>
      </w:r>
      <w:ins w:id="260" w:author="Bruno Baruque" w:date="2016-01-31T21:26:00Z">
        <w:r w:rsidR="003E6E13">
          <w:t xml:space="preserve"> simplificada</w:t>
        </w:r>
      </w:ins>
      <w:r>
        <w:t xml:space="preserve"> para las funciones utilizadas para realizar la manipulación de datos de la base de datos, ya que por ejemplo para realizar un SELECT se utilizaba el FIND.</w:t>
      </w:r>
    </w:p>
    <w:p w14:paraId="41E8CFE8" w14:textId="2B7AD404" w:rsidR="007E1839" w:rsidRDefault="007E1839" w:rsidP="00A31077">
      <w:pPr>
        <w:jc w:val="both"/>
      </w:pPr>
      <w:r>
        <w:t xml:space="preserve">Se ha aprendido a realizar una conexión entre </w:t>
      </w:r>
      <w:ins w:id="261" w:author="Bruno Baruque" w:date="2016-01-31T21:26:00Z">
        <w:r w:rsidR="00233ABB">
          <w:t xml:space="preserve">dos servicios/aplicaciones web como pueden ser </w:t>
        </w:r>
      </w:ins>
      <w:r>
        <w:t xml:space="preserve">Moodle </w:t>
      </w:r>
      <w:ins w:id="262" w:author="Bruno Baruque" w:date="2016-01-31T21:26:00Z">
        <w:r w:rsidR="003E6E13">
          <w:t xml:space="preserve">(y LMS similares) </w:t>
        </w:r>
      </w:ins>
      <w:r>
        <w:t>y la aplicación web</w:t>
      </w:r>
      <w:ins w:id="263" w:author="Bruno Baruque" w:date="2016-01-31T21:27:00Z">
        <w:r w:rsidR="00233ABB">
          <w:t xml:space="preserve"> </w:t>
        </w:r>
        <w:r w:rsidR="00233ABB">
          <w:lastRenderedPageBreak/>
          <w:t>construida</w:t>
        </w:r>
      </w:ins>
      <w:r>
        <w:t>, gracias al estándar LTI el cual se desconocía</w:t>
      </w:r>
      <w:del w:id="264" w:author="Bruno Baruque" w:date="2016-01-31T21:27:00Z">
        <w:r w:rsidDel="00233ABB">
          <w:delText xml:space="preserve">, </w:delText>
        </w:r>
      </w:del>
      <w:ins w:id="265" w:author="Bruno Baruque" w:date="2016-01-31T21:27:00Z">
        <w:r w:rsidR="00233ABB">
          <w:t>.</w:t>
        </w:r>
        <w:r w:rsidR="00233ABB">
          <w:t xml:space="preserve"> </w:t>
        </w:r>
      </w:ins>
      <w:commentRangeStart w:id="266"/>
      <w:del w:id="267" w:author="Bruno Baruque" w:date="2016-01-31T21:27:00Z">
        <w:r w:rsidDel="00233ABB">
          <w:delText xml:space="preserve">además </w:delText>
        </w:r>
      </w:del>
      <w:ins w:id="268" w:author="Bruno Baruque" w:date="2016-01-31T21:27:00Z">
        <w:r w:rsidR="00233ABB">
          <w:t>A</w:t>
        </w:r>
        <w:r w:rsidR="00233ABB">
          <w:t xml:space="preserve">demás </w:t>
        </w:r>
      </w:ins>
      <w:r>
        <w:t>de la librería LTI correspondiente utilizada en la aplicación para poder recoger los datos de Moodle necesarios para realizar la aplicación.</w:t>
      </w:r>
      <w:commentRangeEnd w:id="266"/>
      <w:r w:rsidR="00233ABB">
        <w:rPr>
          <w:rStyle w:val="Refdecomentario"/>
        </w:rPr>
        <w:commentReference w:id="266"/>
      </w:r>
      <w:r>
        <w:t xml:space="preserve"> Sin duda este ha supuesto uno de los mayores esfuerzos a la hora de desarrollar la aplicación.</w:t>
      </w:r>
    </w:p>
    <w:p w14:paraId="1B7CE0B5" w14:textId="77777777" w:rsidR="007E1839" w:rsidRDefault="007E1839" w:rsidP="00A31077">
      <w:pPr>
        <w:jc w:val="both"/>
      </w:pPr>
      <w:r>
        <w:t>También he mejorado mis conocimientos en metodologías ágiles y en las herramientas que se han ido utilizando día a día mientras se desarrollaba el trabajo fin de grado.</w:t>
      </w:r>
    </w:p>
    <w:p w14:paraId="1365FBB3" w14:textId="19F7A9A5" w:rsidR="007E1839" w:rsidRDefault="007E1839" w:rsidP="00A31077">
      <w:pPr>
        <w:jc w:val="both"/>
      </w:pPr>
      <w:r>
        <w:t>Por último, realizar la documentación de la memoria y anexos me ha ayudado a aprender a realizar documentos más técnicos y con una organización más clara y acorde a los apartados necesarios, así como la realización de diagramas y la g</w:t>
      </w:r>
      <w:r w:rsidR="008E46CF">
        <w:t>estión de citas bibliográficas.</w:t>
      </w:r>
    </w:p>
    <w:p w14:paraId="4B8FAA79" w14:textId="77777777" w:rsidR="007E1839" w:rsidRDefault="007E1839" w:rsidP="00A31077">
      <w:pPr>
        <w:pStyle w:val="Ttulo2"/>
        <w:ind w:left="862" w:hanging="578"/>
        <w:jc w:val="both"/>
      </w:pPr>
      <w:bookmarkStart w:id="269" w:name="_Toc441850840"/>
      <w:r>
        <w:t>Líneas de trabajo futuras</w:t>
      </w:r>
      <w:bookmarkEnd w:id="269"/>
    </w:p>
    <w:p w14:paraId="618BB361" w14:textId="77777777" w:rsidR="007E1839" w:rsidRDefault="007E1839" w:rsidP="00A31077">
      <w:pPr>
        <w:jc w:val="both"/>
      </w:pPr>
      <w:r>
        <w:t>Como consecuencia de la falta de tiempo, se han quedado algunas funcionalidades sin poder implementar que podrían ser interesantes para añadir en un futuro. Serían las siguientes:</w:t>
      </w:r>
    </w:p>
    <w:p w14:paraId="476D7EC2" w14:textId="77777777" w:rsidR="007E1839" w:rsidRDefault="007E1839" w:rsidP="00A31077">
      <w:pPr>
        <w:pStyle w:val="Prrafodelista"/>
        <w:numPr>
          <w:ilvl w:val="0"/>
          <w:numId w:val="23"/>
        </w:numPr>
        <w:jc w:val="both"/>
      </w:pPr>
      <w:r>
        <w:rPr>
          <w:b/>
        </w:rPr>
        <w:t xml:space="preserve">Recepción automática de notificaciones: </w:t>
      </w:r>
      <w:r>
        <w:t>Que consistiera en que cuando un profesor realiza una acción esto se le sea notificado a los alumnos con una notificación o mensaje automático que al acceder a la aplicación pudieran verlo, y a la inversa también. Es decir, que si por ejemplo el profesor ha subido un nuevo test o ha actualizado el enunciado de la tarea, tras este proceso se genere el envío de una notificación automáticamente que los alumnos al acceder a la aplicación podrán observar. De la misma manera, si un alumno sube una nueva práctica que se genere la notificación para que al profesor le aparezca al entrar en la aplicación.</w:t>
      </w:r>
    </w:p>
    <w:p w14:paraId="4EA4AF3E" w14:textId="4B44A6B4" w:rsidR="007E1839" w:rsidRDefault="007E1839" w:rsidP="00A31077">
      <w:pPr>
        <w:pStyle w:val="Prrafodelista"/>
        <w:numPr>
          <w:ilvl w:val="0"/>
          <w:numId w:val="23"/>
        </w:numPr>
        <w:jc w:val="both"/>
      </w:pPr>
      <w:r>
        <w:rPr>
          <w:b/>
        </w:rPr>
        <w:t>Descarga de prácticas y reportes</w:t>
      </w:r>
      <w:r w:rsidRPr="00904957">
        <w:t>:</w:t>
      </w:r>
      <w:r>
        <w:t xml:space="preserve"> Como funcionalidad para el profesor sería crear una opción para que pudiera descargarse todas las prácticas subidas por los alumnos en un único </w:t>
      </w:r>
      <w:proofErr w:type="spellStart"/>
      <w:r>
        <w:t>zip</w:t>
      </w:r>
      <w:proofErr w:type="spellEnd"/>
      <w:r>
        <w:t xml:space="preserve"> y </w:t>
      </w:r>
      <w:r>
        <w:lastRenderedPageBreak/>
        <w:t>también todos los reportes. Y al alumno darle la opción de poder descargarse todos los reportes</w:t>
      </w:r>
      <w:ins w:id="270" w:author="Bruno Baruque" w:date="2016-01-31T21:29:00Z">
        <w:r w:rsidR="00233ABB">
          <w:t xml:space="preserve"> relacionados </w:t>
        </w:r>
        <w:proofErr w:type="spellStart"/>
        <w:r w:rsidR="00233ABB">
          <w:t>consus</w:t>
        </w:r>
        <w:proofErr w:type="spellEnd"/>
        <w:r w:rsidR="00233ABB">
          <w:t xml:space="preserve"> </w:t>
        </w:r>
      </w:ins>
      <w:ins w:id="271" w:author="Bruno Baruque" w:date="2016-01-31T21:30:00Z">
        <w:r w:rsidR="00233ABB">
          <w:t>propias entregas</w:t>
        </w:r>
      </w:ins>
      <w:r>
        <w:t xml:space="preserve"> en un único </w:t>
      </w:r>
      <w:proofErr w:type="spellStart"/>
      <w:r>
        <w:t>zip</w:t>
      </w:r>
      <w:proofErr w:type="spellEnd"/>
      <w:r>
        <w:t>.</w:t>
      </w:r>
    </w:p>
    <w:p w14:paraId="1EE3C467" w14:textId="77777777" w:rsidR="007E1839" w:rsidRDefault="007E1839" w:rsidP="00A31077">
      <w:pPr>
        <w:pStyle w:val="Prrafodelista"/>
        <w:numPr>
          <w:ilvl w:val="0"/>
          <w:numId w:val="23"/>
        </w:numPr>
        <w:jc w:val="both"/>
      </w:pPr>
      <w:r w:rsidRPr="00904957">
        <w:rPr>
          <w:b/>
        </w:rPr>
        <w:t>Nuevos lenguajes de programación</w:t>
      </w:r>
      <w:r>
        <w:t>: Para que la aplicación pueda corregir prácticas que no solo estén escritas en el lenguaje java, sino que de la posibilidad de corregir prácticas realizadas en otros lenguajes de programación.</w:t>
      </w:r>
    </w:p>
    <w:p w14:paraId="2A85BADB" w14:textId="672F03AA" w:rsidR="00E77069" w:rsidRDefault="00E77069" w:rsidP="00A31077">
      <w:pPr>
        <w:pStyle w:val="Prrafodelista"/>
        <w:numPr>
          <w:ilvl w:val="0"/>
          <w:numId w:val="23"/>
        </w:numPr>
        <w:jc w:val="both"/>
      </w:pPr>
      <w:r>
        <w:rPr>
          <w:b/>
        </w:rPr>
        <w:t>Habilitar editor de código</w:t>
      </w:r>
      <w:r w:rsidRPr="00E77069">
        <w:t>:</w:t>
      </w:r>
      <w:r>
        <w:t xml:space="preserve"> Habilitar un editor de código en el panel del alumno para que este pudiera realizar o editar la práctica desde la propia aplicación.</w:t>
      </w:r>
    </w:p>
    <w:p w14:paraId="01E0B644" w14:textId="0C797ECA" w:rsidR="00C57349" w:rsidRDefault="00C57349" w:rsidP="00A31077">
      <w:pPr>
        <w:pStyle w:val="Prrafodelista"/>
        <w:numPr>
          <w:ilvl w:val="0"/>
          <w:numId w:val="23"/>
        </w:numPr>
        <w:jc w:val="both"/>
      </w:pPr>
      <w:r>
        <w:rPr>
          <w:b/>
        </w:rPr>
        <w:t>Multiplataforma</w:t>
      </w:r>
      <w:r w:rsidRPr="00C57349">
        <w:t>:</w:t>
      </w:r>
      <w:r>
        <w:t xml:space="preserve"> Programar la aplicación para que pueda ser usada desde otros dispositivos que no usen Windows.</w:t>
      </w:r>
    </w:p>
    <w:p w14:paraId="0C2328E4" w14:textId="29978696" w:rsidR="008C708F" w:rsidRDefault="008C708F" w:rsidP="00A31077">
      <w:pPr>
        <w:pStyle w:val="Prrafodelista"/>
        <w:numPr>
          <w:ilvl w:val="0"/>
          <w:numId w:val="23"/>
        </w:numPr>
        <w:jc w:val="both"/>
        <w:rPr>
          <w:ins w:id="272" w:author="Bruno Baruque" w:date="2016-01-31T21:30:00Z"/>
        </w:rPr>
      </w:pPr>
      <w:r>
        <w:rPr>
          <w:b/>
        </w:rPr>
        <w:t>Mejorar tiempo de análisis de las prácticas</w:t>
      </w:r>
      <w:r w:rsidRPr="008C708F">
        <w:t>:</w:t>
      </w:r>
      <w:r>
        <w:t xml:space="preserve"> Mejorar el tiempo de análisis del proceso de corrección de las prácticas subidas por los alumnos. Por ejemplo, permitiéndole elegir los reportes que quiere generar.</w:t>
      </w:r>
    </w:p>
    <w:p w14:paraId="23BC1312" w14:textId="666B3796" w:rsidR="00233ABB" w:rsidRDefault="00233ABB" w:rsidP="00A31077">
      <w:pPr>
        <w:pStyle w:val="Prrafodelista"/>
        <w:numPr>
          <w:ilvl w:val="0"/>
          <w:numId w:val="23"/>
        </w:numPr>
        <w:jc w:val="both"/>
      </w:pPr>
      <w:ins w:id="273" w:author="Bruno Baruque" w:date="2016-01-31T21:30:00Z">
        <w:r>
          <w:rPr>
            <w:b/>
          </w:rPr>
          <w:t xml:space="preserve">Hacer más flexible la presentación de </w:t>
        </w:r>
        <w:commentRangeStart w:id="274"/>
        <w:r>
          <w:rPr>
            <w:b/>
          </w:rPr>
          <w:t>resultados</w:t>
        </w:r>
        <w:bookmarkStart w:id="275" w:name="_GoBack"/>
        <w:bookmarkEnd w:id="275"/>
        <w:commentRangeEnd w:id="274"/>
        <w:r>
          <w:rPr>
            <w:rStyle w:val="Refdecomentario"/>
          </w:rPr>
          <w:commentReference w:id="274"/>
        </w:r>
        <w:r w:rsidRPr="00233ABB">
          <w:rPr>
            <w:rPrChange w:id="276" w:author="Bruno Baruque" w:date="2016-01-31T21:30:00Z">
              <w:rPr>
                <w:b/>
              </w:rPr>
            </w:rPrChange>
          </w:rPr>
          <w:t>.</w:t>
        </w:r>
        <w:r>
          <w:t xml:space="preserve"> </w:t>
        </w:r>
      </w:ins>
    </w:p>
    <w:p w14:paraId="7EA21F56" w14:textId="77777777" w:rsidR="007E1839" w:rsidRDefault="007E1839" w:rsidP="007E1839">
      <w:pPr>
        <w:pStyle w:val="Cuerpo"/>
      </w:pPr>
    </w:p>
    <w:p w14:paraId="3173D13A" w14:textId="432E6879" w:rsidR="007E1839" w:rsidRPr="007E1839" w:rsidRDefault="007E1839" w:rsidP="007E1839">
      <w:r>
        <w:br w:type="page"/>
      </w:r>
    </w:p>
    <w:p w14:paraId="68BDA8AB" w14:textId="77777777" w:rsidR="004A0C9F" w:rsidRDefault="004A0C9F" w:rsidP="004A0C9F">
      <w:pPr>
        <w:pStyle w:val="Ttulo1"/>
      </w:pPr>
      <w:bookmarkStart w:id="277" w:name="_Toc441850841"/>
      <w:r>
        <w:lastRenderedPageBreak/>
        <w:t>Bibliografía</w:t>
      </w:r>
      <w:bookmarkEnd w:id="277"/>
    </w:p>
    <w:p w14:paraId="24DB52EF" w14:textId="77777777" w:rsidR="00161B4F" w:rsidRPr="00161B4F" w:rsidRDefault="004A0C9F" w:rsidP="00161B4F">
      <w:pPr>
        <w:pStyle w:val="Bibliografa"/>
        <w:rPr>
          <w:rFonts w:ascii="Calibri" w:hAnsi="Calibri" w:cs="Times New Roman"/>
          <w:szCs w:val="24"/>
        </w:rPr>
      </w:pPr>
      <w:r>
        <w:fldChar w:fldCharType="begin"/>
      </w:r>
      <w:r w:rsidR="00161B4F">
        <w:instrText xml:space="preserve"> ADDIN ZOTERO_BIBL {"custom":[]} CSL_BIBLIOGRAPHY </w:instrText>
      </w:r>
      <w:r>
        <w:fldChar w:fldCharType="separate"/>
      </w:r>
      <w:r w:rsidR="00161B4F" w:rsidRPr="00161B4F">
        <w:rPr>
          <w:rFonts w:ascii="Calibri" w:hAnsi="Calibri" w:cs="Times New Roman"/>
          <w:szCs w:val="24"/>
        </w:rPr>
        <w:t>[1]</w:t>
      </w:r>
      <w:r w:rsidR="00161B4F" w:rsidRPr="00161B4F">
        <w:rPr>
          <w:rFonts w:ascii="Calibri" w:hAnsi="Calibri" w:cs="Times New Roman"/>
          <w:szCs w:val="24"/>
        </w:rPr>
        <w:tab/>
        <w:t xml:space="preserve">Andy Smith, </w:t>
      </w:r>
      <w:r w:rsidR="00161B4F" w:rsidRPr="00161B4F">
        <w:rPr>
          <w:rFonts w:ascii="Calibri" w:hAnsi="Calibri" w:cs="Times New Roman"/>
          <w:i/>
          <w:iCs/>
          <w:szCs w:val="24"/>
        </w:rPr>
        <w:t>Librería IMS-BLTI</w:t>
      </w:r>
      <w:r w:rsidR="00161B4F" w:rsidRPr="00161B4F">
        <w:rPr>
          <w:rFonts w:ascii="Calibri" w:hAnsi="Calibri" w:cs="Times New Roman"/>
          <w:szCs w:val="24"/>
        </w:rPr>
        <w:t>. .</w:t>
      </w:r>
    </w:p>
    <w:p w14:paraId="0D096036"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w:t>
      </w:r>
      <w:r w:rsidRPr="00161B4F">
        <w:rPr>
          <w:rFonts w:ascii="Calibri" w:hAnsi="Calibri" w:cs="Times New Roman"/>
          <w:szCs w:val="24"/>
        </w:rPr>
        <w:tab/>
        <w:t xml:space="preserve">«Sistema de gestión de aprendizaje», </w:t>
      </w:r>
      <w:r w:rsidRPr="00161B4F">
        <w:rPr>
          <w:rFonts w:ascii="Calibri" w:hAnsi="Calibri" w:cs="Times New Roman"/>
          <w:i/>
          <w:iCs/>
          <w:szCs w:val="24"/>
        </w:rPr>
        <w:t>Wikipedia, la enciclopedia libre</w:t>
      </w:r>
      <w:r w:rsidRPr="00161B4F">
        <w:rPr>
          <w:rFonts w:ascii="Calibri" w:hAnsi="Calibri" w:cs="Times New Roman"/>
          <w:szCs w:val="24"/>
        </w:rPr>
        <w:t>. 21-nov-2015.</w:t>
      </w:r>
    </w:p>
    <w:p w14:paraId="3BBCB2B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[3]</w:t>
      </w:r>
      <w:r w:rsidRPr="00161B4F">
        <w:rPr>
          <w:rFonts w:ascii="Calibri" w:hAnsi="Calibri" w:cs="Times New Roman"/>
          <w:szCs w:val="24"/>
        </w:rPr>
        <w:tab/>
        <w:t>«LMS-Moodle». [En línea]. Disponible en: http://ares.cnice.mec.es/informes/16/contenido/47.htm.</w:t>
      </w:r>
    </w:p>
    <w:p w14:paraId="5121BC3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[4]</w:t>
      </w:r>
      <w:r w:rsidRPr="00161B4F">
        <w:rPr>
          <w:rFonts w:ascii="Calibri" w:hAnsi="Calibri" w:cs="Times New Roman"/>
          <w:szCs w:val="24"/>
        </w:rPr>
        <w:tab/>
        <w:t xml:space="preserve">«Moodle», </w:t>
      </w:r>
      <w:r w:rsidRPr="00161B4F">
        <w:rPr>
          <w:rFonts w:ascii="Calibri" w:hAnsi="Calibri" w:cs="Times New Roman"/>
          <w:i/>
          <w:iCs/>
          <w:szCs w:val="24"/>
        </w:rPr>
        <w:t>Wikipedia, la enciclopedia libre</w:t>
      </w:r>
      <w:r w:rsidRPr="00161B4F">
        <w:rPr>
          <w:rFonts w:ascii="Calibri" w:hAnsi="Calibri" w:cs="Times New Roman"/>
          <w:szCs w:val="24"/>
        </w:rPr>
        <w:t>. 04-dic-2015.</w:t>
      </w:r>
    </w:p>
    <w:p w14:paraId="163DCB9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[5]</w:t>
      </w:r>
      <w:r w:rsidRPr="00161B4F">
        <w:rPr>
          <w:rFonts w:ascii="Calibri" w:hAnsi="Calibri" w:cs="Times New Roman"/>
          <w:szCs w:val="24"/>
        </w:rPr>
        <w:tab/>
        <w:t xml:space="preserve">S. com-agosto 11th, 2014 at 17:02 Sin duda hay una diferencia gigante entre Asegurar la Calidad de un producto,  y C. T. vendría a ser la parte reactiva del proceso, y  y Q. la parte proactiva G. artículo! Saludos!, «Quality Assurance no es sólo Testing», </w:t>
      </w:r>
      <w:r w:rsidRPr="00161B4F">
        <w:rPr>
          <w:rFonts w:ascii="Calibri" w:hAnsi="Calibri" w:cs="Times New Roman"/>
          <w:i/>
          <w:iCs/>
          <w:szCs w:val="24"/>
        </w:rPr>
        <w:t>Softqanetwork.com</w:t>
      </w:r>
      <w:r w:rsidRPr="00161B4F">
        <w:rPr>
          <w:rFonts w:ascii="Calibri" w:hAnsi="Calibri" w:cs="Times New Roman"/>
          <w:szCs w:val="24"/>
        </w:rPr>
        <w:t>, 18-abr-2007. [En línea]. Disponible en: http://www.softqanetwork.com/quality-assurance-no-es-solo-testing. [Accedido: 19-ene-2016].</w:t>
      </w:r>
    </w:p>
    <w:p w14:paraId="5BB747C0"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[6]</w:t>
      </w:r>
      <w:r w:rsidRPr="00161B4F">
        <w:rPr>
          <w:rFonts w:ascii="Calibri" w:hAnsi="Calibri" w:cs="Times New Roman"/>
          <w:szCs w:val="24"/>
        </w:rPr>
        <w:tab/>
        <w:t>«Quality Assurance». [En línea]. Disponible en: http://www.4rsoluciones.com/que-es-un-plan-de-qa/.</w:t>
      </w:r>
    </w:p>
    <w:p w14:paraId="214874EE"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[7]</w:t>
      </w:r>
      <w:r w:rsidRPr="00161B4F">
        <w:rPr>
          <w:rFonts w:ascii="Calibri" w:hAnsi="Calibri" w:cs="Times New Roman"/>
          <w:szCs w:val="24"/>
        </w:rPr>
        <w:tab/>
        <w:t xml:space="preserve">«Modelo Vista Controlador», </w:t>
      </w:r>
      <w:r w:rsidRPr="00161B4F">
        <w:rPr>
          <w:rFonts w:ascii="Calibri" w:hAnsi="Calibri" w:cs="Times New Roman"/>
          <w:i/>
          <w:iCs/>
          <w:szCs w:val="24"/>
        </w:rPr>
        <w:t>CookBook</w:t>
      </w:r>
      <w:r w:rsidRPr="00161B4F">
        <w:rPr>
          <w:rFonts w:ascii="Calibri" w:hAnsi="Calibri" w:cs="Times New Roman"/>
          <w:szCs w:val="24"/>
        </w:rPr>
        <w:t>. [En línea]. Disponible en: http://book.cakephp.org/2.0/es/cakephp-overview/understanding-model-view-controller.html.</w:t>
      </w:r>
    </w:p>
    <w:p w14:paraId="73BAA2AD"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[8]</w:t>
      </w:r>
      <w:r w:rsidRPr="00161B4F">
        <w:rPr>
          <w:rFonts w:ascii="Calibri" w:hAnsi="Calibri" w:cs="Times New Roman"/>
          <w:szCs w:val="24"/>
        </w:rPr>
        <w:tab/>
        <w:t xml:space="preserve">«Desarrollo ágil de software», </w:t>
      </w:r>
      <w:r w:rsidRPr="00161B4F">
        <w:rPr>
          <w:rFonts w:ascii="Calibri" w:hAnsi="Calibri" w:cs="Times New Roman"/>
          <w:i/>
          <w:iCs/>
          <w:szCs w:val="24"/>
        </w:rPr>
        <w:t>Wikipedia, la enciclopedia libre</w:t>
      </w:r>
      <w:r w:rsidRPr="00161B4F">
        <w:rPr>
          <w:rFonts w:ascii="Calibri" w:hAnsi="Calibri" w:cs="Times New Roman"/>
          <w:szCs w:val="24"/>
        </w:rPr>
        <w:t>. 10-dic-2015.</w:t>
      </w:r>
    </w:p>
    <w:p w14:paraId="59FFCD58"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[9]</w:t>
      </w:r>
      <w:r w:rsidRPr="00161B4F">
        <w:rPr>
          <w:rFonts w:ascii="Calibri" w:hAnsi="Calibri" w:cs="Times New Roman"/>
          <w:szCs w:val="24"/>
        </w:rPr>
        <w:tab/>
        <w:t xml:space="preserve">R. Dario, «Mantenimiento de computadores: Metodologías de Desarrollo Ágiles Vs. Metodologías Tradicionales», </w:t>
      </w:r>
      <w:r w:rsidRPr="00161B4F">
        <w:rPr>
          <w:rFonts w:ascii="Calibri" w:hAnsi="Calibri" w:cs="Times New Roman"/>
          <w:i/>
          <w:iCs/>
          <w:szCs w:val="24"/>
        </w:rPr>
        <w:t>Mantenimiento de computadores</w:t>
      </w:r>
      <w:r w:rsidRPr="00161B4F">
        <w:rPr>
          <w:rFonts w:ascii="Calibri" w:hAnsi="Calibri" w:cs="Times New Roman"/>
          <w:szCs w:val="24"/>
        </w:rPr>
        <w:t>, 20-mar-2014. .</w:t>
      </w:r>
    </w:p>
    <w:p w14:paraId="4575849B"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[10]</w:t>
      </w:r>
      <w:r w:rsidRPr="00161B4F">
        <w:rPr>
          <w:rFonts w:ascii="Calibri" w:hAnsi="Calibri" w:cs="Times New Roman"/>
          <w:szCs w:val="24"/>
        </w:rPr>
        <w:tab/>
        <w:t xml:space="preserve">«Qué es SCRUM», </w:t>
      </w:r>
      <w:r w:rsidRPr="00161B4F">
        <w:rPr>
          <w:rFonts w:ascii="Calibri" w:hAnsi="Calibri" w:cs="Times New Roman"/>
          <w:i/>
          <w:iCs/>
          <w:szCs w:val="24"/>
        </w:rPr>
        <w:t>Proyectos Ágiles</w:t>
      </w:r>
      <w:r w:rsidRPr="00161B4F">
        <w:rPr>
          <w:rFonts w:ascii="Calibri" w:hAnsi="Calibri" w:cs="Times New Roman"/>
          <w:szCs w:val="24"/>
        </w:rPr>
        <w:t>. .</w:t>
      </w:r>
    </w:p>
    <w:p w14:paraId="486D0DC4"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[11]</w:t>
      </w:r>
      <w:r w:rsidRPr="00161B4F">
        <w:rPr>
          <w:rFonts w:ascii="Calibri" w:hAnsi="Calibri" w:cs="Times New Roman"/>
          <w:szCs w:val="24"/>
        </w:rPr>
        <w:tab/>
        <w:t>«Proceso y Roles de Scrum». [En línea]. Disponible en: https://www.softeng.es/es-es/empresa/metodologias-de-trabajo/metodologia-scrum/proceso-roles-de-scrum.html. [Accedido: 18-dic-2015].</w:t>
      </w:r>
    </w:p>
    <w:p w14:paraId="1AB601C8"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[12]</w:t>
      </w:r>
      <w:r w:rsidRPr="00161B4F">
        <w:rPr>
          <w:rFonts w:ascii="Calibri" w:hAnsi="Calibri" w:cs="Times New Roman"/>
          <w:szCs w:val="24"/>
        </w:rPr>
        <w:tab/>
        <w:t xml:space="preserve">«Definición de html — Definicion.de», </w:t>
      </w:r>
      <w:r w:rsidRPr="00161B4F">
        <w:rPr>
          <w:rFonts w:ascii="Calibri" w:hAnsi="Calibri" w:cs="Times New Roman"/>
          <w:i/>
          <w:iCs/>
          <w:szCs w:val="24"/>
        </w:rPr>
        <w:t>Definición.de</w:t>
      </w:r>
      <w:r w:rsidRPr="00161B4F">
        <w:rPr>
          <w:rFonts w:ascii="Calibri" w:hAnsi="Calibri" w:cs="Times New Roman"/>
          <w:szCs w:val="24"/>
        </w:rPr>
        <w:t>. [En línea]. Disponible en: http://definicion.de/html/. [Accedido: 12-dic-2015].</w:t>
      </w:r>
    </w:p>
    <w:p w14:paraId="536F0682"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lastRenderedPageBreak/>
        <w:t>[13]</w:t>
      </w:r>
      <w:r w:rsidRPr="00161B4F">
        <w:rPr>
          <w:rFonts w:ascii="Calibri" w:hAnsi="Calibri" w:cs="Times New Roman"/>
          <w:szCs w:val="24"/>
        </w:rPr>
        <w:tab/>
        <w:t xml:space="preserve">«HTML5», </w:t>
      </w:r>
      <w:r w:rsidRPr="00161B4F">
        <w:rPr>
          <w:rFonts w:ascii="Calibri" w:hAnsi="Calibri" w:cs="Times New Roman"/>
          <w:i/>
          <w:iCs/>
          <w:szCs w:val="24"/>
        </w:rPr>
        <w:t>Mozilla Developer Network</w:t>
      </w:r>
      <w:r w:rsidRPr="00161B4F">
        <w:rPr>
          <w:rFonts w:ascii="Calibri" w:hAnsi="Calibri" w:cs="Times New Roman"/>
          <w:szCs w:val="24"/>
        </w:rPr>
        <w:t>. [En línea]. Disponible en: https://developer.mozilla.org/es/docs/HTML/HTML5. [Accedido: 12-dic-2015].</w:t>
      </w:r>
    </w:p>
    <w:p w14:paraId="6559938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[14]</w:t>
      </w:r>
      <w:r w:rsidRPr="00161B4F">
        <w:rPr>
          <w:rFonts w:ascii="Calibri" w:hAnsi="Calibri" w:cs="Times New Roman"/>
          <w:szCs w:val="24"/>
        </w:rPr>
        <w:tab/>
        <w:t xml:space="preserve">«PHP», </w:t>
      </w:r>
      <w:r w:rsidRPr="00161B4F">
        <w:rPr>
          <w:rFonts w:ascii="Calibri" w:hAnsi="Calibri" w:cs="Times New Roman"/>
          <w:i/>
          <w:iCs/>
          <w:szCs w:val="24"/>
        </w:rPr>
        <w:t>Wikipedia, la enciclopedia libre</w:t>
      </w:r>
      <w:r w:rsidRPr="00161B4F">
        <w:rPr>
          <w:rFonts w:ascii="Calibri" w:hAnsi="Calibri" w:cs="Times New Roman"/>
          <w:szCs w:val="24"/>
        </w:rPr>
        <w:t>. 07-dic-2015.</w:t>
      </w:r>
    </w:p>
    <w:p w14:paraId="387E5866"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[15]</w:t>
      </w:r>
      <w:r w:rsidRPr="00161B4F">
        <w:rPr>
          <w:rFonts w:ascii="Calibri" w:hAnsi="Calibri" w:cs="Times New Roman"/>
          <w:szCs w:val="24"/>
        </w:rPr>
        <w:tab/>
        <w:t xml:space="preserve">«JavaScript», </w:t>
      </w:r>
      <w:r w:rsidRPr="00161B4F">
        <w:rPr>
          <w:rFonts w:ascii="Calibri" w:hAnsi="Calibri" w:cs="Times New Roman"/>
          <w:i/>
          <w:iCs/>
          <w:szCs w:val="24"/>
        </w:rPr>
        <w:t>Wikipedia, la enciclopedia libre</w:t>
      </w:r>
      <w:r w:rsidRPr="00161B4F">
        <w:rPr>
          <w:rFonts w:ascii="Calibri" w:hAnsi="Calibri" w:cs="Times New Roman"/>
          <w:szCs w:val="24"/>
        </w:rPr>
        <w:t>. 09-ene-2016.</w:t>
      </w:r>
    </w:p>
    <w:p w14:paraId="621202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[16]</w:t>
      </w:r>
      <w:r w:rsidRPr="00161B4F">
        <w:rPr>
          <w:rFonts w:ascii="Calibri" w:hAnsi="Calibri" w:cs="Times New Roman"/>
          <w:szCs w:val="24"/>
        </w:rPr>
        <w:tab/>
        <w:t xml:space="preserve">«AJAX», </w:t>
      </w:r>
      <w:r w:rsidRPr="00161B4F">
        <w:rPr>
          <w:rFonts w:ascii="Calibri" w:hAnsi="Calibri" w:cs="Times New Roman"/>
          <w:i/>
          <w:iCs/>
          <w:szCs w:val="24"/>
        </w:rPr>
        <w:t>Wikipedia, la enciclopedia libre</w:t>
      </w:r>
      <w:r w:rsidRPr="00161B4F">
        <w:rPr>
          <w:rFonts w:ascii="Calibri" w:hAnsi="Calibri" w:cs="Times New Roman"/>
          <w:szCs w:val="24"/>
        </w:rPr>
        <w:t>. 02-dic-2015.</w:t>
      </w:r>
    </w:p>
    <w:p w14:paraId="67E9FF8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[17]</w:t>
      </w:r>
      <w:r w:rsidRPr="00161B4F">
        <w:rPr>
          <w:rFonts w:ascii="Calibri" w:hAnsi="Calibri" w:cs="Times New Roman"/>
          <w:szCs w:val="24"/>
        </w:rPr>
        <w:tab/>
        <w:t>«Capítulo 1. Introducción a AJAX (Introducción a AJAX)». [En línea]. Disponible en: http://librosweb.es/libro/ajax/capitulo_1.html. [Accedido: 13-ene-2016].</w:t>
      </w:r>
    </w:p>
    <w:p w14:paraId="16FD3BC2"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[18]</w:t>
      </w:r>
      <w:r w:rsidRPr="00161B4F">
        <w:rPr>
          <w:rFonts w:ascii="Calibri" w:hAnsi="Calibri" w:cs="Times New Roman"/>
          <w:szCs w:val="24"/>
        </w:rPr>
        <w:tab/>
        <w:t xml:space="preserve">«jQuery», </w:t>
      </w:r>
      <w:r w:rsidRPr="00161B4F">
        <w:rPr>
          <w:rFonts w:ascii="Calibri" w:hAnsi="Calibri" w:cs="Times New Roman"/>
          <w:i/>
          <w:iCs/>
          <w:szCs w:val="24"/>
        </w:rPr>
        <w:t>Wikipedia, la enciclopedia libre</w:t>
      </w:r>
      <w:r w:rsidRPr="00161B4F">
        <w:rPr>
          <w:rFonts w:ascii="Calibri" w:hAnsi="Calibri" w:cs="Times New Roman"/>
          <w:szCs w:val="24"/>
        </w:rPr>
        <w:t>. 21-dic-2015.</w:t>
      </w:r>
    </w:p>
    <w:p w14:paraId="0BEA47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[19]</w:t>
      </w:r>
      <w:r w:rsidRPr="00161B4F">
        <w:rPr>
          <w:rFonts w:ascii="Calibri" w:hAnsi="Calibri" w:cs="Times New Roman"/>
          <w:szCs w:val="24"/>
        </w:rPr>
        <w:tab/>
        <w:t xml:space="preserve">«JSON I - ¿Qué es y para qué sirve JSON?», </w:t>
      </w:r>
      <w:r w:rsidRPr="00161B4F">
        <w:rPr>
          <w:rFonts w:ascii="Calibri" w:hAnsi="Calibri" w:cs="Times New Roman"/>
          <w:i/>
          <w:iCs/>
          <w:szCs w:val="24"/>
        </w:rPr>
        <w:t>Geeky Theory</w:t>
      </w:r>
      <w:r w:rsidRPr="00161B4F">
        <w:rPr>
          <w:rFonts w:ascii="Calibri" w:hAnsi="Calibri" w:cs="Times New Roman"/>
          <w:szCs w:val="24"/>
        </w:rPr>
        <w:t>. [En línea]. Disponible en: https://geekytheory.com/json-i-que-es-y-para-que-sirve-json/. [Accedido: 13-ene-2016].</w:t>
      </w:r>
    </w:p>
    <w:p w14:paraId="35B8C6E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[20]</w:t>
      </w:r>
      <w:r w:rsidRPr="00161B4F">
        <w:rPr>
          <w:rFonts w:ascii="Calibri" w:hAnsi="Calibri" w:cs="Times New Roman"/>
          <w:szCs w:val="24"/>
        </w:rPr>
        <w:tab/>
        <w:t xml:space="preserve">«¿Qué es Bootstrap y cómo funciona en el diseño web?», </w:t>
      </w:r>
      <w:r w:rsidRPr="00161B4F">
        <w:rPr>
          <w:rFonts w:ascii="Calibri" w:hAnsi="Calibri" w:cs="Times New Roman"/>
          <w:i/>
          <w:iCs/>
          <w:szCs w:val="24"/>
        </w:rPr>
        <w:t>Chucherías</w:t>
      </w:r>
      <w:r w:rsidRPr="00161B4F">
        <w:rPr>
          <w:rFonts w:ascii="Calibri" w:hAnsi="Calibri" w:cs="Times New Roman"/>
          <w:szCs w:val="24"/>
        </w:rPr>
        <w:t>. .</w:t>
      </w:r>
    </w:p>
    <w:p w14:paraId="0CB2C7E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[21]</w:t>
      </w:r>
      <w:r w:rsidRPr="00161B4F">
        <w:rPr>
          <w:rFonts w:ascii="Calibri" w:hAnsi="Calibri" w:cs="Times New Roman"/>
          <w:szCs w:val="24"/>
        </w:rPr>
        <w:tab/>
        <w:t xml:space="preserve">«Definición de XML — Definicion.de», </w:t>
      </w:r>
      <w:r w:rsidRPr="00161B4F">
        <w:rPr>
          <w:rFonts w:ascii="Calibri" w:hAnsi="Calibri" w:cs="Times New Roman"/>
          <w:i/>
          <w:iCs/>
          <w:szCs w:val="24"/>
        </w:rPr>
        <w:t>Definición.de</w:t>
      </w:r>
      <w:r w:rsidRPr="00161B4F">
        <w:rPr>
          <w:rFonts w:ascii="Calibri" w:hAnsi="Calibri" w:cs="Times New Roman"/>
          <w:szCs w:val="24"/>
        </w:rPr>
        <w:t>. [En línea]. Disponible en: http://definicion.de/xml/. [Accedido: 15-dic-2015].</w:t>
      </w:r>
    </w:p>
    <w:p w14:paraId="41AB05A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[22]</w:t>
      </w:r>
      <w:r w:rsidRPr="00161B4F">
        <w:rPr>
          <w:rFonts w:ascii="Calibri" w:hAnsi="Calibri" w:cs="Times New Roman"/>
          <w:szCs w:val="24"/>
        </w:rPr>
        <w:tab/>
        <w:t xml:space="preserve">«GitHub», </w:t>
      </w:r>
      <w:r w:rsidRPr="00161B4F">
        <w:rPr>
          <w:rFonts w:ascii="Calibri" w:hAnsi="Calibri" w:cs="Times New Roman"/>
          <w:i/>
          <w:iCs/>
          <w:szCs w:val="24"/>
        </w:rPr>
        <w:t>Wikipedia, la enciclopedia libre</w:t>
      </w:r>
      <w:r w:rsidRPr="00161B4F">
        <w:rPr>
          <w:rFonts w:ascii="Calibri" w:hAnsi="Calibri" w:cs="Times New Roman"/>
          <w:szCs w:val="24"/>
        </w:rPr>
        <w:t>. 15-nov-2015.</w:t>
      </w:r>
    </w:p>
    <w:p w14:paraId="5904249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[23]</w:t>
      </w:r>
      <w:r w:rsidRPr="00161B4F">
        <w:rPr>
          <w:rFonts w:ascii="Calibri" w:hAnsi="Calibri" w:cs="Times New Roman"/>
          <w:szCs w:val="24"/>
        </w:rPr>
        <w:tab/>
        <w:t>«PHP: WampServer Definicion, Instalación y configuración». .</w:t>
      </w:r>
    </w:p>
    <w:p w14:paraId="0EFBAD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[24]</w:t>
      </w:r>
      <w:r w:rsidRPr="00161B4F">
        <w:rPr>
          <w:rFonts w:ascii="Calibri" w:hAnsi="Calibri" w:cs="Times New Roman"/>
          <w:szCs w:val="24"/>
        </w:rPr>
        <w:tab/>
        <w:t xml:space="preserve">«MySQL», </w:t>
      </w:r>
      <w:r w:rsidRPr="00161B4F">
        <w:rPr>
          <w:rFonts w:ascii="Calibri" w:hAnsi="Calibri" w:cs="Times New Roman"/>
          <w:i/>
          <w:iCs/>
          <w:szCs w:val="24"/>
        </w:rPr>
        <w:t>Wikipedia, la enciclopedia libre</w:t>
      </w:r>
      <w:r w:rsidRPr="00161B4F">
        <w:rPr>
          <w:rFonts w:ascii="Calibri" w:hAnsi="Calibri" w:cs="Times New Roman"/>
          <w:szCs w:val="24"/>
        </w:rPr>
        <w:t>. 26-nov-2015.</w:t>
      </w:r>
    </w:p>
    <w:p w14:paraId="682ED99B"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[25]</w:t>
      </w:r>
      <w:r w:rsidRPr="00161B4F">
        <w:rPr>
          <w:rFonts w:ascii="Calibri" w:hAnsi="Calibri" w:cs="Times New Roman"/>
          <w:szCs w:val="24"/>
        </w:rPr>
        <w:tab/>
        <w:t>«HeidiSQL, la gestión de tus bases de datos a golpe de clic». [En línea]. Disponible en: http://empresayeconomia.republica.com/aplicaciones-para-empresas/heidisql-la-gestion-de-tus-bases-de-datos-a-golpe-de-clic.html. [Accedido: 17-dic-2015].</w:t>
      </w:r>
    </w:p>
    <w:p w14:paraId="685EF5B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[26]</w:t>
      </w:r>
      <w:r w:rsidRPr="00161B4F">
        <w:rPr>
          <w:rFonts w:ascii="Calibri" w:hAnsi="Calibri" w:cs="Times New Roman"/>
          <w:szCs w:val="24"/>
        </w:rPr>
        <w:tab/>
        <w:t xml:space="preserve">«Astah*», </w:t>
      </w:r>
      <w:r w:rsidRPr="00161B4F">
        <w:rPr>
          <w:rFonts w:ascii="Calibri" w:hAnsi="Calibri" w:cs="Times New Roman"/>
          <w:i/>
          <w:iCs/>
          <w:szCs w:val="24"/>
        </w:rPr>
        <w:t>Wikipedia, the free encyclopedia</w:t>
      </w:r>
      <w:r w:rsidRPr="00161B4F">
        <w:rPr>
          <w:rFonts w:ascii="Calibri" w:hAnsi="Calibri" w:cs="Times New Roman"/>
          <w:szCs w:val="24"/>
        </w:rPr>
        <w:t>. 02-sep-2015.</w:t>
      </w:r>
    </w:p>
    <w:p w14:paraId="1E0612C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[27]</w:t>
      </w:r>
      <w:r w:rsidRPr="00161B4F">
        <w:rPr>
          <w:rFonts w:ascii="Calibri" w:hAnsi="Calibri" w:cs="Times New Roman"/>
          <w:szCs w:val="24"/>
        </w:rPr>
        <w:tab/>
        <w:t xml:space="preserve">P. Santamaría, «PoEdit, edición de archivos .po y .mo desde OS X», </w:t>
      </w:r>
      <w:r w:rsidRPr="00161B4F">
        <w:rPr>
          <w:rFonts w:ascii="Calibri" w:hAnsi="Calibri" w:cs="Times New Roman"/>
          <w:i/>
          <w:iCs/>
          <w:szCs w:val="24"/>
        </w:rPr>
        <w:t>Applesfera</w:t>
      </w:r>
      <w:r w:rsidRPr="00161B4F">
        <w:rPr>
          <w:rFonts w:ascii="Calibri" w:hAnsi="Calibri" w:cs="Times New Roman"/>
          <w:szCs w:val="24"/>
        </w:rPr>
        <w:t>, 26-nov-2012. [En línea]. Disponible en: http://www.applesfera.com/aplicaciones-os-x-1/poedit-edicion-de-archivos-po-y-mo-desde-os-x. [Accedido: 22-ene-2016].</w:t>
      </w:r>
    </w:p>
    <w:p w14:paraId="6A0A2757"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[28]</w:t>
      </w:r>
      <w:r w:rsidRPr="00161B4F">
        <w:rPr>
          <w:rFonts w:ascii="Calibri" w:hAnsi="Calibri" w:cs="Times New Roman"/>
          <w:szCs w:val="24"/>
        </w:rPr>
        <w:tab/>
        <w:t xml:space="preserve">«PHPUnit», </w:t>
      </w:r>
      <w:r w:rsidRPr="00161B4F">
        <w:rPr>
          <w:rFonts w:ascii="Calibri" w:hAnsi="Calibri" w:cs="Times New Roman"/>
          <w:i/>
          <w:iCs/>
          <w:szCs w:val="24"/>
        </w:rPr>
        <w:t>Wikipedia, la enciclopedia libre</w:t>
      </w:r>
      <w:r w:rsidRPr="00161B4F">
        <w:rPr>
          <w:rFonts w:ascii="Calibri" w:hAnsi="Calibri" w:cs="Times New Roman"/>
          <w:szCs w:val="24"/>
        </w:rPr>
        <w:t>. 08-dic-2015.</w:t>
      </w:r>
    </w:p>
    <w:p w14:paraId="42939893" w14:textId="77777777" w:rsidR="00BB3C3C" w:rsidRDefault="004A0C9F" w:rsidP="00CE3229">
      <w:pPr>
        <w:pStyle w:val="Bibliografa"/>
        <w:sectPr w:rsidR="00BB3C3C" w:rsidSect="00A300DD">
          <w:headerReference w:type="even" r:id="rId47"/>
          <w:headerReference w:type="default" r:id="rId48"/>
          <w:footerReference w:type="even" r:id="rId49"/>
          <w:footerReference w:type="default" r:id="rId50"/>
          <w:headerReference w:type="first" r:id="rId51"/>
          <w:pgSz w:w="8419" w:h="11906" w:orient="landscape" w:code="9"/>
          <w:pgMar w:top="851" w:right="851" w:bottom="851" w:left="851" w:header="567" w:footer="567" w:gutter="397"/>
          <w:pgNumType w:start="1"/>
          <w:cols w:space="708"/>
          <w:docGrid w:linePitch="360"/>
        </w:sectPr>
      </w:pPr>
      <w:r>
        <w:fldChar w:fldCharType="end"/>
      </w:r>
    </w:p>
    <w:p w14:paraId="3D53BE72" w14:textId="693D2ACC" w:rsidR="004A0C9F" w:rsidRDefault="00EE6884" w:rsidP="00CE3229">
      <w:pPr>
        <w:pStyle w:val="Bibliografa"/>
      </w:pPr>
      <w:r>
        <w:rPr>
          <w:noProof/>
          <w:lang w:eastAsia="es-ES"/>
        </w:rPr>
        <w:lastRenderedPageBreak/>
        <w:drawing>
          <wp:anchor distT="0" distB="0" distL="114300" distR="114300" simplePos="0" relativeHeight="251661312" behindDoc="0" locked="0" layoutInCell="1" allowOverlap="1" wp14:anchorId="7169D4CF" wp14:editId="0C252F9E">
            <wp:simplePos x="0" y="0"/>
            <wp:positionH relativeFrom="column">
              <wp:posOffset>219471</wp:posOffset>
            </wp:positionH>
            <wp:positionV relativeFrom="paragraph">
              <wp:posOffset>1073859</wp:posOffset>
            </wp:positionV>
            <wp:extent cx="3725545" cy="3824605"/>
            <wp:effectExtent l="0" t="0" r="8255" b="4445"/>
            <wp:wrapThrough wrapText="bothSides">
              <wp:wrapPolygon edited="0">
                <wp:start x="0" y="0"/>
                <wp:lineTo x="0" y="21518"/>
                <wp:lineTo x="21537" y="21518"/>
                <wp:lineTo x="2153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4A0C9F" w:rsidSect="00A300DD">
      <w:headerReference w:type="default" r:id="rId53"/>
      <w:footerReference w:type="default" r:id="rId54"/>
      <w:pgSz w:w="8419" w:h="11906" w:orient="landscape" w:code="9"/>
      <w:pgMar w:top="851" w:right="851" w:bottom="851" w:left="851" w:header="567" w:footer="567" w:gutter="397"/>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uno Baruque" w:date="2016-01-30T21:10:00Z" w:initials="BB">
    <w:p w14:paraId="70996C08" w14:textId="502504A2" w:rsidR="0042650A" w:rsidRDefault="0042650A">
      <w:pPr>
        <w:pStyle w:val="Textocomentario"/>
      </w:pPr>
      <w:r>
        <w:t>El titulo queda un poco raro. Cambiarlo a “</w:t>
      </w:r>
      <w:r>
        <w:rPr>
          <w:rStyle w:val="Refdecomentario"/>
        </w:rPr>
        <w:annotationRef/>
      </w:r>
      <w:r>
        <w:t>Plataforma web para el análisis automático de prácticas en Java” o algo así??</w:t>
      </w:r>
    </w:p>
  </w:comment>
  <w:comment w:id="1" w:author="Bruno Baruque" w:date="2016-01-30T21:14:00Z" w:initials="BB">
    <w:p w14:paraId="372F8C26" w14:textId="4F069FE4" w:rsidR="0042650A" w:rsidRDefault="0042650A">
      <w:pPr>
        <w:pStyle w:val="Textocomentario"/>
      </w:pPr>
      <w:r>
        <w:t xml:space="preserve">Yo </w:t>
      </w:r>
      <w:proofErr w:type="spellStart"/>
      <w:r>
        <w:t>lopondría</w:t>
      </w:r>
      <w:proofErr w:type="spellEnd"/>
      <w:r>
        <w:t xml:space="preserve"> AL REVÉS…</w:t>
      </w:r>
      <w:r>
        <w:rPr>
          <w:rStyle w:val="Refdecomentario"/>
        </w:rPr>
        <w:annotationRef/>
      </w:r>
      <w:r>
        <w:t xml:space="preserve"> “Nuevas herramientas tecnológicas están adquiriendo mayor importancia en el proceso de enseñanza-aprendizaje”</w:t>
      </w:r>
    </w:p>
  </w:comment>
  <w:comment w:id="2" w:author="Bruno Baruque" w:date="2016-01-30T21:16:00Z" w:initials="BB">
    <w:p w14:paraId="4C30C006" w14:textId="2CDC1344" w:rsidR="0042650A" w:rsidRDefault="0042650A">
      <w:pPr>
        <w:pStyle w:val="Textocomentario"/>
      </w:pPr>
      <w:r>
        <w:rPr>
          <w:rStyle w:val="Refdecomentario"/>
        </w:rPr>
        <w:annotationRef/>
      </w:r>
      <w:r>
        <w:rPr>
          <w:rStyle w:val="Refdecomentario"/>
        </w:rPr>
        <w:t>“s</w:t>
      </w:r>
      <w:r>
        <w:t>in necesidad de esperar a una re-alimentación por parte del profesor”.</w:t>
      </w:r>
    </w:p>
  </w:comment>
  <w:comment w:id="7" w:author="Bruno Baruque" w:date="2016-01-30T21:18:00Z" w:initials="BB">
    <w:p w14:paraId="2110FB26" w14:textId="6EAB7D18" w:rsidR="0042650A" w:rsidRDefault="0042650A">
      <w:pPr>
        <w:pStyle w:val="Textocomentario"/>
      </w:pPr>
      <w:r>
        <w:rPr>
          <w:rStyle w:val="Refdecomentario"/>
        </w:rPr>
        <w:annotationRef/>
      </w:r>
      <w:r>
        <w:t>Añadiría aquí antes una referencia al uso de LTI, que permite incorporarla a una gran cantidad de LMS presentes y futuros. Es una característica muy destacada.</w:t>
      </w:r>
    </w:p>
  </w:comment>
  <w:comment w:id="9" w:author="Bruno Baruque" w:date="2016-01-30T21:20:00Z" w:initials="BB">
    <w:p w14:paraId="43EAFB54" w14:textId="4CA6C4AA" w:rsidR="0042650A" w:rsidRDefault="0042650A">
      <w:pPr>
        <w:pStyle w:val="Textocomentario"/>
      </w:pPr>
      <w:r>
        <w:rPr>
          <w:rStyle w:val="Refdecomentario"/>
        </w:rPr>
        <w:annotationRef/>
      </w:r>
      <w:r>
        <w:t>Recordar traducir cuando se haya cambiado arriba.</w:t>
      </w:r>
    </w:p>
  </w:comment>
  <w:comment w:id="62" w:author="Bruno Baruque" w:date="2016-01-31T19:07:00Z" w:initials="BB">
    <w:p w14:paraId="01D85EA4" w14:textId="38A30D82" w:rsidR="00654B60" w:rsidRDefault="00654B60">
      <w:pPr>
        <w:pStyle w:val="Textocomentario"/>
      </w:pPr>
      <w:r>
        <w:rPr>
          <w:rStyle w:val="Refdecomentario"/>
        </w:rPr>
        <w:annotationRef/>
      </w:r>
      <w:r>
        <w:t>Crear cursos lo permite Moodle, pero en principio esto no tiene relación con la funcionalidad de nuestra aplicación, ¿no? Solo tiene relación con las TAREAS</w:t>
      </w:r>
    </w:p>
  </w:comment>
  <w:comment w:id="69" w:author="Bruno Baruque" w:date="2016-01-31T19:20:00Z" w:initials="BB">
    <w:p w14:paraId="569666E3" w14:textId="5826BF37" w:rsidR="001126EF" w:rsidRDefault="001126EF">
      <w:pPr>
        <w:pStyle w:val="Textocomentario"/>
      </w:pPr>
      <w:r>
        <w:rPr>
          <w:rStyle w:val="Refdecomentario"/>
        </w:rPr>
        <w:annotationRef/>
      </w:r>
      <w:r>
        <w:t>Yo intentaría no abusar de incluir a Moodle en las explicaciones. En teoría debería funcionar con cualquier plataforma que respete LTI.</w:t>
      </w:r>
    </w:p>
  </w:comment>
  <w:comment w:id="79" w:author="Bruno Baruque" w:date="2016-01-31T19:34:00Z" w:initials="BB">
    <w:p w14:paraId="3517517B" w14:textId="764B09B4" w:rsidR="00D61FE6" w:rsidRDefault="00D61FE6">
      <w:pPr>
        <w:pStyle w:val="Textocomentario"/>
      </w:pPr>
      <w:r>
        <w:rPr>
          <w:rStyle w:val="Refdecomentario"/>
        </w:rPr>
        <w:annotationRef/>
      </w:r>
      <w:r>
        <w:t>Esta parte no la considero un objetivo, es más bien un medio o herramienta para conseguir el objetivo (que SÍ  es el resto del párrafo).</w:t>
      </w:r>
    </w:p>
  </w:comment>
  <w:comment w:id="80" w:author="Bruno Baruque" w:date="2016-01-31T19:34:00Z" w:initials="BB">
    <w:p w14:paraId="37C03587" w14:textId="596A5836" w:rsidR="00D61FE6" w:rsidRDefault="00D61FE6">
      <w:pPr>
        <w:pStyle w:val="Textocomentario"/>
      </w:pPr>
      <w:r>
        <w:rPr>
          <w:rStyle w:val="Refdecomentario"/>
        </w:rPr>
        <w:annotationRef/>
      </w:r>
      <w:r>
        <w:t>Si quieres puedes indicar que un objetivo puede ser desarrollar la plataforma empleando herramientas de tipo open-</w:t>
      </w:r>
      <w:proofErr w:type="spellStart"/>
      <w:r>
        <w:t>source</w:t>
      </w:r>
      <w:proofErr w:type="spellEnd"/>
      <w:r>
        <w:t xml:space="preserve"> (por ser una plataforma educativa) y a ser posible con PHP por ser más compatible con Moodle…</w:t>
      </w:r>
    </w:p>
  </w:comment>
  <w:comment w:id="86" w:author="Bruno Baruque" w:date="2016-01-31T19:48:00Z" w:initials="BB">
    <w:p w14:paraId="56B290CD" w14:textId="48F3560A" w:rsidR="001F6E54" w:rsidRDefault="001F6E54">
      <w:pPr>
        <w:pStyle w:val="Textocomentario"/>
      </w:pPr>
      <w:r>
        <w:rPr>
          <w:rStyle w:val="Refdecomentario"/>
        </w:rPr>
        <w:annotationRef/>
      </w:r>
      <w:r>
        <w:rPr>
          <w:rStyle w:val="Refdecomentario"/>
        </w:rPr>
        <w:t xml:space="preserve">No sé qué querías poner aquí, pero revísalo </w:t>
      </w:r>
      <w:r w:rsidRPr="001F6E54">
        <w:rPr>
          <w:rStyle w:val="Refdecomentario"/>
        </w:rPr>
        <w:sym w:font="Wingdings" w:char="F04A"/>
      </w:r>
    </w:p>
  </w:comment>
  <w:comment w:id="94" w:author="Bruno Baruque" w:date="2016-01-31T19:50:00Z" w:initials="BB">
    <w:p w14:paraId="58D3CB78" w14:textId="0F360B24" w:rsidR="001F6E54" w:rsidRDefault="001F6E54">
      <w:pPr>
        <w:pStyle w:val="Textocomentario"/>
      </w:pPr>
      <w:r>
        <w:rPr>
          <w:rStyle w:val="Refdecomentario"/>
        </w:rPr>
        <w:annotationRef/>
      </w:r>
      <w:r>
        <w:rPr>
          <w:rStyle w:val="Refdecomentario"/>
        </w:rPr>
        <w:t>Habría que a</w:t>
      </w:r>
      <w:r>
        <w:t>ñadir un párrafo que indique que en este proyecto se adoptan algunas de las técnicas empleadas en el mundo profesional pero muy simplificadas y adaptadas a la docencia en programación de ordenadores. Esto ayuda a los alumnos a empezar a relacionarse con el concepto y tareas de forma sencilla.</w:t>
      </w:r>
    </w:p>
    <w:p w14:paraId="7702B78F" w14:textId="27560BA4" w:rsidR="001F6E54" w:rsidRDefault="001F6E54">
      <w:pPr>
        <w:pStyle w:val="Textocomentario"/>
      </w:pPr>
      <w:r>
        <w:t>Si no explicamos eso, no se entiende bien por qué pones todo ese sub-apartado.</w:t>
      </w:r>
    </w:p>
  </w:comment>
  <w:comment w:id="98" w:author="Bruno Baruque" w:date="2016-01-31T19:53:00Z" w:initials="BB">
    <w:p w14:paraId="78E02587" w14:textId="77777777" w:rsidR="001F6E54" w:rsidRDefault="001F6E54">
      <w:pPr>
        <w:pStyle w:val="Textocomentario"/>
      </w:pPr>
      <w:r>
        <w:rPr>
          <w:rStyle w:val="Refdecomentario"/>
        </w:rPr>
        <w:annotationRef/>
      </w:r>
      <w:r>
        <w:t xml:space="preserve">Falta un párrafo explicando que lo que permite es interrelacionar aplicaciones diferentes, pudiendo transmitir información de una a otra, siempre que </w:t>
      </w:r>
      <w:r w:rsidR="008A12D0">
        <w:t>implementen el estándar.</w:t>
      </w:r>
    </w:p>
    <w:p w14:paraId="41CF2462" w14:textId="77777777" w:rsidR="008A12D0" w:rsidRDefault="008A12D0">
      <w:pPr>
        <w:pStyle w:val="Textocomentario"/>
      </w:pPr>
      <w:r>
        <w:t>Es una parte IMPORTANTE del proyecto y donde hay que explicar bien en que consiste es AQUÍ.</w:t>
      </w:r>
    </w:p>
    <w:p w14:paraId="2B0968D2" w14:textId="0EF56DCD" w:rsidR="00427121" w:rsidRDefault="00427121">
      <w:pPr>
        <w:pStyle w:val="Textocomentario"/>
      </w:pPr>
      <w:r>
        <w:t>Creo que es incluso más importante explicar esto que p.ej. MVC (que lo conocen bien en el tribunal).</w:t>
      </w:r>
    </w:p>
  </w:comment>
  <w:comment w:id="107" w:author="Bruno Baruque" w:date="2016-01-31T20:08:00Z" w:initials="BB">
    <w:p w14:paraId="043E3581" w14:textId="201E9993" w:rsidR="00427121" w:rsidRDefault="00427121">
      <w:pPr>
        <w:pStyle w:val="Textocomentario"/>
      </w:pPr>
      <w:r>
        <w:rPr>
          <w:rStyle w:val="Refdecomentario"/>
        </w:rPr>
        <w:annotationRef/>
      </w:r>
      <w:r>
        <w:t xml:space="preserve">Para darle contexto, en muchos casos se pone (en 1 o 2 frases máx.) para qué se usa cada herramienta/lenguaje en tu aplicación. </w:t>
      </w:r>
      <w:proofErr w:type="spellStart"/>
      <w:r>
        <w:t>Ej</w:t>
      </w:r>
      <w:proofErr w:type="spellEnd"/>
      <w:r>
        <w:t>: “PHP se emplea como lenguaje de trabajo principal en el servidor. Permite el acceso a la DB, el procesamiento y gestión de datos y la generación de las páginas HTML que se envían al cliente.”</w:t>
      </w:r>
    </w:p>
    <w:p w14:paraId="7881FD61" w14:textId="58D4ED34" w:rsidR="00427121" w:rsidRDefault="00427121">
      <w:pPr>
        <w:pStyle w:val="Textocomentario"/>
      </w:pPr>
      <w:r>
        <w:t>¿Algo parecido en cada una? Si en alguna no es muy obvio o es un detalle pequeño, se puede saltar.</w:t>
      </w:r>
    </w:p>
  </w:comment>
  <w:comment w:id="114" w:author="Bruno Baruque" w:date="2016-01-31T20:13:00Z" w:initials="BB">
    <w:p w14:paraId="1228D951" w14:textId="750A1F31" w:rsidR="00427121" w:rsidRDefault="00427121">
      <w:pPr>
        <w:pStyle w:val="Textocomentario"/>
      </w:pPr>
      <w:r>
        <w:rPr>
          <w:rStyle w:val="Refdecomentario"/>
        </w:rPr>
        <w:annotationRef/>
      </w:r>
      <w:r>
        <w:t>A esto me refiero en el comentario anterior ¡Perfecto!</w:t>
      </w:r>
    </w:p>
  </w:comment>
  <w:comment w:id="118" w:author="Bruno Baruque" w:date="2016-01-31T20:57:00Z" w:initials="BB">
    <w:p w14:paraId="084B7F41" w14:textId="4CDEE8B3" w:rsidR="00D354E5" w:rsidRDefault="00D354E5">
      <w:pPr>
        <w:pStyle w:val="Textocomentario"/>
      </w:pPr>
      <w:r>
        <w:rPr>
          <w:rStyle w:val="Refdecomentario"/>
        </w:rPr>
        <w:annotationRef/>
      </w:r>
      <w:r>
        <w:t>Faltan 2 a mi juicio MUY importantes:</w:t>
      </w:r>
    </w:p>
    <w:p w14:paraId="67BF5FE3" w14:textId="63F0D00B" w:rsidR="00D354E5" w:rsidRDefault="00D354E5" w:rsidP="00D354E5">
      <w:pPr>
        <w:pStyle w:val="Textocomentario"/>
        <w:numPr>
          <w:ilvl w:val="0"/>
          <w:numId w:val="33"/>
        </w:numPr>
      </w:pPr>
      <w:r>
        <w:t>MAVEN (esta es básica para que funcione toda la aplicación)</w:t>
      </w:r>
    </w:p>
    <w:p w14:paraId="47F2E8EF" w14:textId="002E777B" w:rsidR="00D354E5" w:rsidRDefault="00D354E5" w:rsidP="00D354E5">
      <w:pPr>
        <w:pStyle w:val="Textocomentario"/>
        <w:numPr>
          <w:ilvl w:val="0"/>
          <w:numId w:val="33"/>
        </w:numPr>
      </w:pPr>
      <w:proofErr w:type="spellStart"/>
      <w:r>
        <w:t>CakePHP</w:t>
      </w:r>
      <w:proofErr w:type="spellEnd"/>
      <w:r>
        <w:t xml:space="preserve"> (a la hora de explicar el diseño, éste viene determinado por haber usado esta)</w:t>
      </w:r>
    </w:p>
  </w:comment>
  <w:comment w:id="132" w:author="Bruno Baruque" w:date="2016-01-31T20:57:00Z" w:initials="BB">
    <w:p w14:paraId="2CAE0F37" w14:textId="10BEF1B6" w:rsidR="00D354E5" w:rsidRDefault="00D354E5">
      <w:pPr>
        <w:pStyle w:val="Textocomentario"/>
      </w:pPr>
      <w:r>
        <w:rPr>
          <w:rStyle w:val="Refdecomentario"/>
        </w:rPr>
        <w:annotationRef/>
      </w:r>
      <w:r>
        <w:t xml:space="preserve">Esto puede ser una sub-sección dentro de </w:t>
      </w:r>
      <w:proofErr w:type="spellStart"/>
      <w:r>
        <w:t>MySQL</w:t>
      </w:r>
      <w:proofErr w:type="spellEnd"/>
    </w:p>
  </w:comment>
  <w:comment w:id="138" w:author="Bruno Baruque" w:date="2016-01-31T20:17:00Z" w:initials="BB">
    <w:p w14:paraId="4FE1E8D7" w14:textId="77777777" w:rsidR="004749F4" w:rsidRDefault="004749F4">
      <w:pPr>
        <w:pStyle w:val="Textocomentario"/>
      </w:pPr>
      <w:r>
        <w:rPr>
          <w:rStyle w:val="Refdecomentario"/>
        </w:rPr>
        <w:annotationRef/>
      </w:r>
      <w:r>
        <w:t xml:space="preserve">No hay apartado de </w:t>
      </w:r>
      <w:proofErr w:type="spellStart"/>
      <w:r>
        <w:t>CackePHP</w:t>
      </w:r>
      <w:proofErr w:type="spellEnd"/>
      <w:r>
        <w:t xml:space="preserve"> ¡!!!!</w:t>
      </w:r>
    </w:p>
    <w:p w14:paraId="41A743A6" w14:textId="77777777" w:rsidR="004749F4" w:rsidRDefault="004749F4">
      <w:pPr>
        <w:pStyle w:val="Textocomentario"/>
      </w:pPr>
      <w:r>
        <w:t>Debería aparecer antes de que lo nombres ya aquí.</w:t>
      </w:r>
    </w:p>
    <w:p w14:paraId="50B8418D" w14:textId="77753B2D" w:rsidR="004749F4" w:rsidRDefault="004749F4">
      <w:pPr>
        <w:pStyle w:val="Textocomentario"/>
      </w:pPr>
      <w:r>
        <w:t>Lo pondría como destacado en la sub-sección de “Herramientas”.</w:t>
      </w:r>
    </w:p>
  </w:comment>
  <w:comment w:id="143" w:author="Bruno Baruque" w:date="2016-01-31T20:19:00Z" w:initials="BB">
    <w:p w14:paraId="33D97483" w14:textId="77777777" w:rsidR="004749F4" w:rsidRDefault="004749F4">
      <w:pPr>
        <w:pStyle w:val="Textocomentario"/>
      </w:pPr>
      <w:r>
        <w:rPr>
          <w:rStyle w:val="Refdecomentario"/>
        </w:rPr>
        <w:annotationRef/>
      </w:r>
      <w:r>
        <w:t>Es importante que incluyas:</w:t>
      </w:r>
    </w:p>
    <w:p w14:paraId="18CC779C" w14:textId="77777777" w:rsidR="004749F4" w:rsidRDefault="004749F4" w:rsidP="004749F4">
      <w:pPr>
        <w:pStyle w:val="Textosinformato"/>
      </w:pPr>
      <w:r>
        <w:t>- Ingeniería Técnica en Informática de Gestión (Trabajo Fin de Carrera) Autocorrección de Prácticas en Java para Moodle v.2.0</w:t>
      </w:r>
    </w:p>
    <w:p w14:paraId="771568B2" w14:textId="77777777" w:rsidR="004749F4" w:rsidRDefault="004749F4" w:rsidP="004749F4">
      <w:pPr>
        <w:pStyle w:val="Textosinformato"/>
      </w:pPr>
      <w:r>
        <w:t xml:space="preserve">Tutores: Bruno Baruque </w:t>
      </w:r>
      <w:proofErr w:type="spellStart"/>
      <w:r>
        <w:t>Zanón</w:t>
      </w:r>
      <w:proofErr w:type="spellEnd"/>
      <w:r>
        <w:t xml:space="preserve"> y Álvaro Herrero Cosío</w:t>
      </w:r>
    </w:p>
    <w:p w14:paraId="0B5E6A61" w14:textId="38692C5B" w:rsidR="004749F4" w:rsidRDefault="004749F4" w:rsidP="004749F4">
      <w:pPr>
        <w:pStyle w:val="Textosinformato"/>
      </w:pPr>
      <w:r>
        <w:t>Alumnas: Marta Clavero Blázquez y Elisa del Hoyo García Burgos, julio de 2011.</w:t>
      </w:r>
    </w:p>
    <w:p w14:paraId="4023CC80" w14:textId="77777777" w:rsidR="004749F4" w:rsidRDefault="004749F4" w:rsidP="004749F4">
      <w:pPr>
        <w:pStyle w:val="Textosinformato"/>
      </w:pPr>
    </w:p>
    <w:p w14:paraId="35D78171" w14:textId="3D0698E5" w:rsidR="004749F4" w:rsidRDefault="004749F4" w:rsidP="004749F4">
      <w:pPr>
        <w:pStyle w:val="Textosinformato"/>
      </w:pPr>
      <w:r>
        <w:t>Puedes indicar que la diferencia con tu proyecto es que este otro se desarroll</w:t>
      </w:r>
      <w:r w:rsidR="008F69AE">
        <w:t xml:space="preserve">ó como un </w:t>
      </w:r>
      <w:proofErr w:type="spellStart"/>
      <w:r w:rsidR="008F69AE">
        <w:t>modulo</w:t>
      </w:r>
      <w:proofErr w:type="spellEnd"/>
      <w:r w:rsidR="008F69AE">
        <w:t xml:space="preserve"> dentro de Moodle, mientras que este es una aplicación independiente completa (que además podría conectarse con otros LMS).</w:t>
      </w:r>
    </w:p>
    <w:p w14:paraId="4D26E8D4" w14:textId="38579863" w:rsidR="004749F4" w:rsidRDefault="004749F4">
      <w:pPr>
        <w:pStyle w:val="Textocomentario"/>
      </w:pPr>
    </w:p>
  </w:comment>
  <w:comment w:id="152" w:author="Bruno Baruque" w:date="2016-01-31T20:33:00Z" w:initials="BB">
    <w:p w14:paraId="6BD862E8" w14:textId="1F7CB23E" w:rsidR="008F69AE" w:rsidRDefault="008F69AE">
      <w:pPr>
        <w:pStyle w:val="Textocomentario"/>
      </w:pPr>
      <w:r>
        <w:rPr>
          <w:rStyle w:val="Refdecomentario"/>
        </w:rPr>
        <w:annotationRef/>
      </w:r>
      <w:r>
        <w:t xml:space="preserve">Está preparada para poder incluir otras herramientas futuras por medio de una estructura de </w:t>
      </w:r>
      <w:proofErr w:type="spellStart"/>
      <w:r>
        <w:t>plug-ins</w:t>
      </w:r>
      <w:proofErr w:type="spellEnd"/>
      <w:r>
        <w:t>.</w:t>
      </w:r>
    </w:p>
  </w:comment>
  <w:comment w:id="173" w:author="Bruno Baruque" w:date="2016-01-31T20:46:00Z" w:initials="BB">
    <w:p w14:paraId="0050A9DF" w14:textId="00B47E7A" w:rsidR="007D1D3F" w:rsidRDefault="007D1D3F">
      <w:pPr>
        <w:pStyle w:val="Textocomentario"/>
      </w:pPr>
      <w:r>
        <w:rPr>
          <w:rStyle w:val="Refdecomentario"/>
        </w:rPr>
        <w:annotationRef/>
      </w:r>
      <w:r>
        <w:t>Demasiado informal. Mejor algo como “Estructura de directorios a generar en el servidor” o “… generada automáticamente en el servidor” o algo similar…</w:t>
      </w:r>
    </w:p>
  </w:comment>
  <w:comment w:id="189" w:author="Bruno Baruque" w:date="2016-01-31T20:49:00Z" w:initials="BB">
    <w:p w14:paraId="39D51369" w14:textId="5FD3392B" w:rsidR="007D1D3F" w:rsidRDefault="007D1D3F">
      <w:pPr>
        <w:pStyle w:val="Textocomentario"/>
      </w:pPr>
      <w:r>
        <w:rPr>
          <w:rStyle w:val="Refdecomentario"/>
        </w:rPr>
        <w:annotationRef/>
      </w:r>
      <w:r>
        <w:t xml:space="preserve">Es mejor evitar los tiempos futuros al entregar algo que </w:t>
      </w:r>
      <w:r w:rsidR="00D354E5">
        <w:t>ya se ha hecho</w:t>
      </w:r>
      <w:r>
        <w:t>. Puede llevar a confusión.</w:t>
      </w:r>
    </w:p>
    <w:p w14:paraId="45451E82" w14:textId="0CAEE5AF" w:rsidR="00D354E5" w:rsidRDefault="00D354E5">
      <w:pPr>
        <w:pStyle w:val="Textocomentario"/>
      </w:pPr>
      <w:r>
        <w:t>Sería mejor emplear el presente.</w:t>
      </w:r>
    </w:p>
  </w:comment>
  <w:comment w:id="191" w:author="Bruno Baruque" w:date="2016-01-31T20:56:00Z" w:initials="BB">
    <w:p w14:paraId="2E55F2DC" w14:textId="0AC1BA04" w:rsidR="00D354E5" w:rsidRDefault="00D354E5">
      <w:pPr>
        <w:pStyle w:val="Textocomentario"/>
      </w:pPr>
      <w:r>
        <w:rPr>
          <w:rStyle w:val="Refdecomentario"/>
        </w:rPr>
        <w:annotationRef/>
      </w:r>
      <w:r>
        <w:t>“permite”</w:t>
      </w:r>
    </w:p>
  </w:comment>
  <w:comment w:id="195" w:author="Bruno Baruque" w:date="2016-01-31T21:07:00Z" w:initials="BB">
    <w:p w14:paraId="0BAD5F36" w14:textId="0AC346DE" w:rsidR="00B06616" w:rsidRDefault="00B06616">
      <w:pPr>
        <w:pStyle w:val="Textocomentario"/>
      </w:pPr>
      <w:r>
        <w:rPr>
          <w:rStyle w:val="Refdecomentario"/>
        </w:rPr>
        <w:annotationRef/>
      </w:r>
      <w:r>
        <w:t>Aquí si hace falta el nombre y la referencia de la librería.</w:t>
      </w:r>
    </w:p>
  </w:comment>
  <w:comment w:id="266" w:author="Bruno Baruque" w:date="2016-01-31T21:27:00Z" w:initials="BB">
    <w:p w14:paraId="14756BAB" w14:textId="77777777" w:rsidR="00233ABB" w:rsidRDefault="00233ABB">
      <w:pPr>
        <w:pStyle w:val="Textocomentario"/>
      </w:pPr>
      <w:r>
        <w:rPr>
          <w:rStyle w:val="Refdecomentario"/>
        </w:rPr>
        <w:annotationRef/>
      </w:r>
      <w:r>
        <w:t xml:space="preserve">No entiendo muy bien esta frase. </w:t>
      </w:r>
      <w:proofErr w:type="spellStart"/>
      <w:r>
        <w:t>Reescribela</w:t>
      </w:r>
      <w:proofErr w:type="spellEnd"/>
      <w:r>
        <w:t xml:space="preserve"> o </w:t>
      </w:r>
      <w:proofErr w:type="spellStart"/>
      <w:r>
        <w:t>borrala</w:t>
      </w:r>
      <w:proofErr w:type="spellEnd"/>
      <w:r>
        <w:t xml:space="preserve"> completamente. Se entiende bien lo que quieres decir sin ella. </w:t>
      </w:r>
    </w:p>
    <w:p w14:paraId="2224617D" w14:textId="081ADB81" w:rsidR="00233ABB" w:rsidRDefault="00233ABB">
      <w:pPr>
        <w:pStyle w:val="Textocomentario"/>
      </w:pPr>
      <w:r>
        <w:t>He modificado ligeramente lo anterior para darle un aspecto más general. Creo que en este apartado queda mejor que el alumno demuestra haber aprendido cosas generales que puede emplear en el futuro.</w:t>
      </w:r>
    </w:p>
  </w:comment>
  <w:comment w:id="274" w:author="Bruno Baruque" w:date="2016-01-31T21:30:00Z" w:initials="BB">
    <w:p w14:paraId="3A407386" w14:textId="1EE0EE61" w:rsidR="00233ABB" w:rsidRDefault="00233ABB">
      <w:pPr>
        <w:pStyle w:val="Textocomentario"/>
      </w:pPr>
      <w:r>
        <w:rPr>
          <w:rStyle w:val="Refdecomentario"/>
        </w:rPr>
        <w:annotationRef/>
      </w:r>
      <w:r>
        <w:t>Relacionado con lo anterior, que se puedan seleccionar con un grado más fino las estadísticas que se quieren ver/recoger o permitir mostrar a los alumnos por parte del profesor.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996C08" w15:done="0"/>
  <w15:commentEx w15:paraId="372F8C26" w15:done="0"/>
  <w15:commentEx w15:paraId="4C30C006" w15:done="0"/>
  <w15:commentEx w15:paraId="2110FB26" w15:done="0"/>
  <w15:commentEx w15:paraId="43EAFB54" w15:done="0"/>
  <w15:commentEx w15:paraId="01D85EA4" w15:done="0"/>
  <w15:commentEx w15:paraId="569666E3" w15:done="0"/>
  <w15:commentEx w15:paraId="3517517B" w15:done="0"/>
  <w15:commentEx w15:paraId="37C03587" w15:done="0"/>
  <w15:commentEx w15:paraId="56B290CD" w15:done="0"/>
  <w15:commentEx w15:paraId="7702B78F" w15:done="0"/>
  <w15:commentEx w15:paraId="2B0968D2" w15:done="0"/>
  <w15:commentEx w15:paraId="7881FD61" w15:done="0"/>
  <w15:commentEx w15:paraId="1228D951" w15:done="0"/>
  <w15:commentEx w15:paraId="47F2E8EF" w15:done="0"/>
  <w15:commentEx w15:paraId="2CAE0F37" w15:done="0"/>
  <w15:commentEx w15:paraId="50B8418D" w15:done="0"/>
  <w15:commentEx w15:paraId="4D26E8D4" w15:done="0"/>
  <w15:commentEx w15:paraId="6BD862E8" w15:done="0"/>
  <w15:commentEx w15:paraId="0050A9DF" w15:done="0"/>
  <w15:commentEx w15:paraId="45451E82" w15:done="0"/>
  <w15:commentEx w15:paraId="2E55F2DC" w15:done="0"/>
  <w15:commentEx w15:paraId="0BAD5F36" w15:done="0"/>
  <w15:commentEx w15:paraId="2224617D" w15:done="0"/>
  <w15:commentEx w15:paraId="3A40738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30D0FA" w14:textId="77777777" w:rsidR="00BE33E6" w:rsidRDefault="00BE33E6" w:rsidP="00B3333E">
      <w:r>
        <w:separator/>
      </w:r>
    </w:p>
  </w:endnote>
  <w:endnote w:type="continuationSeparator" w:id="0">
    <w:p w14:paraId="26010359" w14:textId="77777777" w:rsidR="00BE33E6" w:rsidRDefault="00BE33E6"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Calibri">
    <w:panose1 w:val="020F0502020204030204"/>
    <w:charset w:val="00"/>
    <w:family w:val="swiss"/>
    <w:pitch w:val="variable"/>
    <w:sig w:usb0="E00002FF" w:usb1="4000ACFF" w:usb2="00000001"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ACE67" w14:textId="77777777" w:rsidR="0042650A" w:rsidRDefault="0042650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4750B" w14:textId="73E53BEF" w:rsidR="0042650A" w:rsidRDefault="0042650A">
    <w:pPr>
      <w:pStyle w:val="Piedepgina"/>
    </w:pPr>
    <w:r>
      <w:rPr>
        <w:noProof/>
        <w:lang w:eastAsia="es-ES"/>
      </w:rPr>
      <w:drawing>
        <wp:anchor distT="0" distB="0" distL="114300" distR="114300" simplePos="0" relativeHeight="251672576" behindDoc="0" locked="0" layoutInCell="1" allowOverlap="1" wp14:anchorId="057C7AC1" wp14:editId="137DE9A6">
          <wp:simplePos x="0" y="0"/>
          <wp:positionH relativeFrom="column">
            <wp:posOffset>0</wp:posOffset>
          </wp:positionH>
          <wp:positionV relativeFrom="paragraph">
            <wp:posOffset>272415</wp:posOffset>
          </wp:positionV>
          <wp:extent cx="296545" cy="304165"/>
          <wp:effectExtent l="0" t="0" r="8255" b="635"/>
          <wp:wrapThrough wrapText="bothSides">
            <wp:wrapPolygon edited="0">
              <wp:start x="0" y="0"/>
              <wp:lineTo x="0" y="20292"/>
              <wp:lineTo x="20814" y="20292"/>
              <wp:lineTo x="2081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32236" w14:textId="739169D6" w:rsidR="0042650A" w:rsidRDefault="0042650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2EE053" w14:textId="77777777" w:rsidR="00BE33E6" w:rsidRDefault="00BE33E6" w:rsidP="00B3333E">
      <w:r>
        <w:separator/>
      </w:r>
    </w:p>
  </w:footnote>
  <w:footnote w:type="continuationSeparator" w:id="0">
    <w:p w14:paraId="3FD0F92E" w14:textId="77777777" w:rsidR="00BE33E6" w:rsidRDefault="00BE33E6"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42650A" w14:paraId="05314419" w14:textId="77777777" w:rsidTr="00C36510">
      <w:trPr>
        <w:trHeight w:val="1814"/>
      </w:trPr>
      <w:tc>
        <w:tcPr>
          <w:tcW w:w="5457" w:type="dxa"/>
          <w:shd w:val="clear" w:color="auto" w:fill="auto"/>
          <w:tcMar>
            <w:top w:w="55" w:type="dxa"/>
            <w:left w:w="55" w:type="dxa"/>
            <w:bottom w:w="55" w:type="dxa"/>
            <w:right w:w="55" w:type="dxa"/>
          </w:tcMar>
        </w:tcPr>
        <w:p w14:paraId="1325013D" w14:textId="78D36AA6" w:rsidR="0042650A" w:rsidRPr="00C36510" w:rsidRDefault="0042650A" w:rsidP="00C36510">
          <w:pPr>
            <w:pStyle w:val="TableContents"/>
            <w:rPr>
              <w:sz w:val="20"/>
            </w:rPr>
          </w:pPr>
          <w:r w:rsidRPr="00C36510">
            <w:rPr>
              <w:noProof/>
              <w:sz w:val="20"/>
              <w:lang w:eastAsia="es-ES" w:bidi="ar-SA"/>
            </w:rPr>
            <w:drawing>
              <wp:anchor distT="0" distB="0" distL="114300" distR="114300" simplePos="0" relativeHeight="251658240" behindDoc="0" locked="0" layoutInCell="1" allowOverlap="1" wp14:anchorId="51436D24" wp14:editId="1DFC69B8">
                <wp:simplePos x="0" y="0"/>
                <wp:positionH relativeFrom="column">
                  <wp:posOffset>3241412</wp:posOffset>
                </wp:positionH>
                <wp:positionV relativeFrom="paragraph">
                  <wp:posOffset>576</wp:posOffset>
                </wp:positionV>
                <wp:extent cx="738505" cy="958215"/>
                <wp:effectExtent l="0" t="0" r="4445" b="0"/>
                <wp:wrapThrough wrapText="bothSides">
                  <wp:wrapPolygon edited="0">
                    <wp:start x="6129" y="0"/>
                    <wp:lineTo x="2786" y="429"/>
                    <wp:lineTo x="0" y="9877"/>
                    <wp:lineTo x="0" y="16318"/>
                    <wp:lineTo x="5572" y="20612"/>
                    <wp:lineTo x="7243" y="21042"/>
                    <wp:lineTo x="14487" y="21042"/>
                    <wp:lineTo x="14487" y="20612"/>
                    <wp:lineTo x="21173" y="17606"/>
                    <wp:lineTo x="21173" y="7300"/>
                    <wp:lineTo x="17830" y="6871"/>
                    <wp:lineTo x="18944" y="859"/>
                    <wp:lineTo x="16158" y="0"/>
                    <wp:lineTo x="6129" y="0"/>
                  </wp:wrapPolygon>
                </wp:wrapThrough>
                <wp:docPr id="37"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lum bright="-50000"/>
                          <a:alphaModFix/>
                          <a:extLst>
                            <a:ext uri="{28A0092B-C50C-407E-A947-70E740481C1C}">
                              <a14:useLocalDpi xmlns:a14="http://schemas.microsoft.com/office/drawing/2010/main" val="0"/>
                            </a:ext>
                          </a:extLst>
                        </a:blip>
                        <a:srcRect/>
                        <a:stretch>
                          <a:fillRect/>
                        </a:stretch>
                      </pic:blipFill>
                      <pic:spPr>
                        <a:xfrm>
                          <a:off x="0" y="0"/>
                          <a:ext cx="738505" cy="958215"/>
                        </a:xfrm>
                        <a:prstGeom prst="rect">
                          <a:avLst/>
                        </a:prstGeom>
                      </pic:spPr>
                    </pic:pic>
                  </a:graphicData>
                </a:graphic>
                <wp14:sizeRelH relativeFrom="margin">
                  <wp14:pctWidth>0</wp14:pctWidth>
                </wp14:sizeRelH>
                <wp14:sizeRelV relativeFrom="margin">
                  <wp14:pctHeight>0</wp14:pctHeight>
                </wp14:sizeRelV>
              </wp:anchor>
            </w:drawing>
          </w:r>
          <w:r w:rsidRPr="00C36510">
            <w:rPr>
              <w:rStyle w:val="UBuUniversidad"/>
              <w:sz w:val="36"/>
            </w:rPr>
            <w:t>Universidad de Burgos</w:t>
          </w:r>
        </w:p>
        <w:p w14:paraId="0DAD322B" w14:textId="64AB27A1" w:rsidR="0042650A" w:rsidRPr="00C36510" w:rsidRDefault="0042650A" w:rsidP="00C36510">
          <w:pPr>
            <w:pStyle w:val="TableContents"/>
            <w:rPr>
              <w:sz w:val="20"/>
            </w:rPr>
          </w:pPr>
          <w:r w:rsidRPr="00C36510">
            <w:rPr>
              <w:rStyle w:val="UBuCentro"/>
              <w:sz w:val="36"/>
            </w:rPr>
            <w:t>Escuela Politécnica Superior</w:t>
          </w:r>
        </w:p>
        <w:p w14:paraId="486A4727" w14:textId="77777777" w:rsidR="0042650A" w:rsidRDefault="0042650A" w:rsidP="00C36510">
          <w:pPr>
            <w:pStyle w:val="TableContents"/>
            <w:rPr>
              <w:sz w:val="36"/>
              <w:szCs w:val="36"/>
            </w:rPr>
          </w:pPr>
          <w:proofErr w:type="spellStart"/>
          <w:r w:rsidRPr="00C36510">
            <w:rPr>
              <w:rStyle w:val="UBugr"/>
              <w:sz w:val="32"/>
            </w:rPr>
            <w:t>Gºen</w:t>
          </w:r>
          <w:proofErr w:type="spellEnd"/>
          <w:r w:rsidRPr="00C36510">
            <w:rPr>
              <w:rStyle w:val="UBugr"/>
              <w:sz w:val="32"/>
            </w:rPr>
            <w:t xml:space="preserve"> Ingeniería en Informática</w:t>
          </w:r>
        </w:p>
      </w:tc>
      <w:tc>
        <w:tcPr>
          <w:tcW w:w="1848" w:type="dxa"/>
          <w:tcMar>
            <w:top w:w="55" w:type="dxa"/>
            <w:left w:w="55" w:type="dxa"/>
            <w:bottom w:w="55" w:type="dxa"/>
            <w:right w:w="55" w:type="dxa"/>
          </w:tcMar>
        </w:tcPr>
        <w:p w14:paraId="30389177" w14:textId="558F62F0" w:rsidR="0042650A" w:rsidRDefault="0042650A" w:rsidP="00C36510">
          <w:pPr>
            <w:pStyle w:val="TableContents"/>
            <w:jc w:val="right"/>
          </w:pPr>
          <w:r>
            <w:rPr>
              <w:noProof/>
              <w:lang w:eastAsia="es-ES" w:bidi="ar-SA"/>
            </w:rPr>
            <w:drawing>
              <wp:inline distT="0" distB="0" distL="0" distR="0" wp14:anchorId="4E0E1998" wp14:editId="0DF8C3FF">
                <wp:extent cx="832319" cy="1079639"/>
                <wp:effectExtent l="0" t="0" r="5881" b="6211"/>
                <wp:docPr id="3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bright="-50000"/>
                          <a:alphaModFix/>
                        </a:blip>
                        <a:srcRect/>
                        <a:stretch>
                          <a:fillRect/>
                        </a:stretch>
                      </pic:blipFill>
                      <pic:spPr>
                        <a:xfrm>
                          <a:off x="0" y="0"/>
                          <a:ext cx="832319" cy="1079639"/>
                        </a:xfrm>
                        <a:prstGeom prst="rect">
                          <a:avLst/>
                        </a:prstGeom>
                      </pic:spPr>
                    </pic:pic>
                  </a:graphicData>
                </a:graphic>
              </wp:inline>
            </w:drawing>
          </w:r>
        </w:p>
      </w:tc>
    </w:tr>
  </w:tbl>
  <w:p w14:paraId="040AE5EF" w14:textId="2CA9FE77" w:rsidR="0042650A" w:rsidRDefault="0042650A" w:rsidP="00CB2DED">
    <w:pPr>
      <w:pStyle w:val="Encabezado"/>
      <w:tabs>
        <w:tab w:val="left" w:pos="1560"/>
        <w:tab w:val="right" w:pos="5867"/>
      </w:tabs>
    </w:pPr>
    <w:r w:rsidRPr="00CB2DED">
      <w:rPr>
        <w:i/>
        <w:sz w:val="16"/>
      </w:rP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42650A" w14:paraId="2A1E2854" w14:textId="77777777" w:rsidTr="00C36510">
      <w:trPr>
        <w:trHeight w:val="1814"/>
      </w:trPr>
      <w:tc>
        <w:tcPr>
          <w:tcW w:w="5457" w:type="dxa"/>
          <w:shd w:val="clear" w:color="auto" w:fill="auto"/>
          <w:tcMar>
            <w:top w:w="55" w:type="dxa"/>
            <w:left w:w="55" w:type="dxa"/>
            <w:bottom w:w="55" w:type="dxa"/>
            <w:right w:w="55" w:type="dxa"/>
          </w:tcMar>
        </w:tcPr>
        <w:p w14:paraId="403E24B7" w14:textId="1A016376" w:rsidR="0042650A" w:rsidRPr="00A61068" w:rsidRDefault="0042650A" w:rsidP="001F557F">
          <w:pPr>
            <w:pStyle w:val="TableContents"/>
            <w:ind w:left="1377"/>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5EA385FC" wp14:editId="0E713919">
                <wp:simplePos x="0" y="0"/>
                <wp:positionH relativeFrom="margin">
                  <wp:posOffset>214296</wp:posOffset>
                </wp:positionH>
                <wp:positionV relativeFrom="paragraph">
                  <wp:posOffset>0</wp:posOffset>
                </wp:positionV>
                <wp:extent cx="506730" cy="845185"/>
                <wp:effectExtent l="0" t="0" r="7620" b="0"/>
                <wp:wrapSquare wrapText="bothSides"/>
                <wp:docPr id="42" name="Imagen 42"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6C9A98C4" wp14:editId="371501B5">
                <wp:simplePos x="0" y="0"/>
                <wp:positionH relativeFrom="column">
                  <wp:posOffset>3365333</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41"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Pr="00A61068">
            <w:rPr>
              <w:rStyle w:val="UBuUniversidad"/>
              <w:sz w:val="32"/>
            </w:rPr>
            <w:t>U</w:t>
          </w:r>
          <w:r w:rsidRPr="00A61068">
            <w:rPr>
              <w:rStyle w:val="UBuUniversidad"/>
              <w:sz w:val="28"/>
            </w:rPr>
            <w:t>niversidad de Burgos</w:t>
          </w:r>
        </w:p>
        <w:p w14:paraId="2B135DB1" w14:textId="16F6C6B4" w:rsidR="0042650A" w:rsidRPr="00A61068" w:rsidRDefault="0042650A" w:rsidP="001F557F">
          <w:pPr>
            <w:pStyle w:val="TableContents"/>
            <w:ind w:left="1377"/>
            <w:rPr>
              <w:sz w:val="16"/>
            </w:rPr>
          </w:pPr>
          <w:r w:rsidRPr="00A61068">
            <w:rPr>
              <w:rStyle w:val="UBuCentro"/>
              <w:sz w:val="28"/>
            </w:rPr>
            <w:t>Escuela Politécnica Superior</w:t>
          </w:r>
        </w:p>
        <w:p w14:paraId="20FE27A5" w14:textId="538ACD45" w:rsidR="0042650A" w:rsidRDefault="0042650A" w:rsidP="001F557F">
          <w:pPr>
            <w:pStyle w:val="TableContents"/>
            <w:ind w:left="1377"/>
            <w:rPr>
              <w:sz w:val="36"/>
              <w:szCs w:val="36"/>
            </w:rPr>
          </w:pPr>
          <w:proofErr w:type="spellStart"/>
          <w:r w:rsidRPr="00A61068">
            <w:rPr>
              <w:rStyle w:val="UBugr"/>
              <w:sz w:val="24"/>
            </w:rPr>
            <w:t>Gºen</w:t>
          </w:r>
          <w:proofErr w:type="spellEnd"/>
          <w:r w:rsidRPr="00A61068">
            <w:rPr>
              <w:rStyle w:val="UBugr"/>
              <w:sz w:val="24"/>
            </w:rPr>
            <w:t xml:space="preserve"> Ingeniería en Informática</w:t>
          </w:r>
        </w:p>
      </w:tc>
      <w:tc>
        <w:tcPr>
          <w:tcW w:w="1848" w:type="dxa"/>
          <w:tcMar>
            <w:top w:w="55" w:type="dxa"/>
            <w:left w:w="55" w:type="dxa"/>
            <w:bottom w:w="55" w:type="dxa"/>
            <w:right w:w="55" w:type="dxa"/>
          </w:tcMar>
        </w:tcPr>
        <w:p w14:paraId="51439E56" w14:textId="434A6F3A" w:rsidR="0042650A" w:rsidRDefault="0042650A" w:rsidP="00C36510">
          <w:pPr>
            <w:pStyle w:val="TableContents"/>
            <w:jc w:val="right"/>
          </w:pPr>
        </w:p>
      </w:tc>
    </w:tr>
  </w:tbl>
  <w:p w14:paraId="652AE7D4" w14:textId="7B10ADFE" w:rsidR="0042650A" w:rsidRDefault="0042650A" w:rsidP="00C3651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94622" w14:textId="0ACCDA4F" w:rsidR="0042650A" w:rsidRDefault="0042650A" w:rsidP="00B61452">
    <w:pPr>
      <w:pStyle w:val="Encabezado"/>
      <w:ind w:firstLine="708"/>
      <w:rPr>
        <w:i/>
        <w:sz w:val="18"/>
      </w:rPr>
    </w:pPr>
    <w:r>
      <w:rPr>
        <w:i/>
        <w:noProof/>
        <w:sz w:val="18"/>
        <w:lang w:eastAsia="es-ES"/>
      </w:rPr>
      <mc:AlternateContent>
        <mc:Choice Requires="wps">
          <w:drawing>
            <wp:anchor distT="0" distB="0" distL="114300" distR="114300" simplePos="0" relativeHeight="251668480" behindDoc="0" locked="0" layoutInCell="1" allowOverlap="1" wp14:anchorId="24F3B3B8" wp14:editId="15E4EFB6">
              <wp:simplePos x="0" y="0"/>
              <wp:positionH relativeFrom="column">
                <wp:posOffset>-105350</wp:posOffset>
              </wp:positionH>
              <wp:positionV relativeFrom="paragraph">
                <wp:posOffset>-225928</wp:posOffset>
              </wp:positionV>
              <wp:extent cx="1337094" cy="250166"/>
              <wp:effectExtent l="0" t="0" r="15875" b="17145"/>
              <wp:wrapNone/>
              <wp:docPr id="64" name="Cuadro de texto 64"/>
              <wp:cNvGraphicFramePr/>
              <a:graphic xmlns:a="http://schemas.openxmlformats.org/drawingml/2006/main">
                <a:graphicData uri="http://schemas.microsoft.com/office/word/2010/wordprocessingShape">
                  <wps:wsp>
                    <wps:cNvSpPr txBox="1"/>
                    <wps:spPr>
                      <a:xfrm>
                        <a:off x="0" y="0"/>
                        <a:ext cx="1337094" cy="2501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A49640" w14:textId="51069CB0" w:rsidR="0042650A" w:rsidRPr="00B61452" w:rsidRDefault="0042650A">
                          <w:r w:rsidRPr="00B61452">
                            <w:rPr>
                              <w:sz w:val="18"/>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3B3B8" id="_x0000_t202" coordsize="21600,21600" o:spt="202" path="m,l,21600r21600,l21600,xe">
              <v:stroke joinstyle="miter"/>
              <v:path gradientshapeok="t" o:connecttype="rect"/>
            </v:shapetype>
            <v:shape id="Cuadro de texto 64" o:spid="_x0000_s1028" type="#_x0000_t202" style="position:absolute;left:0;text-align:left;margin-left:-8.3pt;margin-top:-17.8pt;width:105.3pt;height:1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" fillcolor="white [3201]" strokecolor="white [3212]" strokeweight=".5pt">
              <v:textbox>
                <w:txbxContent>
                  <w:p w14:paraId="05A49640" w14:textId="51069CB0" w:rsidR="0042650A" w:rsidRPr="00B61452" w:rsidRDefault="0042650A">
                    <w:r w:rsidRPr="00B61452">
                      <w:rPr>
                        <w:sz w:val="18"/>
                      </w:rPr>
                      <w:t>Álvaro Vázquez Gómez</w:t>
                    </w:r>
                  </w:p>
                </w:txbxContent>
              </v:textbox>
            </v:shape>
          </w:pict>
        </mc:Fallback>
      </mc:AlternateContent>
    </w:r>
    <w:r w:rsidRPr="00E348A1">
      <w:rPr>
        <w:i/>
        <w:noProof/>
        <w:sz w:val="18"/>
        <w:lang w:eastAsia="es-ES"/>
      </w:rPr>
      <w:drawing>
        <wp:anchor distT="0" distB="0" distL="114300" distR="114300" simplePos="0" relativeHeight="251667456" behindDoc="0" locked="0" layoutInCell="1" allowOverlap="1" wp14:anchorId="747CF628" wp14:editId="6DD1EF2C">
          <wp:simplePos x="0" y="0"/>
          <wp:positionH relativeFrom="leftMargin">
            <wp:posOffset>605790</wp:posOffset>
          </wp:positionH>
          <wp:positionV relativeFrom="paragraph">
            <wp:posOffset>-232781</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5" name="Imagen 45"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18"/>
      </w:rPr>
      <w:t xml:space="preserve">                          </w:t>
    </w:r>
    <w:r w:rsidRPr="00E348A1">
      <w:rPr>
        <w:i/>
        <w:sz w:val="18"/>
      </w:rPr>
      <w:t>Autocorrec</w:t>
    </w:r>
    <w:r>
      <w:rPr>
        <w:i/>
        <w:sz w:val="18"/>
      </w:rPr>
      <w:t>c</w:t>
    </w:r>
    <w:r w:rsidRPr="00E348A1">
      <w:rPr>
        <w:i/>
        <w:sz w:val="18"/>
      </w:rPr>
      <w:t>ión de prácticas en Java</w:t>
    </w:r>
  </w:p>
  <w:p w14:paraId="384DB24F" w14:textId="77777777" w:rsidR="0042650A" w:rsidRPr="00656EAB" w:rsidRDefault="0042650A" w:rsidP="00B61452">
    <w:pPr>
      <w:pStyle w:val="Encabezado"/>
      <w:ind w:firstLine="708"/>
      <w:rPr>
        <w:i/>
        <w:sz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A37A3" w14:textId="77499889" w:rsidR="0042650A" w:rsidRPr="00E348A1" w:rsidRDefault="0042650A" w:rsidP="00E348A1">
    <w:pPr>
      <w:pStyle w:val="Encabezado"/>
      <w:jc w:val="center"/>
      <w:rPr>
        <w:i/>
        <w:sz w:val="18"/>
      </w:rPr>
    </w:pPr>
    <w:r w:rsidRPr="00E348A1">
      <w:rPr>
        <w:i/>
        <w:noProof/>
        <w:sz w:val="18"/>
        <w:lang w:eastAsia="es-ES"/>
      </w:rPr>
      <w:drawing>
        <wp:anchor distT="0" distB="0" distL="114300" distR="114300" simplePos="0" relativeHeight="251663360" behindDoc="0" locked="0" layoutInCell="1" allowOverlap="1" wp14:anchorId="7B287B8D" wp14:editId="722C9925">
          <wp:simplePos x="0" y="0"/>
          <wp:positionH relativeFrom="leftMargin">
            <wp:posOffset>455295</wp:posOffset>
          </wp:positionH>
          <wp:positionV relativeFrom="paragraph">
            <wp:posOffset>-165735</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6" name="Imagen 46"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348A1">
      <w:rPr>
        <w:i/>
        <w:sz w:val="18"/>
      </w:rPr>
      <w:t>Autocorreción</w:t>
    </w:r>
    <w:proofErr w:type="spellEnd"/>
    <w:r w:rsidRPr="00E348A1">
      <w:rPr>
        <w:i/>
        <w:sz w:val="18"/>
      </w:rPr>
      <w:t xml:space="preserve"> de prácticas en Java</w:t>
    </w:r>
  </w:p>
  <w:p w14:paraId="2FF31B03" w14:textId="77777777" w:rsidR="0042650A" w:rsidRDefault="0042650A">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FBF63" w14:textId="1254D8B3" w:rsidR="0042650A" w:rsidRDefault="0042650A" w:rsidP="00C36510">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688457"/>
      <w:docPartObj>
        <w:docPartGallery w:val="Page Numbers (Top of Page)"/>
        <w:docPartUnique/>
      </w:docPartObj>
    </w:sdtPr>
    <w:sdtContent>
      <w:p w14:paraId="7302AC33" w14:textId="1D64F32D" w:rsidR="0042650A" w:rsidRDefault="0042650A">
        <w:pPr>
          <w:pStyle w:val="Encabezado"/>
        </w:pPr>
        <w:r>
          <w:rPr>
            <w:noProof/>
            <w:lang w:eastAsia="es-ES"/>
          </w:rPr>
          <mc:AlternateContent>
            <mc:Choice Requires="wps">
              <w:drawing>
                <wp:anchor distT="0" distB="0" distL="114300" distR="114300" simplePos="0" relativeHeight="251680768" behindDoc="0" locked="0" layoutInCell="1" allowOverlap="1" wp14:anchorId="44D1BA2C" wp14:editId="26E7FCE6">
                  <wp:simplePos x="0" y="0"/>
                  <wp:positionH relativeFrom="column">
                    <wp:posOffset>-86895</wp:posOffset>
                  </wp:positionH>
                  <wp:positionV relativeFrom="paragraph">
                    <wp:posOffset>-157480</wp:posOffset>
                  </wp:positionV>
                  <wp:extent cx="342900" cy="224790"/>
                  <wp:effectExtent l="0" t="0" r="0" b="3810"/>
                  <wp:wrapNone/>
                  <wp:docPr id="28" name="Cuadro de texto 28"/>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7A962" w14:textId="331F45B7" w:rsidR="0042650A" w:rsidRPr="00D77641" w:rsidRDefault="0042650A">
                              <w:pPr>
                                <w:rPr>
                                  <w:sz w:val="16"/>
                                </w:rPr>
                              </w:pPr>
                              <w:r w:rsidRPr="00D77641">
                                <w:rPr>
                                  <w:sz w:val="16"/>
                                </w:rPr>
                                <w:fldChar w:fldCharType="begin"/>
                              </w:r>
                              <w:r w:rsidRPr="00D77641">
                                <w:rPr>
                                  <w:sz w:val="16"/>
                                </w:rPr>
                                <w:instrText>PAGE   \* MERGEFORMAT</w:instrText>
                              </w:r>
                              <w:r w:rsidRPr="00D77641">
                                <w:rPr>
                                  <w:sz w:val="16"/>
                                </w:rPr>
                                <w:fldChar w:fldCharType="separate"/>
                              </w:r>
                              <w:r w:rsidR="00233ABB">
                                <w:rPr>
                                  <w:noProof/>
                                  <w:sz w:val="16"/>
                                </w:rPr>
                                <w:t>16</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D1BA2C" id="_x0000_t202" coordsize="21600,21600" o:spt="202" path="m,l,21600r21600,l21600,xe">
                  <v:stroke joinstyle="miter"/>
                  <v:path gradientshapeok="t" o:connecttype="rect"/>
                </v:shapetype>
                <v:shape id="Cuadro de texto 28" o:spid="_x0000_s1029" type="#_x0000_t202" style="position:absolute;margin-left:-6.85pt;margin-top:-12.4pt;width:27pt;height:17.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" fillcolor="white [3201]" stroked="f" strokeweight=".5pt">
                  <v:textbox>
                    <w:txbxContent>
                      <w:p w14:paraId="78C7A962" w14:textId="331F45B7" w:rsidR="0042650A" w:rsidRPr="00D77641" w:rsidRDefault="0042650A">
                        <w:pPr>
                          <w:rPr>
                            <w:sz w:val="16"/>
                          </w:rPr>
                        </w:pPr>
                        <w:r w:rsidRPr="00D77641">
                          <w:rPr>
                            <w:sz w:val="16"/>
                          </w:rPr>
                          <w:fldChar w:fldCharType="begin"/>
                        </w:r>
                        <w:r w:rsidRPr="00D77641">
                          <w:rPr>
                            <w:sz w:val="16"/>
                          </w:rPr>
                          <w:instrText>PAGE   \* MERGEFORMAT</w:instrText>
                        </w:r>
                        <w:r w:rsidRPr="00D77641">
                          <w:rPr>
                            <w:sz w:val="16"/>
                          </w:rPr>
                          <w:fldChar w:fldCharType="separate"/>
                        </w:r>
                        <w:r w:rsidR="00233ABB">
                          <w:rPr>
                            <w:noProof/>
                            <w:sz w:val="16"/>
                          </w:rPr>
                          <w:t>16</w:t>
                        </w:r>
                        <w:r w:rsidRPr="00D77641">
                          <w:rPr>
                            <w:sz w:val="16"/>
                          </w:rPr>
                          <w:fldChar w:fldCharType="end"/>
                        </w:r>
                      </w:p>
                    </w:txbxContent>
                  </v:textbox>
                </v:shape>
              </w:pict>
            </mc:Fallback>
          </mc:AlternateContent>
        </w:r>
        <w:r w:rsidRPr="002B316F">
          <w:rPr>
            <w:noProof/>
            <w:lang w:eastAsia="es-ES"/>
          </w:rPr>
          <w:drawing>
            <wp:anchor distT="0" distB="0" distL="114300" distR="114300" simplePos="0" relativeHeight="251679744" behindDoc="0" locked="0" layoutInCell="1" allowOverlap="1" wp14:anchorId="4B6BD62A" wp14:editId="6D13DC39">
              <wp:simplePos x="0" y="0"/>
              <wp:positionH relativeFrom="column">
                <wp:posOffset>3999965</wp:posOffset>
              </wp:positionH>
              <wp:positionV relativeFrom="paragraph">
                <wp:posOffset>-129406</wp:posOffset>
              </wp:positionV>
              <wp:extent cx="458470" cy="433070"/>
              <wp:effectExtent l="0" t="0" r="0" b="5080"/>
              <wp:wrapThrough wrapText="bothSides">
                <wp:wrapPolygon edited="0">
                  <wp:start x="0" y="0"/>
                  <wp:lineTo x="0" y="20903"/>
                  <wp:lineTo x="20643" y="20903"/>
                  <wp:lineTo x="20643"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58470" cy="4330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78720" behindDoc="0" locked="0" layoutInCell="1" allowOverlap="1" wp14:anchorId="25848E6A" wp14:editId="70FC56EA">
                  <wp:simplePos x="0" y="0"/>
                  <wp:positionH relativeFrom="column">
                    <wp:posOffset>3197024</wp:posOffset>
                  </wp:positionH>
                  <wp:positionV relativeFrom="paragraph">
                    <wp:posOffset>-163195</wp:posOffset>
                  </wp:positionV>
                  <wp:extent cx="914400" cy="227965"/>
                  <wp:effectExtent l="0" t="0" r="0" b="635"/>
                  <wp:wrapNone/>
                  <wp:docPr id="26" name="Cuadro de texto 26"/>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BD954" w14:textId="51115AF0" w:rsidR="0042650A" w:rsidRPr="002B316F" w:rsidRDefault="0042650A">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48E6A" id="Cuadro de texto 26" o:spid="_x0000_s1030" type="#_x0000_t202" style="position:absolute;margin-left:251.75pt;margin-top:-12.85pt;width:1in;height:17.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" fillcolor="white [3201]" stroked="f" strokeweight=".5pt">
                  <v:textbox>
                    <w:txbxContent>
                      <w:p w14:paraId="5F8BD954" w14:textId="51115AF0" w:rsidR="0042650A" w:rsidRPr="002B316F" w:rsidRDefault="0042650A">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77696" behindDoc="0" locked="0" layoutInCell="1" allowOverlap="1" wp14:anchorId="29E75792" wp14:editId="58383179">
                  <wp:simplePos x="0" y="0"/>
                  <wp:positionH relativeFrom="column">
                    <wp:posOffset>796290</wp:posOffset>
                  </wp:positionH>
                  <wp:positionV relativeFrom="paragraph">
                    <wp:posOffset>-155842</wp:posOffset>
                  </wp:positionV>
                  <wp:extent cx="2517775" cy="224790"/>
                  <wp:effectExtent l="0" t="0" r="0" b="3810"/>
                  <wp:wrapNone/>
                  <wp:docPr id="22" name="Cuadro de texto 22"/>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E78E4" w14:textId="77777777" w:rsidR="0042650A" w:rsidRPr="00D77641" w:rsidRDefault="0042650A" w:rsidP="0089075E">
                              <w:pPr>
                                <w:jc w:val="center"/>
                                <w:rPr>
                                  <w:sz w:val="16"/>
                                </w:rPr>
                              </w:pPr>
                              <w:r w:rsidRPr="00D77641">
                                <w:rPr>
                                  <w:sz w:val="16"/>
                                </w:rPr>
                                <w:t xml:space="preserve">Trabajo final del </w:t>
                              </w:r>
                              <w:proofErr w:type="spellStart"/>
                              <w:r w:rsidRPr="00D77641">
                                <w:rPr>
                                  <w:sz w:val="16"/>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75792" id="Cuadro de texto 22" o:spid="_x0000_s1031" type="#_x0000_t202" style="position:absolute;margin-left:62.7pt;margin-top:-12.25pt;width:198.25pt;height:1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f1WIz5UCAACaBQAADgAAAAAAAAAAAAAAAAAuAgAAZHJzL2Uyb0Rv&#10;Yy54bWxQSwECLQAUAAYACAAAACEAUD8qQuEAAAAKAQAADwAAAAAAAAAAAAAAAADvBAAAZHJzL2Rv&#10;d25yZXYueG1sUEsFBgAAAAAEAAQA8wAAAP0FAAAAAA==&#10;" fillcolor="white [3201]" stroked="f" strokeweight=".5pt">
                  <v:textbox>
                    <w:txbxContent>
                      <w:p w14:paraId="2A3E78E4" w14:textId="77777777" w:rsidR="0042650A" w:rsidRPr="00D77641" w:rsidRDefault="0042650A" w:rsidP="0089075E">
                        <w:pPr>
                          <w:jc w:val="center"/>
                          <w:rPr>
                            <w:sz w:val="16"/>
                          </w:rPr>
                        </w:pPr>
                        <w:r w:rsidRPr="00D77641">
                          <w:rPr>
                            <w:sz w:val="16"/>
                          </w:rPr>
                          <w:t xml:space="preserve">Trabajo final del </w:t>
                        </w:r>
                        <w:proofErr w:type="spellStart"/>
                        <w:r w:rsidRPr="00D77641">
                          <w:rPr>
                            <w:sz w:val="16"/>
                          </w:rPr>
                          <w:t>GºIng.Informatica</w:t>
                        </w:r>
                        <w:proofErr w:type="spellEnd"/>
                      </w:p>
                    </w:txbxContent>
                  </v:textbox>
                </v:shape>
              </w:pict>
            </mc:Fallback>
          </mc:AlternateContent>
        </w:r>
      </w:p>
    </w:sdtContent>
  </w:sdt>
  <w:p w14:paraId="0E0BB49B" w14:textId="77777777" w:rsidR="0042650A" w:rsidRPr="00656EAB" w:rsidRDefault="0042650A" w:rsidP="00B61452">
    <w:pPr>
      <w:pStyle w:val="Encabezado"/>
      <w:ind w:firstLine="708"/>
      <w:rPr>
        <w:i/>
        <w:sz w:val="18"/>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397316"/>
      <w:docPartObj>
        <w:docPartGallery w:val="Page Numbers (Top of Page)"/>
        <w:docPartUnique/>
      </w:docPartObj>
    </w:sdtPr>
    <w:sdtContent>
      <w:p w14:paraId="4EA79125" w14:textId="6A072BF2" w:rsidR="0042650A" w:rsidRDefault="0042650A" w:rsidP="00571F44">
        <w:pPr>
          <w:pStyle w:val="Encabezado"/>
          <w:jc w:val="right"/>
        </w:pPr>
        <w:r w:rsidRPr="00D77641">
          <w:rPr>
            <w:noProof/>
            <w:sz w:val="16"/>
            <w:lang w:eastAsia="es-ES"/>
          </w:rPr>
          <mc:AlternateContent>
            <mc:Choice Requires="wps">
              <w:drawing>
                <wp:anchor distT="0" distB="0" distL="114300" distR="114300" simplePos="0" relativeHeight="251674624" behindDoc="0" locked="0" layoutInCell="1" allowOverlap="1" wp14:anchorId="6B114706" wp14:editId="7722B4B8">
                  <wp:simplePos x="0" y="0"/>
                  <wp:positionH relativeFrom="column">
                    <wp:posOffset>-22459</wp:posOffset>
                  </wp:positionH>
                  <wp:positionV relativeFrom="paragraph">
                    <wp:posOffset>-206041</wp:posOffset>
                  </wp:positionV>
                  <wp:extent cx="1226686" cy="23431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1E829" w14:textId="2C660C76" w:rsidR="0042650A" w:rsidRPr="00571F44" w:rsidRDefault="0042650A">
                              <w:pPr>
                                <w:rPr>
                                  <w:sz w:val="16"/>
                                </w:rPr>
                              </w:pPr>
                              <w:r>
                                <w:rPr>
                                  <w:sz w:val="16"/>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14706" id="_x0000_t202" coordsize="21600,21600" o:spt="202" path="m,l,21600r21600,l21600,xe">
                  <v:stroke joinstyle="miter"/>
                  <v:path gradientshapeok="t" o:connecttype="rect"/>
                </v:shapetype>
                <v:shape id="Cuadro de texto 24" o:spid="_x0000_s1032" type="#_x0000_t202" style="position:absolute;left:0;text-align:left;margin-left:-1.75pt;margin-top:-16.2pt;width:96.6pt;height:1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" fillcolor="white [3201]" stroked="f" strokeweight=".5pt">
                  <v:textbox>
                    <w:txbxContent>
                      <w:p w14:paraId="6521E829" w14:textId="2C660C76" w:rsidR="0042650A" w:rsidRPr="00571F44" w:rsidRDefault="0042650A">
                        <w:pPr>
                          <w:rPr>
                            <w:sz w:val="16"/>
                          </w:rPr>
                        </w:pPr>
                        <w:r>
                          <w:rPr>
                            <w:sz w:val="16"/>
                          </w:rPr>
                          <w:t>Álvaro Vázquez Gómez</w:t>
                        </w:r>
                      </w:p>
                    </w:txbxContent>
                  </v:textbox>
                </v:shape>
              </w:pict>
            </mc:Fallback>
          </mc:AlternateContent>
        </w:r>
        <w:r w:rsidRPr="00D77641">
          <w:rPr>
            <w:noProof/>
            <w:sz w:val="18"/>
            <w:lang w:eastAsia="es-ES"/>
          </w:rPr>
          <w:drawing>
            <wp:anchor distT="0" distB="0" distL="114300" distR="114300" simplePos="0" relativeHeight="251673600" behindDoc="0" locked="0" layoutInCell="1" allowOverlap="1" wp14:anchorId="48A764A0" wp14:editId="6C952200">
              <wp:simplePos x="0" y="0"/>
              <wp:positionH relativeFrom="column">
                <wp:posOffset>-337085</wp:posOffset>
              </wp:positionH>
              <wp:positionV relativeFrom="paragraph">
                <wp:posOffset>-161925</wp:posOffset>
              </wp:positionV>
              <wp:extent cx="327660" cy="548005"/>
              <wp:effectExtent l="0" t="0" r="0" b="4445"/>
              <wp:wrapThrough wrapText="bothSides">
                <wp:wrapPolygon edited="0">
                  <wp:start x="6279" y="0"/>
                  <wp:lineTo x="0" y="3003"/>
                  <wp:lineTo x="0" y="16519"/>
                  <wp:lineTo x="3767" y="21024"/>
                  <wp:lineTo x="16326" y="21024"/>
                  <wp:lineTo x="18837" y="21024"/>
                  <wp:lineTo x="20093" y="17270"/>
                  <wp:lineTo x="20093" y="3003"/>
                  <wp:lineTo x="13814" y="0"/>
                  <wp:lineTo x="6279" y="0"/>
                </wp:wrapPolygon>
              </wp:wrapThrough>
              <wp:docPr id="23" name="Imagen 23"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7660" cy="548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7641">
          <w:rPr>
            <w:noProof/>
            <w:sz w:val="16"/>
            <w:lang w:eastAsia="es-ES"/>
          </w:rPr>
          <mc:AlternateContent>
            <mc:Choice Requires="wps">
              <w:drawing>
                <wp:anchor distT="0" distB="0" distL="114300" distR="114300" simplePos="0" relativeHeight="251669504" behindDoc="0" locked="0" layoutInCell="1" allowOverlap="1" wp14:anchorId="6A95F068" wp14:editId="414320E1">
                  <wp:simplePos x="0" y="0"/>
                  <wp:positionH relativeFrom="column">
                    <wp:posOffset>969010</wp:posOffset>
                  </wp:positionH>
                  <wp:positionV relativeFrom="paragraph">
                    <wp:posOffset>-124460</wp:posOffset>
                  </wp:positionV>
                  <wp:extent cx="2232660" cy="307975"/>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BA1E4" w14:textId="34C8C0BD" w:rsidR="0042650A" w:rsidRPr="00D77641" w:rsidRDefault="0042650A" w:rsidP="00571F44">
                              <w:pPr>
                                <w:jc w:val="center"/>
                                <w:rPr>
                                  <w:sz w:val="16"/>
                                </w:rPr>
                              </w:pPr>
                              <w:r w:rsidRPr="00D77641">
                                <w:rPr>
                                  <w:sz w:val="16"/>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95F068" id="Cuadro de texto 21" o:spid="_x0000_s1033" type="#_x0000_t202" style="position:absolute;left:0;text-align:left;margin-left:76.3pt;margin-top:-9.8pt;width:175.8pt;height:24.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" fillcolor="white [3201]" stroked="f" strokeweight=".5pt">
                  <v:textbox>
                    <w:txbxContent>
                      <w:p w14:paraId="037BA1E4" w14:textId="34C8C0BD" w:rsidR="0042650A" w:rsidRPr="00D77641" w:rsidRDefault="0042650A" w:rsidP="00571F44">
                        <w:pPr>
                          <w:jc w:val="center"/>
                          <w:rPr>
                            <w:sz w:val="16"/>
                          </w:rPr>
                        </w:pPr>
                        <w:r w:rsidRPr="00D77641">
                          <w:rPr>
                            <w:sz w:val="16"/>
                          </w:rPr>
                          <w:t>Autocorrección de prácticas en Java</w:t>
                        </w:r>
                      </w:p>
                    </w:txbxContent>
                  </v:textbox>
                </v:shape>
              </w:pict>
            </mc:Fallback>
          </mc:AlternateContent>
        </w:r>
        <w:r w:rsidRPr="00D77641">
          <w:rPr>
            <w:sz w:val="16"/>
          </w:rPr>
          <w:fldChar w:fldCharType="begin"/>
        </w:r>
        <w:r w:rsidRPr="00D77641">
          <w:rPr>
            <w:sz w:val="16"/>
          </w:rPr>
          <w:instrText>PAGE   \* MERGEFORMAT</w:instrText>
        </w:r>
        <w:r w:rsidRPr="00D77641">
          <w:rPr>
            <w:sz w:val="16"/>
          </w:rPr>
          <w:fldChar w:fldCharType="separate"/>
        </w:r>
        <w:r w:rsidR="00233ABB">
          <w:rPr>
            <w:noProof/>
            <w:sz w:val="16"/>
          </w:rPr>
          <w:t>15</w:t>
        </w:r>
        <w:r w:rsidRPr="00D77641">
          <w:rPr>
            <w:sz w:val="16"/>
          </w:rPr>
          <w:fldChar w:fldCharType="end"/>
        </w:r>
      </w:p>
    </w:sdtContent>
  </w:sdt>
  <w:p w14:paraId="5E00EADB" w14:textId="74E34A55" w:rsidR="0042650A" w:rsidRPr="00D92A7C" w:rsidRDefault="0042650A" w:rsidP="00D92A7C">
    <w:pPr>
      <w:pStyle w:val="Encabezado"/>
      <w:tabs>
        <w:tab w:val="clear" w:pos="4252"/>
        <w:tab w:val="center" w:pos="5245"/>
      </w:tabs>
      <w:ind w:left="851" w:right="-512" w:firstLine="567"/>
      <w:jc w:val="center"/>
      <w:rPr>
        <w:sz w:val="18"/>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CAF6" w14:textId="75AF3F7F" w:rsidR="0042650A" w:rsidRPr="00656EAB" w:rsidRDefault="0042650A" w:rsidP="00656EAB">
    <w:pPr>
      <w:pStyle w:val="Encabezado"/>
      <w:jc w:val="center"/>
      <w:rPr>
        <w:i/>
      </w:rPr>
    </w:pPr>
    <w:r w:rsidRPr="00656EAB">
      <w:rPr>
        <w:i/>
      </w:rPr>
      <w:t>Autocorrección de prácticas en Java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F12E2" w14:textId="2DAA8CA1" w:rsidR="0042650A" w:rsidRDefault="0042650A">
    <w:pPr>
      <w:pStyle w:val="Encabezado"/>
      <w:jc w:val="right"/>
    </w:pPr>
  </w:p>
  <w:p w14:paraId="2CD42505" w14:textId="77777777" w:rsidR="0042650A" w:rsidRPr="00D92A7C" w:rsidRDefault="0042650A" w:rsidP="00D92A7C">
    <w:pPr>
      <w:pStyle w:val="Encabezado"/>
      <w:tabs>
        <w:tab w:val="clear" w:pos="4252"/>
        <w:tab w:val="center" w:pos="5245"/>
      </w:tabs>
      <w:ind w:left="851" w:right="-512" w:firstLine="567"/>
      <w:jc w:val="center"/>
      <w:rPr>
        <w:sz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1F89"/>
    <w:multiLevelType w:val="hybridMultilevel"/>
    <w:tmpl w:val="E59894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E75B9"/>
    <w:multiLevelType w:val="hybridMultilevel"/>
    <w:tmpl w:val="1E56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65238"/>
    <w:multiLevelType w:val="hybridMultilevel"/>
    <w:tmpl w:val="44F609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ADE0F22C">
      <w:start w:val="1"/>
      <w:numFmt w:val="bullet"/>
      <w:lvlText w:val="-"/>
      <w:lvlJc w:val="left"/>
      <w:pPr>
        <w:ind w:left="2160" w:hanging="180"/>
      </w:pPr>
      <w:rPr>
        <w:rFonts w:ascii="Times New Roman" w:hAnsi="Times New Roman" w:cs="Times New Roman"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165672"/>
    <w:multiLevelType w:val="hybridMultilevel"/>
    <w:tmpl w:val="48BCB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AE08BB"/>
    <w:multiLevelType w:val="hybridMultilevel"/>
    <w:tmpl w:val="4300E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970E38"/>
    <w:multiLevelType w:val="hybridMultilevel"/>
    <w:tmpl w:val="7592BC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0C5F59"/>
    <w:multiLevelType w:val="multilevel"/>
    <w:tmpl w:val="9CC6F566"/>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23E00E38"/>
    <w:multiLevelType w:val="hybridMultilevel"/>
    <w:tmpl w:val="6F6E4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BC259D"/>
    <w:multiLevelType w:val="hybridMultilevel"/>
    <w:tmpl w:val="4754E9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75C29CA"/>
    <w:multiLevelType w:val="hybridMultilevel"/>
    <w:tmpl w:val="BDC0E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0A5215"/>
    <w:multiLevelType w:val="hybridMultilevel"/>
    <w:tmpl w:val="84263F8E"/>
    <w:lvl w:ilvl="0" w:tplc="0C0A0001">
      <w:start w:val="1"/>
      <w:numFmt w:val="bullet"/>
      <w:lvlText w:val=""/>
      <w:lvlJc w:val="left"/>
      <w:pPr>
        <w:ind w:left="774" w:hanging="360"/>
      </w:pPr>
      <w:rPr>
        <w:rFonts w:ascii="Symbol" w:hAnsi="Symbol" w:hint="default"/>
      </w:rPr>
    </w:lvl>
    <w:lvl w:ilvl="1" w:tplc="ADE0F22C">
      <w:start w:val="1"/>
      <w:numFmt w:val="bullet"/>
      <w:lvlText w:val="-"/>
      <w:lvlJc w:val="left"/>
      <w:pPr>
        <w:ind w:left="1494" w:hanging="360"/>
      </w:pPr>
      <w:rPr>
        <w:rFonts w:ascii="Times New Roman" w:hAnsi="Times New Roman" w:cs="Times New Roman" w:hint="default"/>
      </w:rPr>
    </w:lvl>
    <w:lvl w:ilvl="2" w:tplc="0C0A0005">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2" w15:restartNumberingAfterBreak="0">
    <w:nsid w:val="374A4E46"/>
    <w:multiLevelType w:val="hybridMultilevel"/>
    <w:tmpl w:val="A01CC9F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919456D"/>
    <w:multiLevelType w:val="hybridMultilevel"/>
    <w:tmpl w:val="7312D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B3932C2"/>
    <w:multiLevelType w:val="hybridMultilevel"/>
    <w:tmpl w:val="E52A25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EB4E1F"/>
    <w:multiLevelType w:val="hybridMultilevel"/>
    <w:tmpl w:val="5D7CB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A6538D"/>
    <w:multiLevelType w:val="hybridMultilevel"/>
    <w:tmpl w:val="2EBE742E"/>
    <w:lvl w:ilvl="0" w:tplc="ADE0F22C">
      <w:start w:val="1"/>
      <w:numFmt w:val="bullet"/>
      <w:lvlText w:val="-"/>
      <w:lvlJc w:val="left"/>
      <w:pPr>
        <w:ind w:left="1068" w:hanging="360"/>
      </w:pPr>
      <w:rPr>
        <w:rFonts w:ascii="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46C421A1"/>
    <w:multiLevelType w:val="hybridMultilevel"/>
    <w:tmpl w:val="869465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7943EAA"/>
    <w:multiLevelType w:val="hybridMultilevel"/>
    <w:tmpl w:val="795C5FE8"/>
    <w:lvl w:ilvl="0" w:tplc="09EE5BAE">
      <w:numFmt w:val="bullet"/>
      <w:lvlText w:val="-"/>
      <w:lvlJc w:val="left"/>
      <w:pPr>
        <w:ind w:left="720" w:hanging="360"/>
      </w:pPr>
      <w:rPr>
        <w:rFonts w:ascii="Liberation Serif" w:eastAsiaTheme="minorHAnsi" w:hAnsi="Liberation Serif" w:cs="Liberation Serif"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87A376C"/>
    <w:multiLevelType w:val="hybridMultilevel"/>
    <w:tmpl w:val="C0B2F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9B15681"/>
    <w:multiLevelType w:val="hybridMultilevel"/>
    <w:tmpl w:val="BD167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0884707"/>
    <w:multiLevelType w:val="hybridMultilevel"/>
    <w:tmpl w:val="22569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1D93435"/>
    <w:multiLevelType w:val="hybridMultilevel"/>
    <w:tmpl w:val="40D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3C45A58"/>
    <w:multiLevelType w:val="hybridMultilevel"/>
    <w:tmpl w:val="448E9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EA241A7"/>
    <w:multiLevelType w:val="hybridMultilevel"/>
    <w:tmpl w:val="AB78A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6609B6"/>
    <w:multiLevelType w:val="hybridMultilevel"/>
    <w:tmpl w:val="6F2EB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8D907ED"/>
    <w:multiLevelType w:val="hybridMultilevel"/>
    <w:tmpl w:val="97E82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9A8737E"/>
    <w:multiLevelType w:val="hybridMultilevel"/>
    <w:tmpl w:val="0F127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CB171BF"/>
    <w:multiLevelType w:val="hybridMultilevel"/>
    <w:tmpl w:val="45486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4"/>
  </w:num>
  <w:num w:numId="4">
    <w:abstractNumId w:val="9"/>
  </w:num>
  <w:num w:numId="5">
    <w:abstractNumId w:val="14"/>
  </w:num>
  <w:num w:numId="6">
    <w:abstractNumId w:val="25"/>
  </w:num>
  <w:num w:numId="7">
    <w:abstractNumId w:val="20"/>
  </w:num>
  <w:num w:numId="8">
    <w:abstractNumId w:val="5"/>
  </w:num>
  <w:num w:numId="9">
    <w:abstractNumId w:val="13"/>
  </w:num>
  <w:num w:numId="10">
    <w:abstractNumId w:val="21"/>
  </w:num>
  <w:num w:numId="11">
    <w:abstractNumId w:val="26"/>
  </w:num>
  <w:num w:numId="12">
    <w:abstractNumId w:val="27"/>
  </w:num>
  <w:num w:numId="13">
    <w:abstractNumId w:val="24"/>
  </w:num>
  <w:num w:numId="14">
    <w:abstractNumId w:val="17"/>
  </w:num>
  <w:num w:numId="15">
    <w:abstractNumId w:val="15"/>
  </w:num>
  <w:num w:numId="16">
    <w:abstractNumId w:val="19"/>
  </w:num>
  <w:num w:numId="17">
    <w:abstractNumId w:val="8"/>
  </w:num>
  <w:num w:numId="18">
    <w:abstractNumId w:val="11"/>
  </w:num>
  <w:num w:numId="19">
    <w:abstractNumId w:val="16"/>
  </w:num>
  <w:num w:numId="20">
    <w:abstractNumId w:val="2"/>
  </w:num>
  <w:num w:numId="21">
    <w:abstractNumId w:val="23"/>
  </w:num>
  <w:num w:numId="22">
    <w:abstractNumId w:val="10"/>
  </w:num>
  <w:num w:numId="23">
    <w:abstractNumId w:val="0"/>
  </w:num>
  <w:num w:numId="24">
    <w:abstractNumId w:val="22"/>
  </w:num>
  <w:num w:numId="25">
    <w:abstractNumId w:val="6"/>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1"/>
  </w:num>
  <w:num w:numId="30">
    <w:abstractNumId w:val="28"/>
  </w:num>
  <w:num w:numId="31">
    <w:abstractNumId w:val="12"/>
  </w:num>
  <w:num w:numId="32">
    <w:abstractNumId w:val="7"/>
  </w:num>
  <w:num w:numId="33">
    <w:abstractNumId w:val="18"/>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uno Baruque">
    <w15:presenceInfo w15:providerId="None" w15:userId="Bruno Baru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grammar="clean"/>
  <w:attachedTemplate r:id="rId1"/>
  <w:trackRevisions/>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27A3B"/>
    <w:rsid w:val="00032D7C"/>
    <w:rsid w:val="00054581"/>
    <w:rsid w:val="00055C26"/>
    <w:rsid w:val="00060070"/>
    <w:rsid w:val="000763FC"/>
    <w:rsid w:val="0008359C"/>
    <w:rsid w:val="00090801"/>
    <w:rsid w:val="000A6134"/>
    <w:rsid w:val="000B583B"/>
    <w:rsid w:val="000B7F3F"/>
    <w:rsid w:val="000C3CF5"/>
    <w:rsid w:val="000E7C22"/>
    <w:rsid w:val="000F1A73"/>
    <w:rsid w:val="000F44A2"/>
    <w:rsid w:val="000F5E3F"/>
    <w:rsid w:val="00100F94"/>
    <w:rsid w:val="00102683"/>
    <w:rsid w:val="001126EF"/>
    <w:rsid w:val="00115546"/>
    <w:rsid w:val="00131052"/>
    <w:rsid w:val="00144CD1"/>
    <w:rsid w:val="0015175B"/>
    <w:rsid w:val="00155AE5"/>
    <w:rsid w:val="0015703F"/>
    <w:rsid w:val="00161B4F"/>
    <w:rsid w:val="00162578"/>
    <w:rsid w:val="00165C34"/>
    <w:rsid w:val="00170FC9"/>
    <w:rsid w:val="001716D9"/>
    <w:rsid w:val="001742FA"/>
    <w:rsid w:val="0018567C"/>
    <w:rsid w:val="00186CFF"/>
    <w:rsid w:val="00187D66"/>
    <w:rsid w:val="00193E19"/>
    <w:rsid w:val="00197DA0"/>
    <w:rsid w:val="001B5A3F"/>
    <w:rsid w:val="001B69A9"/>
    <w:rsid w:val="001C53FF"/>
    <w:rsid w:val="001D4E8D"/>
    <w:rsid w:val="001E7B21"/>
    <w:rsid w:val="001F1189"/>
    <w:rsid w:val="001F557F"/>
    <w:rsid w:val="001F6E54"/>
    <w:rsid w:val="001F7448"/>
    <w:rsid w:val="0021198B"/>
    <w:rsid w:val="00220865"/>
    <w:rsid w:val="002216BB"/>
    <w:rsid w:val="0022778E"/>
    <w:rsid w:val="00233ABB"/>
    <w:rsid w:val="00234D7A"/>
    <w:rsid w:val="00244C3B"/>
    <w:rsid w:val="00245BB2"/>
    <w:rsid w:val="00267086"/>
    <w:rsid w:val="00271610"/>
    <w:rsid w:val="00282F6C"/>
    <w:rsid w:val="00283DC2"/>
    <w:rsid w:val="0028650C"/>
    <w:rsid w:val="00293F33"/>
    <w:rsid w:val="002B316F"/>
    <w:rsid w:val="002D6B36"/>
    <w:rsid w:val="002F5CE5"/>
    <w:rsid w:val="00301527"/>
    <w:rsid w:val="003026E4"/>
    <w:rsid w:val="00306D77"/>
    <w:rsid w:val="003242FD"/>
    <w:rsid w:val="00335DE7"/>
    <w:rsid w:val="0035326E"/>
    <w:rsid w:val="00372849"/>
    <w:rsid w:val="00375EF8"/>
    <w:rsid w:val="00382AC8"/>
    <w:rsid w:val="0039173E"/>
    <w:rsid w:val="003A2278"/>
    <w:rsid w:val="003B38DF"/>
    <w:rsid w:val="003C776D"/>
    <w:rsid w:val="003D5420"/>
    <w:rsid w:val="003D66FD"/>
    <w:rsid w:val="003E2932"/>
    <w:rsid w:val="003E6E13"/>
    <w:rsid w:val="003F306D"/>
    <w:rsid w:val="003F758D"/>
    <w:rsid w:val="00417B1A"/>
    <w:rsid w:val="00421238"/>
    <w:rsid w:val="0042650A"/>
    <w:rsid w:val="00427121"/>
    <w:rsid w:val="00432BFF"/>
    <w:rsid w:val="00433EE1"/>
    <w:rsid w:val="004440F8"/>
    <w:rsid w:val="004474DE"/>
    <w:rsid w:val="00467F5A"/>
    <w:rsid w:val="004749F4"/>
    <w:rsid w:val="00477FCF"/>
    <w:rsid w:val="00485DE2"/>
    <w:rsid w:val="00486387"/>
    <w:rsid w:val="004904E4"/>
    <w:rsid w:val="00493208"/>
    <w:rsid w:val="00494B18"/>
    <w:rsid w:val="00495B00"/>
    <w:rsid w:val="004A0C9F"/>
    <w:rsid w:val="004B732B"/>
    <w:rsid w:val="004C009B"/>
    <w:rsid w:val="004C3EC5"/>
    <w:rsid w:val="004D0F56"/>
    <w:rsid w:val="004D11E8"/>
    <w:rsid w:val="004D454E"/>
    <w:rsid w:val="004D77FE"/>
    <w:rsid w:val="004D7AD2"/>
    <w:rsid w:val="004E0743"/>
    <w:rsid w:val="004E1A67"/>
    <w:rsid w:val="004E59BD"/>
    <w:rsid w:val="004E682C"/>
    <w:rsid w:val="004F742E"/>
    <w:rsid w:val="005005F4"/>
    <w:rsid w:val="00503487"/>
    <w:rsid w:val="00504217"/>
    <w:rsid w:val="00506211"/>
    <w:rsid w:val="00523844"/>
    <w:rsid w:val="00526C94"/>
    <w:rsid w:val="00530292"/>
    <w:rsid w:val="00536A55"/>
    <w:rsid w:val="0056499F"/>
    <w:rsid w:val="00571F44"/>
    <w:rsid w:val="005757FC"/>
    <w:rsid w:val="005A710A"/>
    <w:rsid w:val="005B3AF7"/>
    <w:rsid w:val="005B6988"/>
    <w:rsid w:val="005D2144"/>
    <w:rsid w:val="005E1B00"/>
    <w:rsid w:val="005F5431"/>
    <w:rsid w:val="006025BF"/>
    <w:rsid w:val="00645B80"/>
    <w:rsid w:val="00646ED0"/>
    <w:rsid w:val="00652D1F"/>
    <w:rsid w:val="00654312"/>
    <w:rsid w:val="00654B60"/>
    <w:rsid w:val="00656EAB"/>
    <w:rsid w:val="00675E7E"/>
    <w:rsid w:val="0068108A"/>
    <w:rsid w:val="006843FA"/>
    <w:rsid w:val="006977CC"/>
    <w:rsid w:val="006A14CA"/>
    <w:rsid w:val="006A67A6"/>
    <w:rsid w:val="006B32A3"/>
    <w:rsid w:val="006C78AA"/>
    <w:rsid w:val="006E0E9B"/>
    <w:rsid w:val="006E22BB"/>
    <w:rsid w:val="006E7947"/>
    <w:rsid w:val="007017CD"/>
    <w:rsid w:val="00715DBE"/>
    <w:rsid w:val="0072584A"/>
    <w:rsid w:val="00743D21"/>
    <w:rsid w:val="007456B9"/>
    <w:rsid w:val="00763DE6"/>
    <w:rsid w:val="00765D46"/>
    <w:rsid w:val="00771D02"/>
    <w:rsid w:val="0077488D"/>
    <w:rsid w:val="00776883"/>
    <w:rsid w:val="007775A6"/>
    <w:rsid w:val="00777B95"/>
    <w:rsid w:val="00782DBF"/>
    <w:rsid w:val="00782F60"/>
    <w:rsid w:val="00785D84"/>
    <w:rsid w:val="007A1312"/>
    <w:rsid w:val="007A3CE9"/>
    <w:rsid w:val="007B3BCE"/>
    <w:rsid w:val="007B41D2"/>
    <w:rsid w:val="007B7DC8"/>
    <w:rsid w:val="007C137B"/>
    <w:rsid w:val="007D1D3F"/>
    <w:rsid w:val="007D25B2"/>
    <w:rsid w:val="007D2965"/>
    <w:rsid w:val="007D2A05"/>
    <w:rsid w:val="007E121C"/>
    <w:rsid w:val="007E1839"/>
    <w:rsid w:val="00802B0A"/>
    <w:rsid w:val="008147B7"/>
    <w:rsid w:val="00815830"/>
    <w:rsid w:val="00827A74"/>
    <w:rsid w:val="00837118"/>
    <w:rsid w:val="008400EC"/>
    <w:rsid w:val="00845C81"/>
    <w:rsid w:val="00846A44"/>
    <w:rsid w:val="0085588B"/>
    <w:rsid w:val="00855D3C"/>
    <w:rsid w:val="0086392E"/>
    <w:rsid w:val="00864264"/>
    <w:rsid w:val="0086772D"/>
    <w:rsid w:val="0089075E"/>
    <w:rsid w:val="008A12D0"/>
    <w:rsid w:val="008A1484"/>
    <w:rsid w:val="008A6A19"/>
    <w:rsid w:val="008A7D34"/>
    <w:rsid w:val="008B3132"/>
    <w:rsid w:val="008C0E81"/>
    <w:rsid w:val="008C708F"/>
    <w:rsid w:val="008D2CC0"/>
    <w:rsid w:val="008E2418"/>
    <w:rsid w:val="008E4334"/>
    <w:rsid w:val="008E46CF"/>
    <w:rsid w:val="008E4CE5"/>
    <w:rsid w:val="008F39E7"/>
    <w:rsid w:val="008F69AE"/>
    <w:rsid w:val="00901E9B"/>
    <w:rsid w:val="009046FC"/>
    <w:rsid w:val="00904957"/>
    <w:rsid w:val="00913BCE"/>
    <w:rsid w:val="00913FBD"/>
    <w:rsid w:val="0092013F"/>
    <w:rsid w:val="00934E53"/>
    <w:rsid w:val="009748BB"/>
    <w:rsid w:val="009844BA"/>
    <w:rsid w:val="00993947"/>
    <w:rsid w:val="009A7A54"/>
    <w:rsid w:val="009A7E96"/>
    <w:rsid w:val="009B2268"/>
    <w:rsid w:val="009C1841"/>
    <w:rsid w:val="009C1F67"/>
    <w:rsid w:val="009E5AD0"/>
    <w:rsid w:val="009F039B"/>
    <w:rsid w:val="009F289A"/>
    <w:rsid w:val="009F5EDB"/>
    <w:rsid w:val="00A00931"/>
    <w:rsid w:val="00A046A5"/>
    <w:rsid w:val="00A300DD"/>
    <w:rsid w:val="00A31077"/>
    <w:rsid w:val="00A4283A"/>
    <w:rsid w:val="00A457DA"/>
    <w:rsid w:val="00A52843"/>
    <w:rsid w:val="00A61068"/>
    <w:rsid w:val="00A662FE"/>
    <w:rsid w:val="00A75F11"/>
    <w:rsid w:val="00A777D0"/>
    <w:rsid w:val="00A77D04"/>
    <w:rsid w:val="00A84ECE"/>
    <w:rsid w:val="00A90A9A"/>
    <w:rsid w:val="00AA4A2A"/>
    <w:rsid w:val="00AC3475"/>
    <w:rsid w:val="00AC3651"/>
    <w:rsid w:val="00AC7B10"/>
    <w:rsid w:val="00AD5571"/>
    <w:rsid w:val="00B06616"/>
    <w:rsid w:val="00B21272"/>
    <w:rsid w:val="00B27E2C"/>
    <w:rsid w:val="00B3333E"/>
    <w:rsid w:val="00B55582"/>
    <w:rsid w:val="00B61452"/>
    <w:rsid w:val="00B71407"/>
    <w:rsid w:val="00B7783E"/>
    <w:rsid w:val="00B92510"/>
    <w:rsid w:val="00BA0EFF"/>
    <w:rsid w:val="00BA1A50"/>
    <w:rsid w:val="00BA30BF"/>
    <w:rsid w:val="00BA3FC6"/>
    <w:rsid w:val="00BA45A3"/>
    <w:rsid w:val="00BA5899"/>
    <w:rsid w:val="00BB3C3C"/>
    <w:rsid w:val="00BC4562"/>
    <w:rsid w:val="00BC4FB6"/>
    <w:rsid w:val="00BC61DE"/>
    <w:rsid w:val="00BE011F"/>
    <w:rsid w:val="00BE33E6"/>
    <w:rsid w:val="00BE4D82"/>
    <w:rsid w:val="00BF0591"/>
    <w:rsid w:val="00BF1A02"/>
    <w:rsid w:val="00C12EDF"/>
    <w:rsid w:val="00C265F2"/>
    <w:rsid w:val="00C36510"/>
    <w:rsid w:val="00C47EEC"/>
    <w:rsid w:val="00C57349"/>
    <w:rsid w:val="00C61180"/>
    <w:rsid w:val="00C61CCF"/>
    <w:rsid w:val="00C7036C"/>
    <w:rsid w:val="00C72026"/>
    <w:rsid w:val="00C72630"/>
    <w:rsid w:val="00C800FC"/>
    <w:rsid w:val="00C81428"/>
    <w:rsid w:val="00C835AB"/>
    <w:rsid w:val="00CA0C1A"/>
    <w:rsid w:val="00CA6195"/>
    <w:rsid w:val="00CA678A"/>
    <w:rsid w:val="00CB2DED"/>
    <w:rsid w:val="00CB588A"/>
    <w:rsid w:val="00CB6313"/>
    <w:rsid w:val="00CB7E3D"/>
    <w:rsid w:val="00CC4F43"/>
    <w:rsid w:val="00CC76B9"/>
    <w:rsid w:val="00CD026B"/>
    <w:rsid w:val="00CD49CB"/>
    <w:rsid w:val="00CD6BD4"/>
    <w:rsid w:val="00CE2DAB"/>
    <w:rsid w:val="00CE2FA1"/>
    <w:rsid w:val="00CE3229"/>
    <w:rsid w:val="00CF221A"/>
    <w:rsid w:val="00CF640D"/>
    <w:rsid w:val="00CF7FED"/>
    <w:rsid w:val="00D00993"/>
    <w:rsid w:val="00D03991"/>
    <w:rsid w:val="00D33078"/>
    <w:rsid w:val="00D354E5"/>
    <w:rsid w:val="00D532C6"/>
    <w:rsid w:val="00D61FE6"/>
    <w:rsid w:val="00D6659F"/>
    <w:rsid w:val="00D77641"/>
    <w:rsid w:val="00D8216C"/>
    <w:rsid w:val="00D84C19"/>
    <w:rsid w:val="00D92A7C"/>
    <w:rsid w:val="00D93CC0"/>
    <w:rsid w:val="00D94D15"/>
    <w:rsid w:val="00DA5917"/>
    <w:rsid w:val="00DA6CF0"/>
    <w:rsid w:val="00DB021A"/>
    <w:rsid w:val="00DB68A6"/>
    <w:rsid w:val="00DB746F"/>
    <w:rsid w:val="00DC6AD5"/>
    <w:rsid w:val="00DD2A69"/>
    <w:rsid w:val="00DE5542"/>
    <w:rsid w:val="00DF12CB"/>
    <w:rsid w:val="00E1192E"/>
    <w:rsid w:val="00E2353C"/>
    <w:rsid w:val="00E348A1"/>
    <w:rsid w:val="00E44E4C"/>
    <w:rsid w:val="00E45D6E"/>
    <w:rsid w:val="00E4606B"/>
    <w:rsid w:val="00E46C1C"/>
    <w:rsid w:val="00E60B72"/>
    <w:rsid w:val="00E77069"/>
    <w:rsid w:val="00E8454C"/>
    <w:rsid w:val="00E900E1"/>
    <w:rsid w:val="00E96165"/>
    <w:rsid w:val="00EA59BA"/>
    <w:rsid w:val="00EC03B8"/>
    <w:rsid w:val="00EC0602"/>
    <w:rsid w:val="00EC1CBF"/>
    <w:rsid w:val="00ED24F5"/>
    <w:rsid w:val="00ED77ED"/>
    <w:rsid w:val="00EE0937"/>
    <w:rsid w:val="00EE1B38"/>
    <w:rsid w:val="00EE56E5"/>
    <w:rsid w:val="00EE6637"/>
    <w:rsid w:val="00EE6884"/>
    <w:rsid w:val="00EF0AB5"/>
    <w:rsid w:val="00EF111B"/>
    <w:rsid w:val="00EF165C"/>
    <w:rsid w:val="00EF26E0"/>
    <w:rsid w:val="00EF2D6E"/>
    <w:rsid w:val="00EF7934"/>
    <w:rsid w:val="00EF7CA8"/>
    <w:rsid w:val="00F07246"/>
    <w:rsid w:val="00F53280"/>
    <w:rsid w:val="00F57515"/>
    <w:rsid w:val="00F57EB3"/>
    <w:rsid w:val="00F64894"/>
    <w:rsid w:val="00F711FB"/>
    <w:rsid w:val="00F71741"/>
    <w:rsid w:val="00F739FB"/>
    <w:rsid w:val="00F834ED"/>
    <w:rsid w:val="00F95E47"/>
    <w:rsid w:val="00FA5FA0"/>
    <w:rsid w:val="00FB4BE3"/>
    <w:rsid w:val="00FC0805"/>
    <w:rsid w:val="00FD7B7D"/>
    <w:rsid w:val="00FE1E9C"/>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CC17F"/>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D15"/>
    <w:rPr>
      <w:rFonts w:ascii="Liberation Serif" w:hAnsi="Liberation Serif"/>
    </w:rPr>
  </w:style>
  <w:style w:type="paragraph" w:styleId="Ttulo1">
    <w:name w:val="heading 1"/>
    <w:basedOn w:val="Normal"/>
    <w:next w:val="Cuerpo"/>
    <w:link w:val="Ttulo1Car"/>
    <w:uiPriority w:val="9"/>
    <w:qFormat/>
    <w:rsid w:val="008E46CF"/>
    <w:pPr>
      <w:keepNext/>
      <w:keepLines/>
      <w:numPr>
        <w:numId w:val="2"/>
      </w:numPr>
      <w:spacing w:before="480" w:after="360"/>
      <w:ind w:left="1068"/>
      <w:outlineLvl w:val="0"/>
    </w:pPr>
    <w:rPr>
      <w:rFonts w:ascii="Liberation Sans" w:eastAsiaTheme="majorEastAsia" w:hAnsi="Liberation Sans" w:cstheme="majorBidi"/>
      <w:b/>
      <w:smallCaps/>
      <w:sz w:val="32"/>
      <w:szCs w:val="32"/>
    </w:rPr>
  </w:style>
  <w:style w:type="paragraph" w:styleId="Ttulo2">
    <w:name w:val="heading 2"/>
    <w:basedOn w:val="Normal"/>
    <w:next w:val="Normal"/>
    <w:link w:val="Ttulo2Car"/>
    <w:uiPriority w:val="9"/>
    <w:unhideWhenUsed/>
    <w:qFormat/>
    <w:rsid w:val="00D94D15"/>
    <w:pPr>
      <w:keepNext/>
      <w:keepLines/>
      <w:numPr>
        <w:ilvl w:val="1"/>
        <w:numId w:val="2"/>
      </w:numPr>
      <w:spacing w:before="240" w:after="240"/>
      <w:outlineLvl w:val="1"/>
    </w:pPr>
    <w:rPr>
      <w:rFonts w:ascii="Liberation Sans" w:eastAsiaTheme="majorEastAsia" w:hAnsi="Liberation Sans" w:cstheme="majorBidi"/>
      <w:b/>
      <w:i/>
      <w:sz w:val="28"/>
      <w:szCs w:val="26"/>
    </w:rPr>
  </w:style>
  <w:style w:type="paragraph" w:styleId="Ttulo3">
    <w:name w:val="heading 3"/>
    <w:basedOn w:val="Normal"/>
    <w:next w:val="Cuerpo"/>
    <w:link w:val="Ttulo3Car"/>
    <w:uiPriority w:val="9"/>
    <w:unhideWhenUsed/>
    <w:qFormat/>
    <w:rsid w:val="008E46CF"/>
    <w:pPr>
      <w:keepNext/>
      <w:keepLines/>
      <w:widowControl w:val="0"/>
      <w:numPr>
        <w:ilvl w:val="2"/>
        <w:numId w:val="2"/>
      </w:numPr>
      <w:spacing w:before="40" w:after="240" w:line="240" w:lineRule="auto"/>
      <w:outlineLvl w:val="2"/>
    </w:pPr>
    <w:rPr>
      <w:rFonts w:ascii="Liberation Sans" w:eastAsiaTheme="majorEastAsia" w:hAnsi="Liberation Sans" w:cstheme="majorBidi"/>
      <w:b/>
      <w:sz w:val="28"/>
      <w:szCs w:val="24"/>
    </w:rPr>
  </w:style>
  <w:style w:type="paragraph" w:styleId="Ttulo4">
    <w:name w:val="heading 4"/>
    <w:basedOn w:val="Normal"/>
    <w:next w:val="Normal"/>
    <w:link w:val="Ttulo4Car"/>
    <w:uiPriority w:val="9"/>
    <w:unhideWhenUsed/>
    <w:qFormat/>
    <w:rsid w:val="008E46CF"/>
    <w:pPr>
      <w:keepNext/>
      <w:keepLines/>
      <w:numPr>
        <w:ilvl w:val="3"/>
        <w:numId w:val="2"/>
      </w:numPr>
      <w:spacing w:before="40"/>
      <w:outlineLvl w:val="3"/>
    </w:pPr>
    <w:rPr>
      <w:rFonts w:ascii="Liberation Sans" w:eastAsiaTheme="majorEastAsia" w:hAnsi="Liberation Sans"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46CF"/>
    <w:rPr>
      <w:rFonts w:ascii="Liberation Sans" w:eastAsiaTheme="majorEastAsia" w:hAnsi="Liberation Sans" w:cstheme="majorBidi"/>
      <w:b/>
      <w:smallCaps/>
      <w:sz w:val="32"/>
      <w:szCs w:val="32"/>
    </w:rPr>
  </w:style>
  <w:style w:type="character" w:customStyle="1" w:styleId="Ttulo2Car">
    <w:name w:val="Título 2 Car"/>
    <w:basedOn w:val="Fuentedeprrafopredeter"/>
    <w:link w:val="Ttulo2"/>
    <w:uiPriority w:val="9"/>
    <w:rsid w:val="00D94D15"/>
    <w:rPr>
      <w:rFonts w:ascii="Liberation Sans" w:eastAsiaTheme="majorEastAsia" w:hAnsi="Liberation Sans" w:cstheme="majorBidi"/>
      <w:b/>
      <w:i/>
      <w:sz w:val="28"/>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8E46CF"/>
    <w:rPr>
      <w:rFonts w:ascii="Liberation Sans" w:eastAsiaTheme="majorEastAsia" w:hAnsi="Liberation Sans" w:cstheme="majorBidi"/>
      <w:b/>
      <w:sz w:val="28"/>
      <w:szCs w:val="24"/>
    </w:rPr>
  </w:style>
  <w:style w:type="character" w:customStyle="1" w:styleId="Ttulo4Car">
    <w:name w:val="Título 4 Car"/>
    <w:basedOn w:val="Fuentedeprrafopredeter"/>
    <w:link w:val="Ttulo4"/>
    <w:uiPriority w:val="9"/>
    <w:rsid w:val="008E46CF"/>
    <w:rPr>
      <w:rFonts w:ascii="Liberation Sans" w:eastAsiaTheme="majorEastAsia" w:hAnsi="Liberation Sans"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paragraph" w:styleId="Bibliografa">
    <w:name w:val="Bibliography"/>
    <w:basedOn w:val="Normal"/>
    <w:next w:val="Normal"/>
    <w:uiPriority w:val="37"/>
    <w:unhideWhenUsed/>
    <w:rsid w:val="004A0C9F"/>
    <w:pPr>
      <w:tabs>
        <w:tab w:val="left" w:pos="384"/>
      </w:tabs>
      <w:spacing w:after="0" w:line="240" w:lineRule="auto"/>
      <w:ind w:left="384" w:hanging="384"/>
    </w:pPr>
  </w:style>
  <w:style w:type="paragraph" w:styleId="Revisin">
    <w:name w:val="Revision"/>
    <w:hidden/>
    <w:uiPriority w:val="99"/>
    <w:semiHidden/>
    <w:rsid w:val="00161B4F"/>
    <w:pPr>
      <w:spacing w:after="0" w:line="240" w:lineRule="auto"/>
    </w:pPr>
  </w:style>
  <w:style w:type="paragraph" w:styleId="Sinespaciado">
    <w:name w:val="No Spacing"/>
    <w:link w:val="SinespaciadoCar"/>
    <w:uiPriority w:val="1"/>
    <w:qFormat/>
    <w:rsid w:val="005005F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05F4"/>
    <w:rPr>
      <w:rFonts w:eastAsiaTheme="minorEastAsia"/>
      <w:lang w:eastAsia="es-ES"/>
    </w:rPr>
  </w:style>
  <w:style w:type="paragraph" w:styleId="TDC4">
    <w:name w:val="toc 4"/>
    <w:basedOn w:val="Normal"/>
    <w:next w:val="Normal"/>
    <w:autoRedefine/>
    <w:uiPriority w:val="39"/>
    <w:unhideWhenUsed/>
    <w:rsid w:val="00144CD1"/>
    <w:pPr>
      <w:spacing w:after="100"/>
      <w:ind w:left="660"/>
    </w:pPr>
  </w:style>
  <w:style w:type="paragraph" w:customStyle="1" w:styleId="western">
    <w:name w:val="western"/>
    <w:basedOn w:val="Normal"/>
    <w:rsid w:val="00C36510"/>
    <w:pPr>
      <w:spacing w:before="100" w:beforeAutospacing="1" w:after="119" w:line="240" w:lineRule="auto"/>
    </w:pPr>
    <w:rPr>
      <w:rFonts w:ascii="Times New Roman" w:eastAsia="Times New Roman" w:hAnsi="Times New Roman" w:cs="Times New Roman"/>
      <w:sz w:val="24"/>
      <w:szCs w:val="24"/>
      <w:lang w:eastAsia="es-ES"/>
    </w:rPr>
  </w:style>
  <w:style w:type="paragraph" w:customStyle="1" w:styleId="TableContents">
    <w:name w:val="Table Contents"/>
    <w:basedOn w:val="Normal"/>
    <w:rsid w:val="00C36510"/>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C36510"/>
    <w:rPr>
      <w:rFonts w:ascii="Garamond" w:hAnsi="Garamond"/>
      <w:caps/>
      <w:smallCaps/>
      <w:sz w:val="40"/>
    </w:rPr>
  </w:style>
  <w:style w:type="character" w:customStyle="1" w:styleId="UBuCentro">
    <w:name w:val="UBu_Centro"/>
    <w:basedOn w:val="UBugr"/>
    <w:rsid w:val="00C36510"/>
    <w:rPr>
      <w:rFonts w:ascii="Liberation Serif" w:hAnsi="Liberation Serif"/>
      <w:smallCaps/>
      <w:sz w:val="40"/>
    </w:rPr>
  </w:style>
  <w:style w:type="character" w:customStyle="1" w:styleId="UBugr">
    <w:name w:val="UBu_gr"/>
    <w:rsid w:val="00C36510"/>
    <w:rPr>
      <w:sz w:val="40"/>
    </w:rPr>
  </w:style>
  <w:style w:type="paragraph" w:styleId="Textosinformato">
    <w:name w:val="Plain Text"/>
    <w:basedOn w:val="Normal"/>
    <w:link w:val="TextosinformatoCar"/>
    <w:uiPriority w:val="99"/>
    <w:semiHidden/>
    <w:unhideWhenUsed/>
    <w:rsid w:val="004749F4"/>
    <w:pPr>
      <w:spacing w:after="0" w:line="240" w:lineRule="auto"/>
    </w:pPr>
    <w:rPr>
      <w:rFonts w:ascii="Calibri" w:hAnsi="Calibri"/>
      <w:szCs w:val="21"/>
    </w:rPr>
  </w:style>
  <w:style w:type="character" w:customStyle="1" w:styleId="TextosinformatoCar">
    <w:name w:val="Texto sin formato Car"/>
    <w:basedOn w:val="Fuentedeprrafopredeter"/>
    <w:link w:val="Textosinformato"/>
    <w:uiPriority w:val="99"/>
    <w:semiHidden/>
    <w:rsid w:val="004749F4"/>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068986">
      <w:bodyDiv w:val="1"/>
      <w:marLeft w:val="0"/>
      <w:marRight w:val="0"/>
      <w:marTop w:val="0"/>
      <w:marBottom w:val="0"/>
      <w:divBdr>
        <w:top w:val="none" w:sz="0" w:space="0" w:color="auto"/>
        <w:left w:val="none" w:sz="0" w:space="0" w:color="auto"/>
        <w:bottom w:val="none" w:sz="0" w:space="0" w:color="auto"/>
        <w:right w:val="none" w:sz="0" w:space="0" w:color="auto"/>
      </w:divBdr>
    </w:div>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041589939">
      <w:bodyDiv w:val="1"/>
      <w:marLeft w:val="0"/>
      <w:marRight w:val="0"/>
      <w:marTop w:val="0"/>
      <w:marBottom w:val="0"/>
      <w:divBdr>
        <w:top w:val="none" w:sz="0" w:space="0" w:color="auto"/>
        <w:left w:val="none" w:sz="0" w:space="0" w:color="auto"/>
        <w:bottom w:val="none" w:sz="0" w:space="0" w:color="auto"/>
        <w:right w:val="none" w:sz="0" w:space="0" w:color="auto"/>
      </w:divBdr>
    </w:div>
    <w:div w:id="108410460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 w:id="1533222553">
      <w:bodyDiv w:val="1"/>
      <w:marLeft w:val="0"/>
      <w:marRight w:val="0"/>
      <w:marTop w:val="0"/>
      <w:marBottom w:val="0"/>
      <w:divBdr>
        <w:top w:val="none" w:sz="0" w:space="0" w:color="auto"/>
        <w:left w:val="none" w:sz="0" w:space="0" w:color="auto"/>
        <w:bottom w:val="none" w:sz="0" w:space="0" w:color="auto"/>
        <w:right w:val="none" w:sz="0" w:space="0" w:color="auto"/>
      </w:divBdr>
    </w:div>
    <w:div w:id="1792358874">
      <w:bodyDiv w:val="1"/>
      <w:marLeft w:val="0"/>
      <w:marRight w:val="0"/>
      <w:marTop w:val="0"/>
      <w:marBottom w:val="0"/>
      <w:divBdr>
        <w:top w:val="none" w:sz="0" w:space="0" w:color="auto"/>
        <w:left w:val="none" w:sz="0" w:space="0" w:color="auto"/>
        <w:bottom w:val="none" w:sz="0" w:space="0" w:color="auto"/>
        <w:right w:val="none" w:sz="0" w:space="0" w:color="auto"/>
      </w:divBdr>
    </w:div>
    <w:div w:id="213968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jpeg"/><Relationship Id="rId26" Type="http://schemas.openxmlformats.org/officeDocument/2006/relationships/hyperlink" Target="https://github.com/" TargetMode="External"/><Relationship Id="rId39" Type="http://schemas.openxmlformats.org/officeDocument/2006/relationships/image" Target="media/image11.png"/><Relationship Id="rId21" Type="http://schemas.openxmlformats.org/officeDocument/2006/relationships/hyperlink" Target="http://php.net/" TargetMode="External"/><Relationship Id="rId34" Type="http://schemas.openxmlformats.org/officeDocument/2006/relationships/hyperlink" Target="https://poedit.net/" TargetMode="External"/><Relationship Id="rId42" Type="http://schemas.openxmlformats.org/officeDocument/2006/relationships/image" Target="media/image14.png"/><Relationship Id="rId47" Type="http://schemas.openxmlformats.org/officeDocument/2006/relationships/header" Target="header6.xml"/><Relationship Id="rId50" Type="http://schemas.openxmlformats.org/officeDocument/2006/relationships/footer" Target="foot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hyperlink" Target="http://www.w3.org/XML/" TargetMode="External"/><Relationship Id="rId33" Type="http://schemas.openxmlformats.org/officeDocument/2006/relationships/hyperlink" Target="http://astah.net/" TargetMode="External"/><Relationship Id="rId38" Type="http://schemas.openxmlformats.org/officeDocument/2006/relationships/image" Target="media/image10.png"/><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hyperlink" Target="http://www.w3.org/TR/html5/" TargetMode="External"/><Relationship Id="rId29" Type="http://schemas.openxmlformats.org/officeDocument/2006/relationships/hyperlink" Target="http://www.wampserver.com/en/" TargetMode="External"/><Relationship Id="rId41" Type="http://schemas.openxmlformats.org/officeDocument/2006/relationships/image" Target="media/image13.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getbootstrap.com/" TargetMode="External"/><Relationship Id="rId32" Type="http://schemas.openxmlformats.org/officeDocument/2006/relationships/hyperlink" Target="http://www.heidisql.com/"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http://www.json.org/" TargetMode="External"/><Relationship Id="rId28" Type="http://schemas.openxmlformats.org/officeDocument/2006/relationships/hyperlink" Target="https://moodle.org/?lang=es" TargetMode="External"/><Relationship Id="rId36" Type="http://schemas.openxmlformats.org/officeDocument/2006/relationships/hyperlink" Target="http://www.freefilesync.org/" TargetMode="External"/><Relationship Id="rId49" Type="http://schemas.openxmlformats.org/officeDocument/2006/relationships/footer" Target="footer1.xml"/><Relationship Id="rId57"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s://www.mysql.com/" TargetMode="External"/><Relationship Id="rId44" Type="http://schemas.openxmlformats.org/officeDocument/2006/relationships/image" Target="media/image16.png"/><Relationship Id="rId52"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4.xml"/><Relationship Id="rId22" Type="http://schemas.openxmlformats.org/officeDocument/2006/relationships/hyperlink" Target="https://jquery.com/" TargetMode="External"/><Relationship Id="rId27" Type="http://schemas.openxmlformats.org/officeDocument/2006/relationships/hyperlink" Target="https://xp-dev.com/" TargetMode="External"/><Relationship Id="rId30" Type="http://schemas.openxmlformats.org/officeDocument/2006/relationships/hyperlink" Target="http://www.eclipse.org/downloads/packages/eclipse-php-developers/marsr" TargetMode="External"/><Relationship Id="rId35" Type="http://schemas.openxmlformats.org/officeDocument/2006/relationships/hyperlink" Target="https://phpunit.de/" TargetMode="External"/><Relationship Id="rId43" Type="http://schemas.openxmlformats.org/officeDocument/2006/relationships/image" Target="media/image15.png"/><Relationship Id="rId48" Type="http://schemas.openxmlformats.org/officeDocument/2006/relationships/header" Target="header7.xml"/><Relationship Id="rId56" Type="http://schemas.microsoft.com/office/2011/relationships/people" Target="people.xml"/><Relationship Id="rId8" Type="http://schemas.openxmlformats.org/officeDocument/2006/relationships/image" Target="media/image1.emf"/><Relationship Id="rId51" Type="http://schemas.openxmlformats.org/officeDocument/2006/relationships/header" Target="header8.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19.emf"/></Relationships>
</file>

<file path=word/_rels/header7.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5386C-7512-4EFD-8A78-F30171620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- 2.dotx</Template>
  <TotalTime>1544</TotalTime>
  <Pages>58</Pages>
  <Words>15760</Words>
  <Characters>86680</Characters>
  <Application>Microsoft Office Word</Application>
  <DocSecurity>0</DocSecurity>
  <Lines>722</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Bruno Baruque</cp:lastModifiedBy>
  <cp:revision>21</cp:revision>
  <cp:lastPrinted>2016-01-28T16:28:00Z</cp:lastPrinted>
  <dcterms:created xsi:type="dcterms:W3CDTF">2016-01-27T16:38:00Z</dcterms:created>
  <dcterms:modified xsi:type="dcterms:W3CDTF">2016-01-31T20:31:00Z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id="08vaAu3N"/&gt;&lt;style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